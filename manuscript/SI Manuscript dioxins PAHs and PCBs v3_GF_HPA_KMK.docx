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0BE36" w14:textId="0FEED4DF" w:rsidR="00282F96" w:rsidRPr="00282F96" w:rsidRDefault="00282F96" w:rsidP="00FA7D00">
      <w:pPr>
        <w:pStyle w:val="Title"/>
        <w:rPr>
          <w:rFonts w:ascii="Times New Roman" w:eastAsia="Times New Roman" w:hAnsi="Times New Roman" w:cs="Times New Roman"/>
          <w:b/>
          <w:bCs/>
          <w:lang w:val="en-US"/>
        </w:rPr>
      </w:pPr>
      <w:r>
        <w:rPr>
          <w:rFonts w:ascii="Times New Roman" w:eastAsia="Times New Roman" w:hAnsi="Times New Roman" w:cs="Times New Roman"/>
          <w:b/>
          <w:bCs/>
          <w:lang w:val="en-US"/>
        </w:rPr>
        <w:t>Supporting information for:</w:t>
      </w:r>
    </w:p>
    <w:p w14:paraId="34ADB92D" w14:textId="77777777" w:rsidR="00A3729A" w:rsidRPr="009342DD" w:rsidRDefault="00A3729A" w:rsidP="00A3729A">
      <w:pPr>
        <w:pStyle w:val="Title"/>
        <w:rPr>
          <w:rFonts w:ascii="Times New Roman" w:eastAsia="Times New Roman" w:hAnsi="Times New Roman" w:cs="Times New Roman"/>
          <w:lang w:val="en-US"/>
        </w:rPr>
      </w:pPr>
      <w:r>
        <w:rPr>
          <w:rFonts w:ascii="Times New Roman" w:eastAsia="Times New Roman" w:hAnsi="Times New Roman" w:cs="Times New Roman"/>
          <w:lang w:val="en-US"/>
        </w:rPr>
        <w:t>Distribution of PAHs, PCBs, and PCDD/Fs in products from the full-scale pyrolysis of diverse contaminated organic waste</w:t>
      </w:r>
    </w:p>
    <w:p w14:paraId="07A5B19E" w14:textId="71579443" w:rsidR="00A3729A" w:rsidRPr="009342DD" w:rsidRDefault="00A3729A" w:rsidP="00A3729A">
      <w:pPr>
        <w:ind w:firstLine="0"/>
        <w:rPr>
          <w:i/>
          <w:iCs/>
          <w:vertAlign w:val="superscript"/>
          <w:lang w:val="en-US"/>
        </w:rPr>
      </w:pPr>
      <w:r w:rsidRPr="000368FD">
        <w:rPr>
          <w:i/>
          <w:iCs/>
          <w:lang w:val="en-US"/>
        </w:rPr>
        <w:t>Erlend Sørmo</w:t>
      </w:r>
      <w:r w:rsidRPr="000368FD">
        <w:rPr>
          <w:i/>
          <w:iCs/>
          <w:vertAlign w:val="superscript"/>
          <w:lang w:val="en-US"/>
        </w:rPr>
        <w:t>1,2</w:t>
      </w:r>
      <w:r w:rsidRPr="000368FD">
        <w:rPr>
          <w:i/>
          <w:iCs/>
          <w:lang w:val="en-US"/>
        </w:rPr>
        <w:t>, Katinka M. Krahn</w:t>
      </w:r>
      <w:r w:rsidRPr="000368FD">
        <w:rPr>
          <w:i/>
          <w:iCs/>
          <w:vertAlign w:val="superscript"/>
          <w:lang w:val="en-US"/>
        </w:rPr>
        <w:t>3</w:t>
      </w:r>
      <w:r w:rsidRPr="000368FD">
        <w:rPr>
          <w:i/>
          <w:iCs/>
          <w:lang w:val="en-US"/>
        </w:rPr>
        <w:t>, Gudny Øyre Flatabø</w:t>
      </w:r>
      <w:r w:rsidRPr="000368FD">
        <w:rPr>
          <w:i/>
          <w:iCs/>
          <w:vertAlign w:val="superscript"/>
          <w:lang w:val="en-US"/>
        </w:rPr>
        <w:t>4,5</w:t>
      </w:r>
      <w:r w:rsidRPr="000368FD">
        <w:rPr>
          <w:i/>
          <w:iCs/>
          <w:lang w:val="en-US"/>
        </w:rPr>
        <w:t>, Thomas Hartnik</w:t>
      </w:r>
      <w:r w:rsidRPr="000368FD">
        <w:rPr>
          <w:i/>
          <w:iCs/>
          <w:vertAlign w:val="superscript"/>
          <w:lang w:val="en-US"/>
        </w:rPr>
        <w:t>6</w:t>
      </w:r>
      <w:r w:rsidRPr="000368FD">
        <w:rPr>
          <w:i/>
          <w:iCs/>
          <w:lang w:val="en-US"/>
        </w:rPr>
        <w:t xml:space="preserve">, Hans Peter H. </w:t>
      </w:r>
      <w:del w:id="0" w:author="Hans Peter Arp" w:date="2023-06-10T00:22:00Z">
        <w:r w:rsidRPr="00FA78D8" w:rsidDel="00326E51">
          <w:rPr>
            <w:i/>
            <w:iCs/>
            <w:lang w:val="en-US"/>
          </w:rPr>
          <w:delText>Arp</w:delText>
        </w:r>
        <w:r w:rsidRPr="000368FD" w:rsidDel="00326E51">
          <w:rPr>
            <w:i/>
            <w:iCs/>
            <w:vertAlign w:val="superscript"/>
            <w:lang w:val="en-US"/>
          </w:rPr>
          <w:delText>2</w:delText>
        </w:r>
      </w:del>
      <w:ins w:id="1" w:author="Hans Peter Arp" w:date="2023-06-10T00:22:00Z">
        <w:r w:rsidR="00326E51" w:rsidRPr="009342DD">
          <w:rPr>
            <w:i/>
            <w:iCs/>
            <w:lang w:val="en-US"/>
          </w:rPr>
          <w:t>Arp</w:t>
        </w:r>
        <w:r w:rsidR="00326E51">
          <w:rPr>
            <w:i/>
            <w:iCs/>
            <w:vertAlign w:val="superscript"/>
            <w:lang w:val="en-US"/>
          </w:rPr>
          <w:t>1</w:t>
        </w:r>
      </w:ins>
      <w:r>
        <w:rPr>
          <w:i/>
          <w:iCs/>
          <w:vertAlign w:val="superscript"/>
          <w:lang w:val="en-US"/>
        </w:rPr>
        <w:t>,7</w:t>
      </w:r>
      <w:r w:rsidRPr="009342DD">
        <w:rPr>
          <w:i/>
          <w:iCs/>
          <w:lang w:val="en-US"/>
        </w:rPr>
        <w:t>, Gerard Cornelissen</w:t>
      </w:r>
      <w:del w:id="2" w:author="Hans Peter Arp" w:date="2023-06-10T00:22:00Z">
        <w:r w:rsidDel="00326E51">
          <w:rPr>
            <w:i/>
            <w:iCs/>
            <w:vertAlign w:val="superscript"/>
            <w:lang w:val="en-US"/>
          </w:rPr>
          <w:delText>2</w:delText>
        </w:r>
      </w:del>
      <w:ins w:id="3" w:author="Hans Peter Arp" w:date="2023-06-10T00:22:00Z">
        <w:r w:rsidR="00326E51">
          <w:rPr>
            <w:i/>
            <w:iCs/>
            <w:vertAlign w:val="superscript"/>
            <w:lang w:val="en-US"/>
          </w:rPr>
          <w:t>1,2</w:t>
        </w:r>
      </w:ins>
      <w:del w:id="4" w:author="Hans Peter Arp" w:date="2023-06-10T00:22:00Z">
        <w:r w:rsidDel="00326E51">
          <w:rPr>
            <w:i/>
            <w:iCs/>
            <w:vertAlign w:val="superscript"/>
            <w:lang w:val="en-US"/>
          </w:rPr>
          <w:delText>,3</w:delText>
        </w:r>
      </w:del>
      <w:r w:rsidRPr="009342DD">
        <w:rPr>
          <w:i/>
          <w:iCs/>
          <w:vertAlign w:val="superscript"/>
          <w:lang w:val="en-US"/>
        </w:rPr>
        <w:t>*</w:t>
      </w:r>
    </w:p>
    <w:p w14:paraId="7A9BB733" w14:textId="77777777" w:rsidR="00A3729A" w:rsidRDefault="00A3729A" w:rsidP="00A3729A">
      <w:pPr>
        <w:pStyle w:val="Utenavsnitt"/>
        <w:numPr>
          <w:ilvl w:val="0"/>
          <w:numId w:val="6"/>
        </w:numPr>
        <w:rPr>
          <w:vertAlign w:val="baseline"/>
        </w:rPr>
      </w:pPr>
      <w:r w:rsidRPr="00100B80">
        <w:rPr>
          <w:vertAlign w:val="baseline"/>
        </w:rPr>
        <w:t xml:space="preserve">Norwegian </w:t>
      </w:r>
      <w:r w:rsidRPr="30233887">
        <w:rPr>
          <w:vertAlign w:val="baseline"/>
        </w:rPr>
        <w:t>Geotechnical Institute (NGI), 0484 Oslo, Norway</w:t>
      </w:r>
    </w:p>
    <w:p w14:paraId="42D01BF2" w14:textId="77777777" w:rsidR="00A3729A" w:rsidRDefault="00A3729A" w:rsidP="00A3729A">
      <w:pPr>
        <w:pStyle w:val="Utenavsnitt"/>
        <w:numPr>
          <w:ilvl w:val="0"/>
          <w:numId w:val="6"/>
        </w:numPr>
        <w:rPr>
          <w:vertAlign w:val="baseline"/>
        </w:rPr>
      </w:pPr>
      <w:r w:rsidRPr="30233887">
        <w:rPr>
          <w:vertAlign w:val="baseline"/>
        </w:rPr>
        <w:t xml:space="preserve">Norwegian </w:t>
      </w:r>
      <w:r w:rsidRPr="00100B80">
        <w:rPr>
          <w:vertAlign w:val="baseline"/>
        </w:rPr>
        <w:t>University of Life Sciences (NMBU), 1430 Ås, Norway</w:t>
      </w:r>
      <w:r>
        <w:rPr>
          <w:vertAlign w:val="baseline"/>
        </w:rPr>
        <w:t xml:space="preserve"> </w:t>
      </w:r>
    </w:p>
    <w:p w14:paraId="44CCF140" w14:textId="77777777" w:rsidR="00A3729A" w:rsidRDefault="00A3729A" w:rsidP="00A3729A">
      <w:pPr>
        <w:pStyle w:val="Utenavsnitt"/>
        <w:numPr>
          <w:ilvl w:val="0"/>
          <w:numId w:val="6"/>
        </w:numPr>
        <w:rPr>
          <w:vertAlign w:val="baseline"/>
        </w:rPr>
      </w:pPr>
      <w:r>
        <w:rPr>
          <w:vertAlign w:val="baseline"/>
        </w:rPr>
        <w:t>Lindum AS, 3036 Drammen, Norway</w:t>
      </w:r>
      <w:r w:rsidRPr="009A68B1">
        <w:rPr>
          <w:vertAlign w:val="baseline"/>
        </w:rPr>
        <w:t xml:space="preserve"> </w:t>
      </w:r>
    </w:p>
    <w:p w14:paraId="054FF208" w14:textId="74C5262C" w:rsidR="00A3729A" w:rsidDel="009666F4" w:rsidRDefault="009666F4" w:rsidP="00A3729A">
      <w:pPr>
        <w:pStyle w:val="Utenavsnitt"/>
        <w:numPr>
          <w:ilvl w:val="0"/>
          <w:numId w:val="6"/>
        </w:numPr>
        <w:rPr>
          <w:del w:id="5" w:author="Gudny Flatabo" w:date="2023-06-08T19:58:00Z"/>
          <w:vertAlign w:val="baseline"/>
        </w:rPr>
      </w:pPr>
      <w:ins w:id="6" w:author="Gudny Flatabo" w:date="2023-06-08T19:58:00Z">
        <w:r w:rsidRPr="009666F4">
          <w:rPr>
            <w:vertAlign w:val="baseline"/>
          </w:rPr>
          <w:t xml:space="preserve">VOW ASA, </w:t>
        </w:r>
        <w:r>
          <w:rPr>
            <w:vertAlign w:val="baseline"/>
          </w:rPr>
          <w:t xml:space="preserve">1384 </w:t>
        </w:r>
        <w:r w:rsidRPr="009666F4">
          <w:rPr>
            <w:vertAlign w:val="baseline"/>
          </w:rPr>
          <w:t>Asker, Norway</w:t>
        </w:r>
      </w:ins>
      <w:del w:id="7" w:author="Gudny Flatabo" w:date="2023-06-08T19:58:00Z">
        <w:r w:rsidR="00A3729A" w:rsidRPr="009A68B1" w:rsidDel="009666F4">
          <w:rPr>
            <w:vertAlign w:val="baseline"/>
          </w:rPr>
          <w:delText>Scanship AS, Nedre Langgate 19, 3126, Tønsberg, Norway</w:delText>
        </w:r>
      </w:del>
    </w:p>
    <w:p w14:paraId="5A0F519E" w14:textId="77777777" w:rsidR="009666F4" w:rsidRDefault="009666F4" w:rsidP="00A3729A">
      <w:pPr>
        <w:pStyle w:val="Utenavsnitt"/>
        <w:numPr>
          <w:ilvl w:val="0"/>
          <w:numId w:val="6"/>
        </w:numPr>
        <w:rPr>
          <w:ins w:id="8" w:author="Gudny Flatabo" w:date="2023-06-08T19:58:00Z"/>
          <w:vertAlign w:val="baseline"/>
        </w:rPr>
      </w:pPr>
    </w:p>
    <w:p w14:paraId="6704BED9" w14:textId="63643CA4" w:rsidR="00A3729A" w:rsidRPr="009A68B1" w:rsidRDefault="00A3729A" w:rsidP="00A3729A">
      <w:pPr>
        <w:pStyle w:val="Utenavsnitt"/>
        <w:numPr>
          <w:ilvl w:val="0"/>
          <w:numId w:val="6"/>
        </w:numPr>
        <w:rPr>
          <w:vertAlign w:val="baseline"/>
        </w:rPr>
      </w:pPr>
      <w:r w:rsidRPr="009A68B1">
        <w:rPr>
          <w:vertAlign w:val="baseline"/>
          <w:lang w:val="en-GB"/>
        </w:rPr>
        <w:t xml:space="preserve">University of South-Eastern Norway (USN), </w:t>
      </w:r>
      <w:ins w:id="9" w:author="Gudny Flatabo" w:date="2023-06-08T19:59:00Z">
        <w:r w:rsidR="009666F4">
          <w:rPr>
            <w:vertAlign w:val="baseline"/>
            <w:lang w:val="en-GB"/>
          </w:rPr>
          <w:t xml:space="preserve">3918 </w:t>
        </w:r>
      </w:ins>
      <w:proofErr w:type="spellStart"/>
      <w:r w:rsidRPr="009A68B1">
        <w:rPr>
          <w:vertAlign w:val="baseline"/>
          <w:lang w:val="en-GB"/>
        </w:rPr>
        <w:t>Porsgrunn</w:t>
      </w:r>
      <w:proofErr w:type="spellEnd"/>
      <w:r w:rsidRPr="009A68B1">
        <w:rPr>
          <w:vertAlign w:val="baseline"/>
          <w:lang w:val="en-GB"/>
        </w:rPr>
        <w:t>, Norway</w:t>
      </w:r>
    </w:p>
    <w:p w14:paraId="3C1A6F89" w14:textId="77777777" w:rsidR="00A3729A" w:rsidRDefault="00A3729A" w:rsidP="00A3729A">
      <w:pPr>
        <w:pStyle w:val="Utenavsnitt"/>
        <w:numPr>
          <w:ilvl w:val="0"/>
          <w:numId w:val="6"/>
        </w:numPr>
        <w:rPr>
          <w:vertAlign w:val="baseline"/>
        </w:rPr>
      </w:pPr>
      <w:r w:rsidRPr="009A68B1">
        <w:rPr>
          <w:vertAlign w:val="baseline"/>
        </w:rPr>
        <w:t xml:space="preserve">Norwegian Institute of Bioeconomy Research (NIBIO), 1433 </w:t>
      </w:r>
      <w:proofErr w:type="spellStart"/>
      <w:r w:rsidRPr="009A68B1">
        <w:rPr>
          <w:vertAlign w:val="baseline"/>
        </w:rPr>
        <w:t>Ås</w:t>
      </w:r>
      <w:proofErr w:type="spellEnd"/>
      <w:r w:rsidRPr="009A68B1">
        <w:rPr>
          <w:vertAlign w:val="baseline"/>
        </w:rPr>
        <w:t>, Norway</w:t>
      </w:r>
    </w:p>
    <w:p w14:paraId="5D35B967" w14:textId="77777777" w:rsidR="00A3729A" w:rsidRPr="009A68B1" w:rsidRDefault="00A3729A" w:rsidP="00A3729A">
      <w:pPr>
        <w:pStyle w:val="Utenavsnitt"/>
        <w:numPr>
          <w:ilvl w:val="0"/>
          <w:numId w:val="6"/>
        </w:numPr>
        <w:rPr>
          <w:vertAlign w:val="baseline"/>
        </w:rPr>
      </w:pPr>
      <w:r w:rsidRPr="009A68B1">
        <w:rPr>
          <w:vertAlign w:val="baseline"/>
        </w:rPr>
        <w:t>Norwegian University of Science and Technology (NTNU), 7491 Trondheim, Norway</w:t>
      </w:r>
    </w:p>
    <w:p w14:paraId="71168E10" w14:textId="77777777" w:rsidR="00A3729A" w:rsidRDefault="00A3729A" w:rsidP="00A3729A">
      <w:pPr>
        <w:pStyle w:val="Utenavsnitt"/>
        <w:rPr>
          <w:sz w:val="24"/>
          <w:szCs w:val="24"/>
          <w:vertAlign w:val="baseline"/>
        </w:rPr>
      </w:pPr>
    </w:p>
    <w:p w14:paraId="0955005D" w14:textId="77777777" w:rsidR="00A3729A" w:rsidRPr="00E15BE6" w:rsidRDefault="00A3729A" w:rsidP="00A3729A">
      <w:pPr>
        <w:pStyle w:val="Utenavsnitt"/>
        <w:rPr>
          <w:sz w:val="24"/>
          <w:szCs w:val="24"/>
          <w:vertAlign w:val="baseline"/>
        </w:rPr>
      </w:pPr>
      <w:r w:rsidRPr="00E15BE6">
        <w:rPr>
          <w:sz w:val="24"/>
          <w:szCs w:val="24"/>
          <w:vertAlign w:val="baseline"/>
        </w:rPr>
        <w:t xml:space="preserve">*Corresponding author contact details: </w:t>
      </w:r>
      <w:r>
        <w:rPr>
          <w:sz w:val="24"/>
          <w:szCs w:val="24"/>
          <w:vertAlign w:val="baseline"/>
        </w:rPr>
        <w:t>gerard.cornelissen</w:t>
      </w:r>
      <w:r w:rsidRPr="00E15BE6">
        <w:rPr>
          <w:sz w:val="24"/>
          <w:szCs w:val="24"/>
          <w:vertAlign w:val="baseline"/>
        </w:rPr>
        <w:t>@ngi.no</w:t>
      </w:r>
    </w:p>
    <w:p w14:paraId="2086D1D9" w14:textId="35791CCF" w:rsidR="004D3D3C" w:rsidRDefault="004D3D3C" w:rsidP="00B00B58">
      <w:pPr>
        <w:pStyle w:val="Utenavsnitt"/>
        <w:rPr>
          <w:sz w:val="24"/>
          <w:szCs w:val="24"/>
          <w:vertAlign w:val="baseline"/>
        </w:rPr>
      </w:pPr>
      <w:r>
        <w:rPr>
          <w:sz w:val="24"/>
          <w:szCs w:val="24"/>
          <w:vertAlign w:val="baseline"/>
        </w:rPr>
        <w:br w:type="page"/>
      </w:r>
    </w:p>
    <w:p w14:paraId="117B3F62" w14:textId="550A0737" w:rsidR="00D42E1A" w:rsidRPr="00D42E1A" w:rsidRDefault="00D42E1A" w:rsidP="00D42E1A">
      <w:pPr>
        <w:pStyle w:val="Caption"/>
        <w:keepNext/>
        <w:rPr>
          <w:lang w:val="en-US"/>
        </w:rPr>
      </w:pPr>
      <w:r w:rsidRPr="00D42E1A">
        <w:rPr>
          <w:lang w:val="en-US"/>
        </w:rPr>
        <w:lastRenderedPageBreak/>
        <w:t>Table S.</w:t>
      </w:r>
      <w:r>
        <w:fldChar w:fldCharType="begin"/>
      </w:r>
      <w:r w:rsidRPr="00D42E1A">
        <w:rPr>
          <w:lang w:val="en-US"/>
        </w:rPr>
        <w:instrText xml:space="preserve"> SEQ Table_S \* ARABIC </w:instrText>
      </w:r>
      <w:r>
        <w:fldChar w:fldCharType="separate"/>
      </w:r>
      <w:r w:rsidR="00D40917">
        <w:rPr>
          <w:noProof/>
          <w:lang w:val="en-US"/>
        </w:rPr>
        <w:t>1</w:t>
      </w:r>
      <w:r>
        <w:fldChar w:fldCharType="end"/>
      </w:r>
      <w:r w:rsidRPr="00D42E1A">
        <w:rPr>
          <w:lang w:val="en-US"/>
        </w:rPr>
        <w:t>. PAH, PCDD/F, and PCB congeners analyzed</w:t>
      </w:r>
      <w:r w:rsidR="0005182D">
        <w:rPr>
          <w:lang w:val="en-US"/>
        </w:rPr>
        <w:t xml:space="preserve">, the respective number of aromatic rings (PAH) or chlorine atoms (PCDD/F and PCB) and toxic equivalency factors (TEF) analyzed in this study. </w:t>
      </w:r>
    </w:p>
    <w:tbl>
      <w:tblPr>
        <w:tblStyle w:val="TableGrid0"/>
        <w:tblW w:w="0" w:type="auto"/>
        <w:tblLook w:val="04A0" w:firstRow="1" w:lastRow="0" w:firstColumn="1" w:lastColumn="0" w:noHBand="0" w:noVBand="1"/>
      </w:tblPr>
      <w:tblGrid>
        <w:gridCol w:w="3427"/>
        <w:gridCol w:w="1950"/>
        <w:gridCol w:w="1511"/>
        <w:gridCol w:w="666"/>
      </w:tblGrid>
      <w:tr w:rsidR="0005182D" w:rsidRPr="00D56B3C" w14:paraId="412571E0" w14:textId="77777777" w:rsidTr="00D56B3C">
        <w:trPr>
          <w:trHeight w:val="283"/>
        </w:trPr>
        <w:tc>
          <w:tcPr>
            <w:tcW w:w="0" w:type="auto"/>
            <w:shd w:val="clear" w:color="auto" w:fill="D9D9D9" w:themeFill="background1" w:themeFillShade="D9"/>
            <w:noWrap/>
            <w:hideMark/>
          </w:tcPr>
          <w:p w14:paraId="1496C94E" w14:textId="00288D90" w:rsidR="0005182D" w:rsidRPr="00D56B3C" w:rsidRDefault="0005182D" w:rsidP="00D56B3C">
            <w:pPr>
              <w:pStyle w:val="Tabell"/>
              <w:rPr>
                <w:b/>
                <w:bCs/>
                <w:sz w:val="20"/>
                <w:szCs w:val="20"/>
                <w:lang w:val="en-US"/>
              </w:rPr>
            </w:pPr>
            <w:r w:rsidRPr="00D56B3C">
              <w:rPr>
                <w:b/>
                <w:bCs/>
                <w:sz w:val="20"/>
                <w:szCs w:val="20"/>
                <w:lang w:val="en-US"/>
              </w:rPr>
              <w:t>PAH-16</w:t>
            </w:r>
          </w:p>
        </w:tc>
        <w:tc>
          <w:tcPr>
            <w:tcW w:w="0" w:type="auto"/>
            <w:shd w:val="clear" w:color="auto" w:fill="D9D9D9" w:themeFill="background1" w:themeFillShade="D9"/>
            <w:noWrap/>
            <w:hideMark/>
          </w:tcPr>
          <w:p w14:paraId="77B5843B" w14:textId="77777777" w:rsidR="0005182D" w:rsidRPr="00D56B3C" w:rsidRDefault="0005182D" w:rsidP="00D56B3C">
            <w:pPr>
              <w:pStyle w:val="Tabell"/>
              <w:rPr>
                <w:b/>
                <w:bCs/>
                <w:sz w:val="20"/>
                <w:szCs w:val="20"/>
                <w:lang w:val="en-US"/>
              </w:rPr>
            </w:pPr>
            <w:r w:rsidRPr="00D56B3C">
              <w:rPr>
                <w:b/>
                <w:bCs/>
                <w:sz w:val="20"/>
                <w:szCs w:val="20"/>
                <w:lang w:val="en-US"/>
              </w:rPr>
              <w:t>Abbreviation</w:t>
            </w:r>
          </w:p>
        </w:tc>
        <w:tc>
          <w:tcPr>
            <w:tcW w:w="0" w:type="auto"/>
            <w:shd w:val="clear" w:color="auto" w:fill="D9D9D9" w:themeFill="background1" w:themeFillShade="D9"/>
            <w:noWrap/>
            <w:hideMark/>
          </w:tcPr>
          <w:p w14:paraId="099ED5E8" w14:textId="6F73D9FB" w:rsidR="0005182D" w:rsidRPr="00D56B3C" w:rsidRDefault="0005182D" w:rsidP="00D56B3C">
            <w:pPr>
              <w:pStyle w:val="Tabell"/>
              <w:rPr>
                <w:b/>
                <w:bCs/>
                <w:sz w:val="20"/>
                <w:szCs w:val="20"/>
                <w:lang w:val="en-US"/>
              </w:rPr>
            </w:pPr>
            <w:r w:rsidRPr="00D56B3C">
              <w:rPr>
                <w:b/>
                <w:bCs/>
                <w:sz w:val="20"/>
                <w:szCs w:val="20"/>
                <w:lang w:val="en-US"/>
              </w:rPr>
              <w:t>Aromatic rings</w:t>
            </w:r>
          </w:p>
        </w:tc>
        <w:tc>
          <w:tcPr>
            <w:tcW w:w="0" w:type="auto"/>
            <w:shd w:val="clear" w:color="auto" w:fill="D9D9D9" w:themeFill="background1" w:themeFillShade="D9"/>
            <w:noWrap/>
            <w:hideMark/>
          </w:tcPr>
          <w:p w14:paraId="2D80CC2C" w14:textId="77777777" w:rsidR="0005182D" w:rsidRPr="00D56B3C" w:rsidRDefault="0005182D" w:rsidP="00D56B3C">
            <w:pPr>
              <w:pStyle w:val="Tabell"/>
              <w:rPr>
                <w:b/>
                <w:bCs/>
                <w:sz w:val="20"/>
                <w:szCs w:val="20"/>
                <w:lang w:val="en-US"/>
              </w:rPr>
            </w:pPr>
            <w:r w:rsidRPr="00D56B3C">
              <w:rPr>
                <w:b/>
                <w:bCs/>
                <w:sz w:val="20"/>
                <w:szCs w:val="20"/>
                <w:lang w:val="en-US"/>
              </w:rPr>
              <w:t>TEF</w:t>
            </w:r>
          </w:p>
        </w:tc>
      </w:tr>
      <w:tr w:rsidR="004066D0" w:rsidRPr="00D56B3C" w14:paraId="3CB49930" w14:textId="77777777" w:rsidTr="00D56B3C">
        <w:trPr>
          <w:trHeight w:val="283"/>
        </w:trPr>
        <w:tc>
          <w:tcPr>
            <w:tcW w:w="0" w:type="auto"/>
            <w:noWrap/>
            <w:hideMark/>
          </w:tcPr>
          <w:p w14:paraId="548E7990" w14:textId="77777777" w:rsidR="0005182D" w:rsidRPr="00D56B3C" w:rsidRDefault="0005182D" w:rsidP="00D56B3C">
            <w:pPr>
              <w:pStyle w:val="Tabell"/>
              <w:rPr>
                <w:sz w:val="20"/>
                <w:szCs w:val="20"/>
                <w:lang w:val="en-US"/>
              </w:rPr>
            </w:pPr>
            <w:r w:rsidRPr="00D56B3C">
              <w:rPr>
                <w:sz w:val="20"/>
                <w:szCs w:val="20"/>
                <w:lang w:val="en-US"/>
              </w:rPr>
              <w:t>Naphthalene</w:t>
            </w:r>
          </w:p>
        </w:tc>
        <w:tc>
          <w:tcPr>
            <w:tcW w:w="0" w:type="auto"/>
            <w:noWrap/>
            <w:hideMark/>
          </w:tcPr>
          <w:p w14:paraId="78DA6552" w14:textId="77777777" w:rsidR="0005182D" w:rsidRPr="00D56B3C" w:rsidRDefault="0005182D" w:rsidP="00D56B3C">
            <w:pPr>
              <w:pStyle w:val="Tabell"/>
              <w:rPr>
                <w:sz w:val="20"/>
                <w:szCs w:val="20"/>
                <w:lang w:val="en-US"/>
              </w:rPr>
            </w:pPr>
            <w:r w:rsidRPr="00D56B3C">
              <w:rPr>
                <w:sz w:val="20"/>
                <w:szCs w:val="20"/>
                <w:lang w:val="en-US"/>
              </w:rPr>
              <w:t>Nap</w:t>
            </w:r>
          </w:p>
        </w:tc>
        <w:tc>
          <w:tcPr>
            <w:tcW w:w="0" w:type="auto"/>
            <w:noWrap/>
            <w:hideMark/>
          </w:tcPr>
          <w:p w14:paraId="6D6DFD16" w14:textId="77777777" w:rsidR="0005182D" w:rsidRPr="00D56B3C" w:rsidRDefault="0005182D" w:rsidP="00D56B3C">
            <w:pPr>
              <w:pStyle w:val="Tabell"/>
              <w:jc w:val="center"/>
              <w:rPr>
                <w:sz w:val="20"/>
                <w:szCs w:val="20"/>
                <w:lang w:val="en-US"/>
              </w:rPr>
            </w:pPr>
            <w:r w:rsidRPr="00D56B3C">
              <w:rPr>
                <w:sz w:val="20"/>
                <w:szCs w:val="20"/>
                <w:lang w:val="en-US"/>
              </w:rPr>
              <w:t>2</w:t>
            </w:r>
          </w:p>
        </w:tc>
        <w:tc>
          <w:tcPr>
            <w:tcW w:w="0" w:type="auto"/>
            <w:noWrap/>
            <w:hideMark/>
          </w:tcPr>
          <w:p w14:paraId="2F933067"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58E27D0A" w14:textId="77777777" w:rsidTr="00D56B3C">
        <w:trPr>
          <w:trHeight w:val="283"/>
        </w:trPr>
        <w:tc>
          <w:tcPr>
            <w:tcW w:w="0" w:type="auto"/>
            <w:noWrap/>
            <w:hideMark/>
          </w:tcPr>
          <w:p w14:paraId="7765A1FF" w14:textId="77777777" w:rsidR="0005182D" w:rsidRPr="00D56B3C" w:rsidRDefault="0005182D" w:rsidP="00D56B3C">
            <w:pPr>
              <w:pStyle w:val="Tabell"/>
              <w:rPr>
                <w:sz w:val="20"/>
                <w:szCs w:val="20"/>
                <w:lang w:val="en-US"/>
              </w:rPr>
            </w:pPr>
            <w:r w:rsidRPr="00D56B3C">
              <w:rPr>
                <w:sz w:val="20"/>
                <w:szCs w:val="20"/>
                <w:lang w:val="en-US"/>
              </w:rPr>
              <w:t>Acenaphthylene</w:t>
            </w:r>
          </w:p>
        </w:tc>
        <w:tc>
          <w:tcPr>
            <w:tcW w:w="0" w:type="auto"/>
            <w:noWrap/>
            <w:hideMark/>
          </w:tcPr>
          <w:p w14:paraId="1104B27E" w14:textId="77777777" w:rsidR="0005182D" w:rsidRPr="00D56B3C" w:rsidRDefault="0005182D" w:rsidP="00D56B3C">
            <w:pPr>
              <w:pStyle w:val="Tabell"/>
              <w:rPr>
                <w:sz w:val="20"/>
                <w:szCs w:val="20"/>
                <w:lang w:val="en-US"/>
              </w:rPr>
            </w:pPr>
            <w:r w:rsidRPr="00D56B3C">
              <w:rPr>
                <w:sz w:val="20"/>
                <w:szCs w:val="20"/>
                <w:lang w:val="en-US"/>
              </w:rPr>
              <w:t>Acy</w:t>
            </w:r>
          </w:p>
        </w:tc>
        <w:tc>
          <w:tcPr>
            <w:tcW w:w="0" w:type="auto"/>
            <w:noWrap/>
            <w:hideMark/>
          </w:tcPr>
          <w:p w14:paraId="7C40532D"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4AC3E985"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3D03CB34" w14:textId="77777777" w:rsidTr="00D56B3C">
        <w:trPr>
          <w:trHeight w:val="283"/>
        </w:trPr>
        <w:tc>
          <w:tcPr>
            <w:tcW w:w="0" w:type="auto"/>
            <w:noWrap/>
            <w:hideMark/>
          </w:tcPr>
          <w:p w14:paraId="03E3CDCA" w14:textId="77777777" w:rsidR="0005182D" w:rsidRPr="00D56B3C" w:rsidRDefault="0005182D" w:rsidP="00D56B3C">
            <w:pPr>
              <w:pStyle w:val="Tabell"/>
              <w:rPr>
                <w:sz w:val="20"/>
                <w:szCs w:val="20"/>
                <w:lang w:val="en-US"/>
              </w:rPr>
            </w:pPr>
            <w:r w:rsidRPr="00D56B3C">
              <w:rPr>
                <w:sz w:val="20"/>
                <w:szCs w:val="20"/>
                <w:lang w:val="en-US"/>
              </w:rPr>
              <w:t>Acenaphthene</w:t>
            </w:r>
          </w:p>
        </w:tc>
        <w:tc>
          <w:tcPr>
            <w:tcW w:w="0" w:type="auto"/>
            <w:noWrap/>
            <w:hideMark/>
          </w:tcPr>
          <w:p w14:paraId="555A7A1A" w14:textId="77777777" w:rsidR="0005182D" w:rsidRPr="00D56B3C" w:rsidRDefault="0005182D" w:rsidP="00D56B3C">
            <w:pPr>
              <w:pStyle w:val="Tabell"/>
              <w:rPr>
                <w:sz w:val="20"/>
                <w:szCs w:val="20"/>
                <w:lang w:val="en-US"/>
              </w:rPr>
            </w:pPr>
            <w:r w:rsidRPr="00D56B3C">
              <w:rPr>
                <w:sz w:val="20"/>
                <w:szCs w:val="20"/>
                <w:lang w:val="en-US"/>
              </w:rPr>
              <w:t>Ace</w:t>
            </w:r>
          </w:p>
        </w:tc>
        <w:tc>
          <w:tcPr>
            <w:tcW w:w="0" w:type="auto"/>
            <w:noWrap/>
            <w:hideMark/>
          </w:tcPr>
          <w:p w14:paraId="0B0B085F"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414CDE95"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1D64BD8C" w14:textId="77777777" w:rsidTr="00D56B3C">
        <w:trPr>
          <w:trHeight w:val="283"/>
        </w:trPr>
        <w:tc>
          <w:tcPr>
            <w:tcW w:w="0" w:type="auto"/>
            <w:noWrap/>
            <w:hideMark/>
          </w:tcPr>
          <w:p w14:paraId="559751E5" w14:textId="77777777" w:rsidR="0005182D" w:rsidRPr="00D56B3C" w:rsidRDefault="0005182D" w:rsidP="00D56B3C">
            <w:pPr>
              <w:pStyle w:val="Tabell"/>
              <w:rPr>
                <w:sz w:val="20"/>
                <w:szCs w:val="20"/>
                <w:lang w:val="en-US"/>
              </w:rPr>
            </w:pPr>
            <w:r w:rsidRPr="00D56B3C">
              <w:rPr>
                <w:sz w:val="20"/>
                <w:szCs w:val="20"/>
                <w:lang w:val="en-US"/>
              </w:rPr>
              <w:t>Fluorene</w:t>
            </w:r>
          </w:p>
        </w:tc>
        <w:tc>
          <w:tcPr>
            <w:tcW w:w="0" w:type="auto"/>
            <w:noWrap/>
            <w:hideMark/>
          </w:tcPr>
          <w:p w14:paraId="292DAD63" w14:textId="77777777" w:rsidR="0005182D" w:rsidRPr="00D56B3C" w:rsidRDefault="0005182D" w:rsidP="00D56B3C">
            <w:pPr>
              <w:pStyle w:val="Tabell"/>
              <w:rPr>
                <w:sz w:val="20"/>
                <w:szCs w:val="20"/>
                <w:lang w:val="en-US"/>
              </w:rPr>
            </w:pPr>
            <w:r w:rsidRPr="00D56B3C">
              <w:rPr>
                <w:sz w:val="20"/>
                <w:szCs w:val="20"/>
                <w:lang w:val="en-US"/>
              </w:rPr>
              <w:t>Flu</w:t>
            </w:r>
          </w:p>
        </w:tc>
        <w:tc>
          <w:tcPr>
            <w:tcW w:w="0" w:type="auto"/>
            <w:noWrap/>
            <w:hideMark/>
          </w:tcPr>
          <w:p w14:paraId="586177B8"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2E3AB5FF"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3E37B594" w14:textId="77777777" w:rsidTr="00D56B3C">
        <w:trPr>
          <w:trHeight w:val="283"/>
        </w:trPr>
        <w:tc>
          <w:tcPr>
            <w:tcW w:w="0" w:type="auto"/>
            <w:noWrap/>
            <w:hideMark/>
          </w:tcPr>
          <w:p w14:paraId="3CC86965" w14:textId="77777777" w:rsidR="0005182D" w:rsidRPr="00D56B3C" w:rsidRDefault="0005182D" w:rsidP="00D56B3C">
            <w:pPr>
              <w:pStyle w:val="Tabell"/>
              <w:rPr>
                <w:sz w:val="20"/>
                <w:szCs w:val="20"/>
                <w:lang w:val="en-US"/>
              </w:rPr>
            </w:pPr>
            <w:r w:rsidRPr="00D56B3C">
              <w:rPr>
                <w:sz w:val="20"/>
                <w:szCs w:val="20"/>
                <w:lang w:val="en-US"/>
              </w:rPr>
              <w:t>Phenanthrene</w:t>
            </w:r>
          </w:p>
        </w:tc>
        <w:tc>
          <w:tcPr>
            <w:tcW w:w="0" w:type="auto"/>
            <w:noWrap/>
            <w:hideMark/>
          </w:tcPr>
          <w:p w14:paraId="6F8010BE" w14:textId="77777777" w:rsidR="0005182D" w:rsidRPr="00D56B3C" w:rsidRDefault="0005182D" w:rsidP="00D56B3C">
            <w:pPr>
              <w:pStyle w:val="Tabell"/>
              <w:rPr>
                <w:sz w:val="20"/>
                <w:szCs w:val="20"/>
                <w:lang w:val="en-US"/>
              </w:rPr>
            </w:pPr>
            <w:r w:rsidRPr="00D56B3C">
              <w:rPr>
                <w:sz w:val="20"/>
                <w:szCs w:val="20"/>
                <w:lang w:val="en-US"/>
              </w:rPr>
              <w:t>Phen</w:t>
            </w:r>
          </w:p>
        </w:tc>
        <w:tc>
          <w:tcPr>
            <w:tcW w:w="0" w:type="auto"/>
            <w:noWrap/>
            <w:hideMark/>
          </w:tcPr>
          <w:p w14:paraId="1F0F4D0D"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290BA14C"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6F13088C" w14:textId="77777777" w:rsidTr="00D56B3C">
        <w:trPr>
          <w:trHeight w:val="283"/>
        </w:trPr>
        <w:tc>
          <w:tcPr>
            <w:tcW w:w="0" w:type="auto"/>
            <w:noWrap/>
            <w:hideMark/>
          </w:tcPr>
          <w:p w14:paraId="7A3DC7DA" w14:textId="77777777" w:rsidR="0005182D" w:rsidRPr="00D56B3C" w:rsidRDefault="0005182D" w:rsidP="00D56B3C">
            <w:pPr>
              <w:pStyle w:val="Tabell"/>
              <w:rPr>
                <w:sz w:val="20"/>
                <w:szCs w:val="20"/>
                <w:lang w:val="en-US"/>
              </w:rPr>
            </w:pPr>
            <w:r w:rsidRPr="00D56B3C">
              <w:rPr>
                <w:sz w:val="20"/>
                <w:szCs w:val="20"/>
                <w:lang w:val="en-US"/>
              </w:rPr>
              <w:t>Anthracene</w:t>
            </w:r>
          </w:p>
        </w:tc>
        <w:tc>
          <w:tcPr>
            <w:tcW w:w="0" w:type="auto"/>
            <w:noWrap/>
            <w:hideMark/>
          </w:tcPr>
          <w:p w14:paraId="2F28F546" w14:textId="77777777" w:rsidR="0005182D" w:rsidRPr="00D56B3C" w:rsidRDefault="0005182D" w:rsidP="00D56B3C">
            <w:pPr>
              <w:pStyle w:val="Tabell"/>
              <w:rPr>
                <w:sz w:val="20"/>
                <w:szCs w:val="20"/>
                <w:lang w:val="en-US"/>
              </w:rPr>
            </w:pPr>
            <w:r w:rsidRPr="00D56B3C">
              <w:rPr>
                <w:sz w:val="20"/>
                <w:szCs w:val="20"/>
                <w:lang w:val="en-US"/>
              </w:rPr>
              <w:t>Ant</w:t>
            </w:r>
          </w:p>
        </w:tc>
        <w:tc>
          <w:tcPr>
            <w:tcW w:w="0" w:type="auto"/>
            <w:noWrap/>
            <w:hideMark/>
          </w:tcPr>
          <w:p w14:paraId="51565AAA" w14:textId="77777777" w:rsidR="0005182D" w:rsidRPr="00D56B3C" w:rsidRDefault="0005182D" w:rsidP="00D56B3C">
            <w:pPr>
              <w:pStyle w:val="Tabell"/>
              <w:jc w:val="center"/>
              <w:rPr>
                <w:sz w:val="20"/>
                <w:szCs w:val="20"/>
                <w:lang w:val="en-US"/>
              </w:rPr>
            </w:pPr>
            <w:r w:rsidRPr="00D56B3C">
              <w:rPr>
                <w:sz w:val="20"/>
                <w:szCs w:val="20"/>
                <w:lang w:val="en-US"/>
              </w:rPr>
              <w:t>3</w:t>
            </w:r>
          </w:p>
        </w:tc>
        <w:tc>
          <w:tcPr>
            <w:tcW w:w="0" w:type="auto"/>
            <w:noWrap/>
            <w:hideMark/>
          </w:tcPr>
          <w:p w14:paraId="78E11C99"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46A57B2D" w14:textId="77777777" w:rsidTr="00D56B3C">
        <w:trPr>
          <w:trHeight w:val="283"/>
        </w:trPr>
        <w:tc>
          <w:tcPr>
            <w:tcW w:w="0" w:type="auto"/>
            <w:noWrap/>
            <w:hideMark/>
          </w:tcPr>
          <w:p w14:paraId="483BE383" w14:textId="77777777" w:rsidR="0005182D" w:rsidRPr="00D56B3C" w:rsidRDefault="0005182D" w:rsidP="00D56B3C">
            <w:pPr>
              <w:pStyle w:val="Tabell"/>
              <w:rPr>
                <w:sz w:val="20"/>
                <w:szCs w:val="20"/>
                <w:lang w:val="en-US"/>
              </w:rPr>
            </w:pPr>
            <w:r w:rsidRPr="00D56B3C">
              <w:rPr>
                <w:sz w:val="20"/>
                <w:szCs w:val="20"/>
                <w:lang w:val="en-US"/>
              </w:rPr>
              <w:t>Fluoranthene</w:t>
            </w:r>
          </w:p>
        </w:tc>
        <w:tc>
          <w:tcPr>
            <w:tcW w:w="0" w:type="auto"/>
            <w:noWrap/>
            <w:hideMark/>
          </w:tcPr>
          <w:p w14:paraId="3C93EDC9" w14:textId="77777777" w:rsidR="0005182D" w:rsidRPr="00D56B3C" w:rsidRDefault="0005182D" w:rsidP="00D56B3C">
            <w:pPr>
              <w:pStyle w:val="Tabell"/>
              <w:rPr>
                <w:sz w:val="20"/>
                <w:szCs w:val="20"/>
                <w:lang w:val="en-US"/>
              </w:rPr>
            </w:pPr>
            <w:r w:rsidRPr="00D56B3C">
              <w:rPr>
                <w:sz w:val="20"/>
                <w:szCs w:val="20"/>
                <w:lang w:val="en-US"/>
              </w:rPr>
              <w:t>Flt</w:t>
            </w:r>
          </w:p>
        </w:tc>
        <w:tc>
          <w:tcPr>
            <w:tcW w:w="0" w:type="auto"/>
            <w:noWrap/>
            <w:hideMark/>
          </w:tcPr>
          <w:p w14:paraId="1215FFA7"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70FD7604"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1CA312E1" w14:textId="77777777" w:rsidTr="00D56B3C">
        <w:trPr>
          <w:trHeight w:val="283"/>
        </w:trPr>
        <w:tc>
          <w:tcPr>
            <w:tcW w:w="0" w:type="auto"/>
            <w:noWrap/>
            <w:hideMark/>
          </w:tcPr>
          <w:p w14:paraId="557353C6" w14:textId="77777777" w:rsidR="0005182D" w:rsidRPr="00D56B3C" w:rsidRDefault="0005182D" w:rsidP="00D56B3C">
            <w:pPr>
              <w:pStyle w:val="Tabell"/>
              <w:rPr>
                <w:sz w:val="20"/>
                <w:szCs w:val="20"/>
                <w:lang w:val="en-US"/>
              </w:rPr>
            </w:pPr>
            <w:r w:rsidRPr="00D56B3C">
              <w:rPr>
                <w:sz w:val="20"/>
                <w:szCs w:val="20"/>
                <w:lang w:val="en-US"/>
              </w:rPr>
              <w:t>Pyrene</w:t>
            </w:r>
          </w:p>
        </w:tc>
        <w:tc>
          <w:tcPr>
            <w:tcW w:w="0" w:type="auto"/>
            <w:noWrap/>
            <w:hideMark/>
          </w:tcPr>
          <w:p w14:paraId="4461B862" w14:textId="77777777" w:rsidR="0005182D" w:rsidRPr="00D56B3C" w:rsidRDefault="0005182D" w:rsidP="00D56B3C">
            <w:pPr>
              <w:pStyle w:val="Tabell"/>
              <w:rPr>
                <w:sz w:val="20"/>
                <w:szCs w:val="20"/>
                <w:lang w:val="en-US"/>
              </w:rPr>
            </w:pPr>
            <w:r w:rsidRPr="00D56B3C">
              <w:rPr>
                <w:sz w:val="20"/>
                <w:szCs w:val="20"/>
                <w:lang w:val="en-US"/>
              </w:rPr>
              <w:t>Pyr</w:t>
            </w:r>
          </w:p>
        </w:tc>
        <w:tc>
          <w:tcPr>
            <w:tcW w:w="0" w:type="auto"/>
            <w:noWrap/>
            <w:hideMark/>
          </w:tcPr>
          <w:p w14:paraId="73EB5F31"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27AFC19B"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4066D0" w:rsidRPr="00D56B3C" w14:paraId="04FAC710" w14:textId="77777777" w:rsidTr="00D56B3C">
        <w:trPr>
          <w:trHeight w:val="283"/>
        </w:trPr>
        <w:tc>
          <w:tcPr>
            <w:tcW w:w="0" w:type="auto"/>
            <w:noWrap/>
            <w:hideMark/>
          </w:tcPr>
          <w:p w14:paraId="371804BA" w14:textId="77777777" w:rsidR="0005182D" w:rsidRPr="00D56B3C" w:rsidRDefault="0005182D" w:rsidP="00D56B3C">
            <w:pPr>
              <w:pStyle w:val="Tabell"/>
              <w:rPr>
                <w:sz w:val="20"/>
                <w:szCs w:val="20"/>
                <w:lang w:val="en-US"/>
              </w:rPr>
            </w:pPr>
            <w:r w:rsidRPr="00D56B3C">
              <w:rPr>
                <w:sz w:val="20"/>
                <w:szCs w:val="20"/>
                <w:lang w:val="en-US"/>
              </w:rPr>
              <w:t>Benz(a)anthracene</w:t>
            </w:r>
          </w:p>
        </w:tc>
        <w:tc>
          <w:tcPr>
            <w:tcW w:w="0" w:type="auto"/>
            <w:noWrap/>
            <w:hideMark/>
          </w:tcPr>
          <w:p w14:paraId="2F7A15E2" w14:textId="77777777" w:rsidR="0005182D" w:rsidRPr="00D56B3C" w:rsidRDefault="0005182D" w:rsidP="00D56B3C">
            <w:pPr>
              <w:pStyle w:val="Tabell"/>
              <w:rPr>
                <w:sz w:val="20"/>
                <w:szCs w:val="20"/>
                <w:lang w:val="en-US"/>
              </w:rPr>
            </w:pPr>
            <w:r w:rsidRPr="00D56B3C">
              <w:rPr>
                <w:sz w:val="20"/>
                <w:szCs w:val="20"/>
                <w:lang w:val="en-US"/>
              </w:rPr>
              <w:t>B(a)A</w:t>
            </w:r>
          </w:p>
        </w:tc>
        <w:tc>
          <w:tcPr>
            <w:tcW w:w="0" w:type="auto"/>
            <w:noWrap/>
            <w:hideMark/>
          </w:tcPr>
          <w:p w14:paraId="79A64F6C"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7C41D7A5"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4DC82937" w14:textId="77777777" w:rsidTr="00D56B3C">
        <w:trPr>
          <w:trHeight w:val="283"/>
        </w:trPr>
        <w:tc>
          <w:tcPr>
            <w:tcW w:w="0" w:type="auto"/>
            <w:noWrap/>
            <w:hideMark/>
          </w:tcPr>
          <w:p w14:paraId="23B35681" w14:textId="77777777" w:rsidR="0005182D" w:rsidRPr="00D56B3C" w:rsidRDefault="0005182D" w:rsidP="00D56B3C">
            <w:pPr>
              <w:pStyle w:val="Tabell"/>
              <w:rPr>
                <w:sz w:val="20"/>
                <w:szCs w:val="20"/>
                <w:lang w:val="en-US"/>
              </w:rPr>
            </w:pPr>
            <w:r w:rsidRPr="00D56B3C">
              <w:rPr>
                <w:sz w:val="20"/>
                <w:szCs w:val="20"/>
                <w:lang w:val="en-US"/>
              </w:rPr>
              <w:t>Chrysene</w:t>
            </w:r>
          </w:p>
        </w:tc>
        <w:tc>
          <w:tcPr>
            <w:tcW w:w="0" w:type="auto"/>
            <w:noWrap/>
            <w:hideMark/>
          </w:tcPr>
          <w:p w14:paraId="320A545A" w14:textId="77777777" w:rsidR="0005182D" w:rsidRPr="00D56B3C" w:rsidRDefault="0005182D" w:rsidP="00D56B3C">
            <w:pPr>
              <w:pStyle w:val="Tabell"/>
              <w:rPr>
                <w:sz w:val="20"/>
                <w:szCs w:val="20"/>
                <w:lang w:val="en-US"/>
              </w:rPr>
            </w:pPr>
            <w:r w:rsidRPr="00D56B3C">
              <w:rPr>
                <w:sz w:val="20"/>
                <w:szCs w:val="20"/>
                <w:lang w:val="en-US"/>
              </w:rPr>
              <w:t>Cry</w:t>
            </w:r>
          </w:p>
        </w:tc>
        <w:tc>
          <w:tcPr>
            <w:tcW w:w="0" w:type="auto"/>
            <w:noWrap/>
            <w:hideMark/>
          </w:tcPr>
          <w:p w14:paraId="5152D118"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712C5BBC"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61961CB3" w14:textId="77777777" w:rsidTr="00D56B3C">
        <w:trPr>
          <w:trHeight w:val="283"/>
        </w:trPr>
        <w:tc>
          <w:tcPr>
            <w:tcW w:w="0" w:type="auto"/>
            <w:noWrap/>
            <w:hideMark/>
          </w:tcPr>
          <w:p w14:paraId="12E20ECE" w14:textId="77777777" w:rsidR="0005182D" w:rsidRPr="00D56B3C" w:rsidRDefault="0005182D" w:rsidP="00D56B3C">
            <w:pPr>
              <w:pStyle w:val="Tabell"/>
              <w:rPr>
                <w:sz w:val="20"/>
                <w:szCs w:val="20"/>
                <w:lang w:val="en-US"/>
              </w:rPr>
            </w:pPr>
            <w:r w:rsidRPr="00D56B3C">
              <w:rPr>
                <w:sz w:val="20"/>
                <w:szCs w:val="20"/>
                <w:lang w:val="en-US"/>
              </w:rPr>
              <w:t>Benzo(b)fluoranthene</w:t>
            </w:r>
          </w:p>
        </w:tc>
        <w:tc>
          <w:tcPr>
            <w:tcW w:w="0" w:type="auto"/>
            <w:noWrap/>
            <w:hideMark/>
          </w:tcPr>
          <w:p w14:paraId="055EB6ED" w14:textId="77777777" w:rsidR="0005182D" w:rsidRPr="00D56B3C" w:rsidRDefault="0005182D" w:rsidP="00D56B3C">
            <w:pPr>
              <w:pStyle w:val="Tabell"/>
              <w:rPr>
                <w:sz w:val="20"/>
                <w:szCs w:val="20"/>
                <w:lang w:val="en-US"/>
              </w:rPr>
            </w:pPr>
            <w:r w:rsidRPr="00D56B3C">
              <w:rPr>
                <w:sz w:val="20"/>
                <w:szCs w:val="20"/>
                <w:lang w:val="en-US"/>
              </w:rPr>
              <w:t>B(b)F</w:t>
            </w:r>
          </w:p>
        </w:tc>
        <w:tc>
          <w:tcPr>
            <w:tcW w:w="0" w:type="auto"/>
            <w:noWrap/>
            <w:hideMark/>
          </w:tcPr>
          <w:p w14:paraId="1D9C5D85"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12BC6C5E"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6F292950" w14:textId="77777777" w:rsidTr="00D56B3C">
        <w:trPr>
          <w:trHeight w:val="283"/>
        </w:trPr>
        <w:tc>
          <w:tcPr>
            <w:tcW w:w="0" w:type="auto"/>
            <w:noWrap/>
            <w:hideMark/>
          </w:tcPr>
          <w:p w14:paraId="56D7F4F7" w14:textId="77777777" w:rsidR="0005182D" w:rsidRPr="00D56B3C" w:rsidRDefault="0005182D" w:rsidP="00D56B3C">
            <w:pPr>
              <w:pStyle w:val="Tabell"/>
              <w:rPr>
                <w:sz w:val="20"/>
                <w:szCs w:val="20"/>
                <w:lang w:val="en-US"/>
              </w:rPr>
            </w:pPr>
            <w:r w:rsidRPr="00D56B3C">
              <w:rPr>
                <w:sz w:val="20"/>
                <w:szCs w:val="20"/>
                <w:lang w:val="en-US"/>
              </w:rPr>
              <w:t>Benzo(k)fluoranthene</w:t>
            </w:r>
          </w:p>
        </w:tc>
        <w:tc>
          <w:tcPr>
            <w:tcW w:w="0" w:type="auto"/>
            <w:noWrap/>
            <w:hideMark/>
          </w:tcPr>
          <w:p w14:paraId="35DD7DD3" w14:textId="77777777" w:rsidR="0005182D" w:rsidRPr="00D56B3C" w:rsidRDefault="0005182D" w:rsidP="00D56B3C">
            <w:pPr>
              <w:pStyle w:val="Tabell"/>
              <w:rPr>
                <w:sz w:val="20"/>
                <w:szCs w:val="20"/>
                <w:lang w:val="en-US"/>
              </w:rPr>
            </w:pPr>
            <w:r w:rsidRPr="00D56B3C">
              <w:rPr>
                <w:sz w:val="20"/>
                <w:szCs w:val="20"/>
                <w:lang w:val="en-US"/>
              </w:rPr>
              <w:t>B(k)F</w:t>
            </w:r>
          </w:p>
        </w:tc>
        <w:tc>
          <w:tcPr>
            <w:tcW w:w="0" w:type="auto"/>
            <w:noWrap/>
            <w:hideMark/>
          </w:tcPr>
          <w:p w14:paraId="0D30D62E"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259563FA"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2E95DF8F" w14:textId="77777777" w:rsidTr="00D56B3C">
        <w:trPr>
          <w:trHeight w:val="283"/>
        </w:trPr>
        <w:tc>
          <w:tcPr>
            <w:tcW w:w="0" w:type="auto"/>
            <w:noWrap/>
            <w:hideMark/>
          </w:tcPr>
          <w:p w14:paraId="1922C472" w14:textId="77777777" w:rsidR="0005182D" w:rsidRPr="00D56B3C" w:rsidRDefault="0005182D" w:rsidP="00D56B3C">
            <w:pPr>
              <w:pStyle w:val="Tabell"/>
              <w:rPr>
                <w:sz w:val="20"/>
                <w:szCs w:val="20"/>
                <w:lang w:val="en-US"/>
              </w:rPr>
            </w:pPr>
            <w:r w:rsidRPr="00D56B3C">
              <w:rPr>
                <w:sz w:val="20"/>
                <w:szCs w:val="20"/>
                <w:lang w:val="en-US"/>
              </w:rPr>
              <w:t>Benzo(a)pyrene</w:t>
            </w:r>
          </w:p>
        </w:tc>
        <w:tc>
          <w:tcPr>
            <w:tcW w:w="0" w:type="auto"/>
            <w:noWrap/>
            <w:hideMark/>
          </w:tcPr>
          <w:p w14:paraId="65D70FEB" w14:textId="77777777" w:rsidR="0005182D" w:rsidRPr="00D56B3C" w:rsidRDefault="0005182D" w:rsidP="00D56B3C">
            <w:pPr>
              <w:pStyle w:val="Tabell"/>
              <w:rPr>
                <w:sz w:val="20"/>
                <w:szCs w:val="20"/>
                <w:lang w:val="en-US"/>
              </w:rPr>
            </w:pPr>
            <w:r w:rsidRPr="00D56B3C">
              <w:rPr>
                <w:sz w:val="20"/>
                <w:szCs w:val="20"/>
                <w:lang w:val="en-US"/>
              </w:rPr>
              <w:t>B(a)P</w:t>
            </w:r>
          </w:p>
        </w:tc>
        <w:tc>
          <w:tcPr>
            <w:tcW w:w="0" w:type="auto"/>
            <w:noWrap/>
            <w:hideMark/>
          </w:tcPr>
          <w:p w14:paraId="068AA7A8"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104E801F" w14:textId="77777777" w:rsidR="0005182D" w:rsidRPr="00D56B3C" w:rsidRDefault="0005182D" w:rsidP="00D56B3C">
            <w:pPr>
              <w:pStyle w:val="Tabell"/>
              <w:jc w:val="center"/>
              <w:rPr>
                <w:sz w:val="20"/>
                <w:szCs w:val="20"/>
                <w:lang w:val="en-US"/>
              </w:rPr>
            </w:pPr>
            <w:r w:rsidRPr="00D56B3C">
              <w:rPr>
                <w:sz w:val="20"/>
                <w:szCs w:val="20"/>
                <w:lang w:val="en-US"/>
              </w:rPr>
              <w:t>1</w:t>
            </w:r>
          </w:p>
        </w:tc>
      </w:tr>
      <w:tr w:rsidR="004066D0" w:rsidRPr="00D56B3C" w14:paraId="1310309E" w14:textId="77777777" w:rsidTr="00D56B3C">
        <w:trPr>
          <w:trHeight w:val="283"/>
        </w:trPr>
        <w:tc>
          <w:tcPr>
            <w:tcW w:w="0" w:type="auto"/>
            <w:noWrap/>
            <w:hideMark/>
          </w:tcPr>
          <w:p w14:paraId="46AE3090" w14:textId="77777777" w:rsidR="0005182D" w:rsidRPr="00D56B3C" w:rsidRDefault="0005182D" w:rsidP="00D56B3C">
            <w:pPr>
              <w:pStyle w:val="Tabell"/>
              <w:rPr>
                <w:sz w:val="20"/>
                <w:szCs w:val="20"/>
                <w:lang w:val="en-US"/>
              </w:rPr>
            </w:pPr>
            <w:proofErr w:type="spellStart"/>
            <w:r w:rsidRPr="00D56B3C">
              <w:rPr>
                <w:sz w:val="20"/>
                <w:szCs w:val="20"/>
                <w:lang w:val="en-US"/>
              </w:rPr>
              <w:t>Indeno</w:t>
            </w:r>
            <w:proofErr w:type="spellEnd"/>
            <w:r w:rsidRPr="00D56B3C">
              <w:rPr>
                <w:sz w:val="20"/>
                <w:szCs w:val="20"/>
                <w:lang w:val="en-US"/>
              </w:rPr>
              <w:t>(1,2,3-</w:t>
            </w:r>
            <w:proofErr w:type="gramStart"/>
            <w:r w:rsidRPr="00D56B3C">
              <w:rPr>
                <w:sz w:val="20"/>
                <w:szCs w:val="20"/>
                <w:lang w:val="en-US"/>
              </w:rPr>
              <w:t>cd)pyrene</w:t>
            </w:r>
            <w:proofErr w:type="gramEnd"/>
          </w:p>
        </w:tc>
        <w:tc>
          <w:tcPr>
            <w:tcW w:w="0" w:type="auto"/>
            <w:noWrap/>
            <w:hideMark/>
          </w:tcPr>
          <w:p w14:paraId="2389E652" w14:textId="77777777" w:rsidR="0005182D" w:rsidRPr="00D56B3C" w:rsidRDefault="0005182D" w:rsidP="00D56B3C">
            <w:pPr>
              <w:pStyle w:val="Tabell"/>
              <w:rPr>
                <w:sz w:val="20"/>
                <w:szCs w:val="20"/>
                <w:lang w:val="en-US"/>
              </w:rPr>
            </w:pPr>
            <w:r w:rsidRPr="00D56B3C">
              <w:rPr>
                <w:sz w:val="20"/>
                <w:szCs w:val="20"/>
                <w:lang w:val="en-US"/>
              </w:rPr>
              <w:t>IP</w:t>
            </w:r>
          </w:p>
        </w:tc>
        <w:tc>
          <w:tcPr>
            <w:tcW w:w="0" w:type="auto"/>
            <w:noWrap/>
            <w:hideMark/>
          </w:tcPr>
          <w:p w14:paraId="7C55A1BD"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7C2ADA93"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63476BE0" w14:textId="77777777" w:rsidTr="00D56B3C">
        <w:trPr>
          <w:trHeight w:val="283"/>
        </w:trPr>
        <w:tc>
          <w:tcPr>
            <w:tcW w:w="0" w:type="auto"/>
            <w:noWrap/>
            <w:hideMark/>
          </w:tcPr>
          <w:p w14:paraId="6F25D092" w14:textId="77777777" w:rsidR="0005182D" w:rsidRPr="00D56B3C" w:rsidRDefault="0005182D" w:rsidP="00D56B3C">
            <w:pPr>
              <w:pStyle w:val="Tabell"/>
              <w:rPr>
                <w:sz w:val="20"/>
                <w:szCs w:val="20"/>
                <w:lang w:val="en-US"/>
              </w:rPr>
            </w:pPr>
            <w:r w:rsidRPr="00D56B3C">
              <w:rPr>
                <w:sz w:val="20"/>
                <w:szCs w:val="20"/>
                <w:lang w:val="en-US"/>
              </w:rPr>
              <w:t>Benzo(</w:t>
            </w:r>
            <w:proofErr w:type="spellStart"/>
            <w:r w:rsidRPr="00D56B3C">
              <w:rPr>
                <w:sz w:val="20"/>
                <w:szCs w:val="20"/>
                <w:lang w:val="en-US"/>
              </w:rPr>
              <w:t>ghi</w:t>
            </w:r>
            <w:proofErr w:type="spellEnd"/>
            <w:r w:rsidRPr="00D56B3C">
              <w:rPr>
                <w:sz w:val="20"/>
                <w:szCs w:val="20"/>
                <w:lang w:val="en-US"/>
              </w:rPr>
              <w:t>)perylene</w:t>
            </w:r>
          </w:p>
        </w:tc>
        <w:tc>
          <w:tcPr>
            <w:tcW w:w="0" w:type="auto"/>
            <w:noWrap/>
            <w:hideMark/>
          </w:tcPr>
          <w:p w14:paraId="18BF7391" w14:textId="77777777" w:rsidR="0005182D" w:rsidRPr="00D56B3C" w:rsidRDefault="0005182D" w:rsidP="00D56B3C">
            <w:pPr>
              <w:pStyle w:val="Tabell"/>
              <w:rPr>
                <w:sz w:val="20"/>
                <w:szCs w:val="20"/>
                <w:lang w:val="en-US"/>
              </w:rPr>
            </w:pPr>
            <w:r w:rsidRPr="00D56B3C">
              <w:rPr>
                <w:sz w:val="20"/>
                <w:szCs w:val="20"/>
                <w:lang w:val="en-US"/>
              </w:rPr>
              <w:t>B(</w:t>
            </w:r>
            <w:proofErr w:type="spellStart"/>
            <w:r w:rsidRPr="00D56B3C">
              <w:rPr>
                <w:sz w:val="20"/>
                <w:szCs w:val="20"/>
                <w:lang w:val="en-US"/>
              </w:rPr>
              <w:t>ghi</w:t>
            </w:r>
            <w:proofErr w:type="spellEnd"/>
            <w:r w:rsidRPr="00D56B3C">
              <w:rPr>
                <w:sz w:val="20"/>
                <w:szCs w:val="20"/>
                <w:lang w:val="en-US"/>
              </w:rPr>
              <w:t>)P</w:t>
            </w:r>
          </w:p>
        </w:tc>
        <w:tc>
          <w:tcPr>
            <w:tcW w:w="0" w:type="auto"/>
            <w:noWrap/>
            <w:hideMark/>
          </w:tcPr>
          <w:p w14:paraId="03C14557"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288DCEE8"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6FEA79FE" w14:textId="77777777" w:rsidTr="00D56B3C">
        <w:trPr>
          <w:trHeight w:val="283"/>
        </w:trPr>
        <w:tc>
          <w:tcPr>
            <w:tcW w:w="0" w:type="auto"/>
            <w:noWrap/>
            <w:hideMark/>
          </w:tcPr>
          <w:p w14:paraId="46026929" w14:textId="77777777" w:rsidR="0005182D" w:rsidRPr="00D56B3C" w:rsidRDefault="0005182D" w:rsidP="00D56B3C">
            <w:pPr>
              <w:pStyle w:val="Tabell"/>
              <w:rPr>
                <w:sz w:val="20"/>
                <w:szCs w:val="20"/>
                <w:lang w:val="en-US"/>
              </w:rPr>
            </w:pPr>
            <w:proofErr w:type="spellStart"/>
            <w:r w:rsidRPr="00D56B3C">
              <w:rPr>
                <w:sz w:val="20"/>
                <w:szCs w:val="20"/>
                <w:lang w:val="en-US"/>
              </w:rPr>
              <w:t>Dibenz</w:t>
            </w:r>
            <w:proofErr w:type="spellEnd"/>
            <w:r w:rsidRPr="00D56B3C">
              <w:rPr>
                <w:sz w:val="20"/>
                <w:szCs w:val="20"/>
                <w:lang w:val="en-US"/>
              </w:rPr>
              <w:t>(ah)anthracene</w:t>
            </w:r>
          </w:p>
        </w:tc>
        <w:tc>
          <w:tcPr>
            <w:tcW w:w="0" w:type="auto"/>
            <w:noWrap/>
            <w:hideMark/>
          </w:tcPr>
          <w:p w14:paraId="65891C3D" w14:textId="77777777" w:rsidR="0005182D" w:rsidRPr="00D56B3C" w:rsidRDefault="0005182D" w:rsidP="00D56B3C">
            <w:pPr>
              <w:pStyle w:val="Tabell"/>
              <w:rPr>
                <w:sz w:val="20"/>
                <w:szCs w:val="20"/>
                <w:lang w:val="en-US"/>
              </w:rPr>
            </w:pPr>
            <w:proofErr w:type="gramStart"/>
            <w:r w:rsidRPr="00D56B3C">
              <w:rPr>
                <w:sz w:val="20"/>
                <w:szCs w:val="20"/>
                <w:lang w:val="en-US"/>
              </w:rPr>
              <w:t>DB(</w:t>
            </w:r>
            <w:proofErr w:type="gramEnd"/>
            <w:r w:rsidRPr="00D56B3C">
              <w:rPr>
                <w:sz w:val="20"/>
                <w:szCs w:val="20"/>
                <w:lang w:val="en-US"/>
              </w:rPr>
              <w:t>ah)A</w:t>
            </w:r>
          </w:p>
        </w:tc>
        <w:tc>
          <w:tcPr>
            <w:tcW w:w="0" w:type="auto"/>
            <w:noWrap/>
            <w:hideMark/>
          </w:tcPr>
          <w:p w14:paraId="580D41E6"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0FA60A6C" w14:textId="77777777" w:rsidR="0005182D" w:rsidRPr="00D56B3C" w:rsidRDefault="0005182D" w:rsidP="00D56B3C">
            <w:pPr>
              <w:pStyle w:val="Tabell"/>
              <w:jc w:val="center"/>
              <w:rPr>
                <w:sz w:val="20"/>
                <w:szCs w:val="20"/>
                <w:lang w:val="en-US"/>
              </w:rPr>
            </w:pPr>
            <w:r w:rsidRPr="00D56B3C">
              <w:rPr>
                <w:sz w:val="20"/>
                <w:szCs w:val="20"/>
                <w:lang w:val="en-US"/>
              </w:rPr>
              <w:t>1</w:t>
            </w:r>
          </w:p>
        </w:tc>
      </w:tr>
      <w:tr w:rsidR="0005182D" w:rsidRPr="00D56B3C" w14:paraId="788AA967" w14:textId="77777777" w:rsidTr="00D56B3C">
        <w:trPr>
          <w:trHeight w:val="283"/>
        </w:trPr>
        <w:tc>
          <w:tcPr>
            <w:tcW w:w="0" w:type="auto"/>
            <w:shd w:val="clear" w:color="auto" w:fill="D9D9D9" w:themeFill="background1" w:themeFillShade="D9"/>
            <w:noWrap/>
            <w:hideMark/>
          </w:tcPr>
          <w:p w14:paraId="66255F4C" w14:textId="77777777" w:rsidR="0005182D" w:rsidRPr="00D56B3C" w:rsidRDefault="0005182D" w:rsidP="00D56B3C">
            <w:pPr>
              <w:pStyle w:val="Tabell"/>
              <w:rPr>
                <w:b/>
                <w:bCs/>
                <w:sz w:val="20"/>
                <w:szCs w:val="20"/>
                <w:lang w:val="en-US"/>
              </w:rPr>
            </w:pPr>
            <w:r w:rsidRPr="00D56B3C">
              <w:rPr>
                <w:b/>
                <w:bCs/>
                <w:sz w:val="20"/>
                <w:szCs w:val="20"/>
                <w:lang w:val="en-US"/>
              </w:rPr>
              <w:t>PCDD/F-17</w:t>
            </w:r>
          </w:p>
        </w:tc>
        <w:tc>
          <w:tcPr>
            <w:tcW w:w="0" w:type="auto"/>
            <w:shd w:val="clear" w:color="auto" w:fill="D9D9D9" w:themeFill="background1" w:themeFillShade="D9"/>
            <w:noWrap/>
            <w:hideMark/>
          </w:tcPr>
          <w:p w14:paraId="42C5E53D" w14:textId="77777777" w:rsidR="0005182D" w:rsidRPr="00D56B3C" w:rsidRDefault="0005182D" w:rsidP="00D56B3C">
            <w:pPr>
              <w:pStyle w:val="Tabell"/>
              <w:rPr>
                <w:b/>
                <w:bCs/>
                <w:sz w:val="20"/>
                <w:szCs w:val="20"/>
                <w:lang w:val="en-US"/>
              </w:rPr>
            </w:pPr>
            <w:r w:rsidRPr="00D56B3C">
              <w:rPr>
                <w:b/>
                <w:bCs/>
                <w:sz w:val="20"/>
                <w:szCs w:val="20"/>
                <w:lang w:val="en-US"/>
              </w:rPr>
              <w:t>Abbreviation</w:t>
            </w:r>
          </w:p>
        </w:tc>
        <w:tc>
          <w:tcPr>
            <w:tcW w:w="0" w:type="auto"/>
            <w:shd w:val="clear" w:color="auto" w:fill="D9D9D9" w:themeFill="background1" w:themeFillShade="D9"/>
            <w:noWrap/>
            <w:hideMark/>
          </w:tcPr>
          <w:p w14:paraId="3CF82DF3" w14:textId="0E8ADDA9" w:rsidR="0005182D" w:rsidRPr="00D56B3C" w:rsidRDefault="0005182D" w:rsidP="00D56B3C">
            <w:pPr>
              <w:pStyle w:val="Tabell"/>
              <w:rPr>
                <w:b/>
                <w:bCs/>
                <w:sz w:val="20"/>
                <w:szCs w:val="20"/>
                <w:lang w:val="en-US"/>
              </w:rPr>
            </w:pPr>
            <w:r w:rsidRPr="00D56B3C">
              <w:rPr>
                <w:b/>
                <w:bCs/>
                <w:sz w:val="20"/>
                <w:szCs w:val="20"/>
                <w:lang w:val="en-US"/>
              </w:rPr>
              <w:t>Chlorines</w:t>
            </w:r>
          </w:p>
        </w:tc>
        <w:tc>
          <w:tcPr>
            <w:tcW w:w="0" w:type="auto"/>
            <w:shd w:val="clear" w:color="auto" w:fill="D9D9D9" w:themeFill="background1" w:themeFillShade="D9"/>
            <w:noWrap/>
            <w:hideMark/>
          </w:tcPr>
          <w:p w14:paraId="1807A67C" w14:textId="77777777" w:rsidR="0005182D" w:rsidRPr="00D56B3C" w:rsidRDefault="0005182D" w:rsidP="00D56B3C">
            <w:pPr>
              <w:pStyle w:val="Tabell"/>
              <w:rPr>
                <w:b/>
                <w:bCs/>
                <w:sz w:val="20"/>
                <w:szCs w:val="20"/>
                <w:lang w:val="en-US"/>
              </w:rPr>
            </w:pPr>
            <w:r w:rsidRPr="00D56B3C">
              <w:rPr>
                <w:b/>
                <w:bCs/>
                <w:sz w:val="20"/>
                <w:szCs w:val="20"/>
                <w:lang w:val="en-US"/>
              </w:rPr>
              <w:t>TEF</w:t>
            </w:r>
          </w:p>
        </w:tc>
      </w:tr>
      <w:tr w:rsidR="004066D0" w:rsidRPr="00D56B3C" w14:paraId="4AD09DC7" w14:textId="77777777" w:rsidTr="00D56B3C">
        <w:trPr>
          <w:trHeight w:val="283"/>
        </w:trPr>
        <w:tc>
          <w:tcPr>
            <w:tcW w:w="0" w:type="auto"/>
            <w:noWrap/>
            <w:hideMark/>
          </w:tcPr>
          <w:p w14:paraId="7A91C3C2" w14:textId="77777777" w:rsidR="0005182D" w:rsidRPr="00D56B3C" w:rsidRDefault="0005182D" w:rsidP="00D56B3C">
            <w:pPr>
              <w:pStyle w:val="Tabell"/>
              <w:rPr>
                <w:sz w:val="20"/>
                <w:szCs w:val="20"/>
                <w:lang w:val="en-US"/>
              </w:rPr>
            </w:pPr>
            <w:r w:rsidRPr="00D56B3C">
              <w:rPr>
                <w:sz w:val="20"/>
                <w:szCs w:val="20"/>
                <w:lang w:val="en-US"/>
              </w:rPr>
              <w:t>2,3,7,8-Tetrachlorodibenzodioxin</w:t>
            </w:r>
          </w:p>
        </w:tc>
        <w:tc>
          <w:tcPr>
            <w:tcW w:w="0" w:type="auto"/>
            <w:noWrap/>
            <w:hideMark/>
          </w:tcPr>
          <w:p w14:paraId="450FE6AF" w14:textId="77777777" w:rsidR="0005182D" w:rsidRPr="00D56B3C" w:rsidRDefault="0005182D" w:rsidP="00D56B3C">
            <w:pPr>
              <w:pStyle w:val="Tabell"/>
              <w:rPr>
                <w:sz w:val="20"/>
                <w:szCs w:val="20"/>
                <w:lang w:val="en-US"/>
              </w:rPr>
            </w:pPr>
            <w:r w:rsidRPr="00D56B3C">
              <w:rPr>
                <w:sz w:val="20"/>
                <w:szCs w:val="20"/>
                <w:lang w:val="en-US"/>
              </w:rPr>
              <w:t>2,3,7,8-TCDD</w:t>
            </w:r>
          </w:p>
        </w:tc>
        <w:tc>
          <w:tcPr>
            <w:tcW w:w="0" w:type="auto"/>
            <w:noWrap/>
            <w:hideMark/>
          </w:tcPr>
          <w:p w14:paraId="0E118F22"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52ACD0BC" w14:textId="77777777" w:rsidR="0005182D" w:rsidRPr="00D56B3C" w:rsidRDefault="0005182D" w:rsidP="00D56B3C">
            <w:pPr>
              <w:pStyle w:val="Tabell"/>
              <w:jc w:val="center"/>
              <w:rPr>
                <w:sz w:val="20"/>
                <w:szCs w:val="20"/>
                <w:lang w:val="en-US"/>
              </w:rPr>
            </w:pPr>
            <w:r w:rsidRPr="00D56B3C">
              <w:rPr>
                <w:sz w:val="20"/>
                <w:szCs w:val="20"/>
                <w:lang w:val="en-US"/>
              </w:rPr>
              <w:t>1</w:t>
            </w:r>
          </w:p>
        </w:tc>
      </w:tr>
      <w:tr w:rsidR="004066D0" w:rsidRPr="00D56B3C" w14:paraId="16414FF1" w14:textId="77777777" w:rsidTr="00D56B3C">
        <w:trPr>
          <w:trHeight w:val="283"/>
        </w:trPr>
        <w:tc>
          <w:tcPr>
            <w:tcW w:w="0" w:type="auto"/>
            <w:noWrap/>
            <w:hideMark/>
          </w:tcPr>
          <w:p w14:paraId="4041C132" w14:textId="77777777" w:rsidR="0005182D" w:rsidRPr="00D56B3C" w:rsidRDefault="0005182D" w:rsidP="00D56B3C">
            <w:pPr>
              <w:pStyle w:val="Tabell"/>
              <w:rPr>
                <w:sz w:val="20"/>
                <w:szCs w:val="20"/>
                <w:lang w:val="en-US"/>
              </w:rPr>
            </w:pPr>
            <w:r w:rsidRPr="00D56B3C">
              <w:rPr>
                <w:sz w:val="20"/>
                <w:szCs w:val="20"/>
                <w:lang w:val="en-US"/>
              </w:rPr>
              <w:t>1,2,3,7,8-Pentachlorodibenzodioxin</w:t>
            </w:r>
          </w:p>
        </w:tc>
        <w:tc>
          <w:tcPr>
            <w:tcW w:w="0" w:type="auto"/>
            <w:noWrap/>
            <w:hideMark/>
          </w:tcPr>
          <w:p w14:paraId="359D7634" w14:textId="77777777" w:rsidR="0005182D" w:rsidRPr="00D56B3C" w:rsidRDefault="0005182D" w:rsidP="00D56B3C">
            <w:pPr>
              <w:pStyle w:val="Tabell"/>
              <w:rPr>
                <w:sz w:val="20"/>
                <w:szCs w:val="20"/>
                <w:lang w:val="en-US"/>
              </w:rPr>
            </w:pPr>
            <w:r w:rsidRPr="00D56B3C">
              <w:rPr>
                <w:sz w:val="20"/>
                <w:szCs w:val="20"/>
                <w:lang w:val="en-US"/>
              </w:rPr>
              <w:t>1,2,3,7,8-PeCDD</w:t>
            </w:r>
          </w:p>
        </w:tc>
        <w:tc>
          <w:tcPr>
            <w:tcW w:w="0" w:type="auto"/>
            <w:noWrap/>
            <w:hideMark/>
          </w:tcPr>
          <w:p w14:paraId="74CC76F7"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62FCC5E8" w14:textId="77777777" w:rsidR="0005182D" w:rsidRPr="00D56B3C" w:rsidRDefault="0005182D" w:rsidP="00D56B3C">
            <w:pPr>
              <w:pStyle w:val="Tabell"/>
              <w:jc w:val="center"/>
              <w:rPr>
                <w:sz w:val="20"/>
                <w:szCs w:val="20"/>
                <w:lang w:val="en-US"/>
              </w:rPr>
            </w:pPr>
            <w:r w:rsidRPr="00D56B3C">
              <w:rPr>
                <w:sz w:val="20"/>
                <w:szCs w:val="20"/>
                <w:lang w:val="en-US"/>
              </w:rPr>
              <w:t>1</w:t>
            </w:r>
          </w:p>
        </w:tc>
      </w:tr>
      <w:tr w:rsidR="004066D0" w:rsidRPr="00D56B3C" w14:paraId="1B57D1BA" w14:textId="77777777" w:rsidTr="00D56B3C">
        <w:trPr>
          <w:trHeight w:val="283"/>
        </w:trPr>
        <w:tc>
          <w:tcPr>
            <w:tcW w:w="0" w:type="auto"/>
            <w:noWrap/>
            <w:hideMark/>
          </w:tcPr>
          <w:p w14:paraId="62A49149" w14:textId="77777777" w:rsidR="0005182D" w:rsidRPr="00D56B3C" w:rsidRDefault="0005182D" w:rsidP="00D56B3C">
            <w:pPr>
              <w:pStyle w:val="Tabell"/>
              <w:rPr>
                <w:sz w:val="20"/>
                <w:szCs w:val="20"/>
                <w:lang w:val="en-US"/>
              </w:rPr>
            </w:pPr>
            <w:r w:rsidRPr="00D56B3C">
              <w:rPr>
                <w:sz w:val="20"/>
                <w:szCs w:val="20"/>
                <w:lang w:val="en-US"/>
              </w:rPr>
              <w:t>1,2,3,4,7,8-Hexachlorodibenxodioxin</w:t>
            </w:r>
          </w:p>
        </w:tc>
        <w:tc>
          <w:tcPr>
            <w:tcW w:w="0" w:type="auto"/>
            <w:noWrap/>
            <w:hideMark/>
          </w:tcPr>
          <w:p w14:paraId="5E669B53" w14:textId="77777777" w:rsidR="0005182D" w:rsidRPr="00D56B3C" w:rsidRDefault="0005182D" w:rsidP="00D56B3C">
            <w:pPr>
              <w:pStyle w:val="Tabell"/>
              <w:rPr>
                <w:sz w:val="20"/>
                <w:szCs w:val="20"/>
                <w:lang w:val="en-US"/>
              </w:rPr>
            </w:pPr>
            <w:r w:rsidRPr="00D56B3C">
              <w:rPr>
                <w:sz w:val="20"/>
                <w:szCs w:val="20"/>
                <w:lang w:val="en-US"/>
              </w:rPr>
              <w:t>1,2,3,4,7,8-HxCDD</w:t>
            </w:r>
          </w:p>
        </w:tc>
        <w:tc>
          <w:tcPr>
            <w:tcW w:w="0" w:type="auto"/>
            <w:noWrap/>
            <w:hideMark/>
          </w:tcPr>
          <w:p w14:paraId="21619805"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3811BBA1"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125C543F" w14:textId="77777777" w:rsidTr="00D56B3C">
        <w:trPr>
          <w:trHeight w:val="283"/>
        </w:trPr>
        <w:tc>
          <w:tcPr>
            <w:tcW w:w="0" w:type="auto"/>
            <w:noWrap/>
            <w:hideMark/>
          </w:tcPr>
          <w:p w14:paraId="131595EE" w14:textId="77777777" w:rsidR="0005182D" w:rsidRPr="00D56B3C" w:rsidRDefault="0005182D" w:rsidP="00D56B3C">
            <w:pPr>
              <w:pStyle w:val="Tabell"/>
              <w:rPr>
                <w:sz w:val="20"/>
                <w:szCs w:val="20"/>
                <w:lang w:val="en-US"/>
              </w:rPr>
            </w:pPr>
            <w:r w:rsidRPr="00D56B3C">
              <w:rPr>
                <w:sz w:val="20"/>
                <w:szCs w:val="20"/>
                <w:lang w:val="en-US"/>
              </w:rPr>
              <w:t>1,2,3,6,7,8-Hexachlorodibenxodioxin</w:t>
            </w:r>
          </w:p>
        </w:tc>
        <w:tc>
          <w:tcPr>
            <w:tcW w:w="0" w:type="auto"/>
            <w:noWrap/>
            <w:hideMark/>
          </w:tcPr>
          <w:p w14:paraId="3E257845" w14:textId="77777777" w:rsidR="0005182D" w:rsidRPr="00D56B3C" w:rsidRDefault="0005182D" w:rsidP="00D56B3C">
            <w:pPr>
              <w:pStyle w:val="Tabell"/>
              <w:rPr>
                <w:sz w:val="20"/>
                <w:szCs w:val="20"/>
                <w:lang w:val="en-US"/>
              </w:rPr>
            </w:pPr>
            <w:r w:rsidRPr="00D56B3C">
              <w:rPr>
                <w:sz w:val="20"/>
                <w:szCs w:val="20"/>
                <w:lang w:val="en-US"/>
              </w:rPr>
              <w:t>1,2,3,6,7,8-HxCDD</w:t>
            </w:r>
          </w:p>
        </w:tc>
        <w:tc>
          <w:tcPr>
            <w:tcW w:w="0" w:type="auto"/>
            <w:noWrap/>
            <w:hideMark/>
          </w:tcPr>
          <w:p w14:paraId="3E83BA5F"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5E91970A"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4E277F1E" w14:textId="77777777" w:rsidTr="00D56B3C">
        <w:trPr>
          <w:trHeight w:val="283"/>
        </w:trPr>
        <w:tc>
          <w:tcPr>
            <w:tcW w:w="0" w:type="auto"/>
            <w:noWrap/>
            <w:hideMark/>
          </w:tcPr>
          <w:p w14:paraId="7B18A0CB" w14:textId="77777777" w:rsidR="0005182D" w:rsidRPr="00D56B3C" w:rsidRDefault="0005182D" w:rsidP="00D56B3C">
            <w:pPr>
              <w:pStyle w:val="Tabell"/>
              <w:rPr>
                <w:sz w:val="20"/>
                <w:szCs w:val="20"/>
                <w:lang w:val="en-US"/>
              </w:rPr>
            </w:pPr>
            <w:r w:rsidRPr="00D56B3C">
              <w:rPr>
                <w:sz w:val="20"/>
                <w:szCs w:val="20"/>
                <w:lang w:val="en-US"/>
              </w:rPr>
              <w:t>1,2,3,7,8,9-Hexachlorodibenxodioxin</w:t>
            </w:r>
          </w:p>
        </w:tc>
        <w:tc>
          <w:tcPr>
            <w:tcW w:w="0" w:type="auto"/>
            <w:noWrap/>
            <w:hideMark/>
          </w:tcPr>
          <w:p w14:paraId="7ADD7684" w14:textId="77777777" w:rsidR="0005182D" w:rsidRPr="00D56B3C" w:rsidRDefault="0005182D" w:rsidP="00D56B3C">
            <w:pPr>
              <w:pStyle w:val="Tabell"/>
              <w:rPr>
                <w:sz w:val="20"/>
                <w:szCs w:val="20"/>
                <w:lang w:val="en-US"/>
              </w:rPr>
            </w:pPr>
            <w:r w:rsidRPr="00D56B3C">
              <w:rPr>
                <w:sz w:val="20"/>
                <w:szCs w:val="20"/>
                <w:lang w:val="en-US"/>
              </w:rPr>
              <w:t>1,2,3,7,8,9-HxCDD</w:t>
            </w:r>
          </w:p>
        </w:tc>
        <w:tc>
          <w:tcPr>
            <w:tcW w:w="0" w:type="auto"/>
            <w:noWrap/>
            <w:hideMark/>
          </w:tcPr>
          <w:p w14:paraId="1D18A004"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54BF68E2"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444B8326" w14:textId="77777777" w:rsidTr="00D56B3C">
        <w:trPr>
          <w:trHeight w:val="283"/>
        </w:trPr>
        <w:tc>
          <w:tcPr>
            <w:tcW w:w="0" w:type="auto"/>
            <w:noWrap/>
            <w:hideMark/>
          </w:tcPr>
          <w:p w14:paraId="5C4473A5" w14:textId="77777777" w:rsidR="0005182D" w:rsidRPr="00D56B3C" w:rsidRDefault="0005182D" w:rsidP="00D56B3C">
            <w:pPr>
              <w:pStyle w:val="Tabell"/>
              <w:rPr>
                <w:sz w:val="20"/>
                <w:szCs w:val="20"/>
                <w:lang w:val="en-US"/>
              </w:rPr>
            </w:pPr>
            <w:r w:rsidRPr="00D56B3C">
              <w:rPr>
                <w:sz w:val="20"/>
                <w:szCs w:val="20"/>
                <w:lang w:val="en-US"/>
              </w:rPr>
              <w:t>1,2,3,4,6,7,8-Heptachlorodibenxodioxin</w:t>
            </w:r>
          </w:p>
        </w:tc>
        <w:tc>
          <w:tcPr>
            <w:tcW w:w="0" w:type="auto"/>
            <w:noWrap/>
            <w:hideMark/>
          </w:tcPr>
          <w:p w14:paraId="4915614D" w14:textId="77777777" w:rsidR="0005182D" w:rsidRPr="00D56B3C" w:rsidRDefault="0005182D" w:rsidP="00D56B3C">
            <w:pPr>
              <w:pStyle w:val="Tabell"/>
              <w:rPr>
                <w:sz w:val="20"/>
                <w:szCs w:val="20"/>
                <w:lang w:val="en-US"/>
              </w:rPr>
            </w:pPr>
            <w:r w:rsidRPr="00D56B3C">
              <w:rPr>
                <w:sz w:val="20"/>
                <w:szCs w:val="20"/>
                <w:lang w:val="en-US"/>
              </w:rPr>
              <w:t>1,2,3,4,6,7,8-HpCDD</w:t>
            </w:r>
          </w:p>
        </w:tc>
        <w:tc>
          <w:tcPr>
            <w:tcW w:w="0" w:type="auto"/>
            <w:noWrap/>
            <w:hideMark/>
          </w:tcPr>
          <w:p w14:paraId="54429113" w14:textId="77777777" w:rsidR="0005182D" w:rsidRPr="00D56B3C" w:rsidRDefault="0005182D" w:rsidP="00D56B3C">
            <w:pPr>
              <w:pStyle w:val="Tabell"/>
              <w:jc w:val="center"/>
              <w:rPr>
                <w:sz w:val="20"/>
                <w:szCs w:val="20"/>
                <w:lang w:val="en-US"/>
              </w:rPr>
            </w:pPr>
            <w:r w:rsidRPr="00D56B3C">
              <w:rPr>
                <w:sz w:val="20"/>
                <w:szCs w:val="20"/>
                <w:lang w:val="en-US"/>
              </w:rPr>
              <w:t>7</w:t>
            </w:r>
          </w:p>
        </w:tc>
        <w:tc>
          <w:tcPr>
            <w:tcW w:w="0" w:type="auto"/>
            <w:noWrap/>
            <w:hideMark/>
          </w:tcPr>
          <w:p w14:paraId="18C47865"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782BB49D" w14:textId="77777777" w:rsidTr="00D56B3C">
        <w:trPr>
          <w:trHeight w:val="283"/>
        </w:trPr>
        <w:tc>
          <w:tcPr>
            <w:tcW w:w="0" w:type="auto"/>
            <w:noWrap/>
            <w:hideMark/>
          </w:tcPr>
          <w:p w14:paraId="1FF31515" w14:textId="77777777" w:rsidR="0005182D" w:rsidRPr="00D56B3C" w:rsidRDefault="0005182D" w:rsidP="00D56B3C">
            <w:pPr>
              <w:pStyle w:val="Tabell"/>
              <w:rPr>
                <w:sz w:val="20"/>
                <w:szCs w:val="20"/>
                <w:lang w:val="en-US"/>
              </w:rPr>
            </w:pPr>
            <w:proofErr w:type="spellStart"/>
            <w:r w:rsidRPr="00D56B3C">
              <w:rPr>
                <w:sz w:val="20"/>
                <w:szCs w:val="20"/>
                <w:lang w:val="en-US"/>
              </w:rPr>
              <w:t>Octachlorodibenzodioxin</w:t>
            </w:r>
            <w:proofErr w:type="spellEnd"/>
          </w:p>
        </w:tc>
        <w:tc>
          <w:tcPr>
            <w:tcW w:w="0" w:type="auto"/>
            <w:noWrap/>
            <w:hideMark/>
          </w:tcPr>
          <w:p w14:paraId="4B7C9D05" w14:textId="77777777" w:rsidR="0005182D" w:rsidRPr="00D56B3C" w:rsidRDefault="0005182D" w:rsidP="00D56B3C">
            <w:pPr>
              <w:pStyle w:val="Tabell"/>
              <w:rPr>
                <w:sz w:val="20"/>
                <w:szCs w:val="20"/>
                <w:lang w:val="en-US"/>
              </w:rPr>
            </w:pPr>
            <w:r w:rsidRPr="00D56B3C">
              <w:rPr>
                <w:sz w:val="20"/>
                <w:szCs w:val="20"/>
                <w:lang w:val="en-US"/>
              </w:rPr>
              <w:t>OCDD</w:t>
            </w:r>
          </w:p>
        </w:tc>
        <w:tc>
          <w:tcPr>
            <w:tcW w:w="0" w:type="auto"/>
            <w:noWrap/>
            <w:hideMark/>
          </w:tcPr>
          <w:p w14:paraId="06A0B338" w14:textId="77777777" w:rsidR="0005182D" w:rsidRPr="00D56B3C" w:rsidRDefault="0005182D" w:rsidP="00D56B3C">
            <w:pPr>
              <w:pStyle w:val="Tabell"/>
              <w:jc w:val="center"/>
              <w:rPr>
                <w:sz w:val="20"/>
                <w:szCs w:val="20"/>
                <w:lang w:val="en-US"/>
              </w:rPr>
            </w:pPr>
            <w:r w:rsidRPr="00D56B3C">
              <w:rPr>
                <w:sz w:val="20"/>
                <w:szCs w:val="20"/>
                <w:lang w:val="en-US"/>
              </w:rPr>
              <w:t>8</w:t>
            </w:r>
          </w:p>
        </w:tc>
        <w:tc>
          <w:tcPr>
            <w:tcW w:w="0" w:type="auto"/>
            <w:noWrap/>
            <w:hideMark/>
          </w:tcPr>
          <w:p w14:paraId="5E081C1F" w14:textId="77777777" w:rsidR="0005182D" w:rsidRPr="00D56B3C" w:rsidRDefault="0005182D" w:rsidP="00D56B3C">
            <w:pPr>
              <w:pStyle w:val="Tabell"/>
              <w:jc w:val="center"/>
              <w:rPr>
                <w:sz w:val="20"/>
                <w:szCs w:val="20"/>
                <w:lang w:val="en-US"/>
              </w:rPr>
            </w:pPr>
            <w:r w:rsidRPr="00D56B3C">
              <w:rPr>
                <w:sz w:val="20"/>
                <w:szCs w:val="20"/>
                <w:lang w:val="en-US"/>
              </w:rPr>
              <w:t>0.003</w:t>
            </w:r>
          </w:p>
        </w:tc>
      </w:tr>
      <w:tr w:rsidR="004066D0" w:rsidRPr="00D56B3C" w14:paraId="0323F566" w14:textId="77777777" w:rsidTr="00D56B3C">
        <w:trPr>
          <w:trHeight w:val="283"/>
        </w:trPr>
        <w:tc>
          <w:tcPr>
            <w:tcW w:w="0" w:type="auto"/>
            <w:noWrap/>
            <w:hideMark/>
          </w:tcPr>
          <w:p w14:paraId="3FBCE5B1" w14:textId="77777777" w:rsidR="0005182D" w:rsidRPr="00D56B3C" w:rsidRDefault="0005182D" w:rsidP="00D56B3C">
            <w:pPr>
              <w:pStyle w:val="Tabell"/>
              <w:rPr>
                <w:sz w:val="20"/>
                <w:szCs w:val="20"/>
                <w:lang w:val="en-US"/>
              </w:rPr>
            </w:pPr>
            <w:r w:rsidRPr="00D56B3C">
              <w:rPr>
                <w:sz w:val="20"/>
                <w:szCs w:val="20"/>
                <w:lang w:val="en-US"/>
              </w:rPr>
              <w:t>2,3,7,8-Tetrachlorodibenzofuran</w:t>
            </w:r>
          </w:p>
        </w:tc>
        <w:tc>
          <w:tcPr>
            <w:tcW w:w="0" w:type="auto"/>
            <w:noWrap/>
            <w:hideMark/>
          </w:tcPr>
          <w:p w14:paraId="4CC49E7A" w14:textId="77777777" w:rsidR="0005182D" w:rsidRPr="00D56B3C" w:rsidRDefault="0005182D" w:rsidP="00D56B3C">
            <w:pPr>
              <w:pStyle w:val="Tabell"/>
              <w:rPr>
                <w:sz w:val="20"/>
                <w:szCs w:val="20"/>
                <w:lang w:val="en-US"/>
              </w:rPr>
            </w:pPr>
            <w:r w:rsidRPr="00D56B3C">
              <w:rPr>
                <w:sz w:val="20"/>
                <w:szCs w:val="20"/>
                <w:lang w:val="en-US"/>
              </w:rPr>
              <w:t>2,3,7,8-TCDF</w:t>
            </w:r>
          </w:p>
        </w:tc>
        <w:tc>
          <w:tcPr>
            <w:tcW w:w="0" w:type="auto"/>
            <w:noWrap/>
            <w:hideMark/>
          </w:tcPr>
          <w:p w14:paraId="2E008CBB" w14:textId="77777777" w:rsidR="0005182D" w:rsidRPr="00D56B3C" w:rsidRDefault="0005182D" w:rsidP="00D56B3C">
            <w:pPr>
              <w:pStyle w:val="Tabell"/>
              <w:jc w:val="center"/>
              <w:rPr>
                <w:sz w:val="20"/>
                <w:szCs w:val="20"/>
                <w:lang w:val="en-US"/>
              </w:rPr>
            </w:pPr>
            <w:r w:rsidRPr="00D56B3C">
              <w:rPr>
                <w:sz w:val="20"/>
                <w:szCs w:val="20"/>
                <w:lang w:val="en-US"/>
              </w:rPr>
              <w:t>4</w:t>
            </w:r>
          </w:p>
        </w:tc>
        <w:tc>
          <w:tcPr>
            <w:tcW w:w="0" w:type="auto"/>
            <w:noWrap/>
            <w:hideMark/>
          </w:tcPr>
          <w:p w14:paraId="6623B6AD"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10B2F042" w14:textId="77777777" w:rsidTr="00D56B3C">
        <w:trPr>
          <w:trHeight w:val="283"/>
        </w:trPr>
        <w:tc>
          <w:tcPr>
            <w:tcW w:w="0" w:type="auto"/>
            <w:noWrap/>
            <w:hideMark/>
          </w:tcPr>
          <w:p w14:paraId="158A08C6" w14:textId="77777777" w:rsidR="0005182D" w:rsidRPr="00D56B3C" w:rsidRDefault="0005182D" w:rsidP="00D56B3C">
            <w:pPr>
              <w:pStyle w:val="Tabell"/>
              <w:rPr>
                <w:sz w:val="20"/>
                <w:szCs w:val="20"/>
                <w:lang w:val="en-US"/>
              </w:rPr>
            </w:pPr>
            <w:r w:rsidRPr="00D56B3C">
              <w:rPr>
                <w:sz w:val="20"/>
                <w:szCs w:val="20"/>
                <w:lang w:val="en-US"/>
              </w:rPr>
              <w:t>1,2,3,7,8-Pentachlorodibenzofuran</w:t>
            </w:r>
          </w:p>
        </w:tc>
        <w:tc>
          <w:tcPr>
            <w:tcW w:w="0" w:type="auto"/>
            <w:noWrap/>
            <w:hideMark/>
          </w:tcPr>
          <w:p w14:paraId="6B7F48AE" w14:textId="77777777" w:rsidR="0005182D" w:rsidRPr="00D56B3C" w:rsidRDefault="0005182D" w:rsidP="00D56B3C">
            <w:pPr>
              <w:pStyle w:val="Tabell"/>
              <w:rPr>
                <w:sz w:val="20"/>
                <w:szCs w:val="20"/>
                <w:lang w:val="en-US"/>
              </w:rPr>
            </w:pPr>
            <w:r w:rsidRPr="00D56B3C">
              <w:rPr>
                <w:sz w:val="20"/>
                <w:szCs w:val="20"/>
                <w:lang w:val="en-US"/>
              </w:rPr>
              <w:t>1,2,3,7,8-PeCDF</w:t>
            </w:r>
          </w:p>
        </w:tc>
        <w:tc>
          <w:tcPr>
            <w:tcW w:w="0" w:type="auto"/>
            <w:noWrap/>
            <w:hideMark/>
          </w:tcPr>
          <w:p w14:paraId="0D142743"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5932E61E" w14:textId="77777777" w:rsidR="0005182D" w:rsidRPr="00D56B3C" w:rsidRDefault="0005182D" w:rsidP="00D56B3C">
            <w:pPr>
              <w:pStyle w:val="Tabell"/>
              <w:jc w:val="center"/>
              <w:rPr>
                <w:sz w:val="20"/>
                <w:szCs w:val="20"/>
                <w:lang w:val="en-US"/>
              </w:rPr>
            </w:pPr>
            <w:r w:rsidRPr="00D56B3C">
              <w:rPr>
                <w:sz w:val="20"/>
                <w:szCs w:val="20"/>
                <w:lang w:val="en-US"/>
              </w:rPr>
              <w:t>0.05</w:t>
            </w:r>
          </w:p>
        </w:tc>
      </w:tr>
      <w:tr w:rsidR="004066D0" w:rsidRPr="00D56B3C" w14:paraId="709F8F18" w14:textId="77777777" w:rsidTr="00D56B3C">
        <w:trPr>
          <w:trHeight w:val="283"/>
        </w:trPr>
        <w:tc>
          <w:tcPr>
            <w:tcW w:w="0" w:type="auto"/>
            <w:noWrap/>
            <w:hideMark/>
          </w:tcPr>
          <w:p w14:paraId="3BB7C1E8" w14:textId="77777777" w:rsidR="0005182D" w:rsidRPr="00D56B3C" w:rsidRDefault="0005182D" w:rsidP="00D56B3C">
            <w:pPr>
              <w:pStyle w:val="Tabell"/>
              <w:rPr>
                <w:sz w:val="20"/>
                <w:szCs w:val="20"/>
                <w:lang w:val="en-US"/>
              </w:rPr>
            </w:pPr>
            <w:r w:rsidRPr="00D56B3C">
              <w:rPr>
                <w:sz w:val="20"/>
                <w:szCs w:val="20"/>
                <w:lang w:val="en-US"/>
              </w:rPr>
              <w:t>2,3,4,7,8-Pentachlorodibenzofuran</w:t>
            </w:r>
          </w:p>
        </w:tc>
        <w:tc>
          <w:tcPr>
            <w:tcW w:w="0" w:type="auto"/>
            <w:noWrap/>
            <w:hideMark/>
          </w:tcPr>
          <w:p w14:paraId="1396C863" w14:textId="77777777" w:rsidR="0005182D" w:rsidRPr="00D56B3C" w:rsidRDefault="0005182D" w:rsidP="00D56B3C">
            <w:pPr>
              <w:pStyle w:val="Tabell"/>
              <w:rPr>
                <w:sz w:val="20"/>
                <w:szCs w:val="20"/>
                <w:lang w:val="en-US"/>
              </w:rPr>
            </w:pPr>
            <w:r w:rsidRPr="00D56B3C">
              <w:rPr>
                <w:sz w:val="20"/>
                <w:szCs w:val="20"/>
                <w:lang w:val="en-US"/>
              </w:rPr>
              <w:t>2,3,4,7,8-PeCDF</w:t>
            </w:r>
          </w:p>
        </w:tc>
        <w:tc>
          <w:tcPr>
            <w:tcW w:w="0" w:type="auto"/>
            <w:noWrap/>
            <w:hideMark/>
          </w:tcPr>
          <w:p w14:paraId="1A922F0C" w14:textId="77777777" w:rsidR="0005182D" w:rsidRPr="00D56B3C" w:rsidRDefault="0005182D" w:rsidP="00D56B3C">
            <w:pPr>
              <w:pStyle w:val="Tabell"/>
              <w:jc w:val="center"/>
              <w:rPr>
                <w:sz w:val="20"/>
                <w:szCs w:val="20"/>
                <w:lang w:val="en-US"/>
              </w:rPr>
            </w:pPr>
            <w:r w:rsidRPr="00D56B3C">
              <w:rPr>
                <w:sz w:val="20"/>
                <w:szCs w:val="20"/>
                <w:lang w:val="en-US"/>
              </w:rPr>
              <w:t>5</w:t>
            </w:r>
          </w:p>
        </w:tc>
        <w:tc>
          <w:tcPr>
            <w:tcW w:w="0" w:type="auto"/>
            <w:noWrap/>
            <w:hideMark/>
          </w:tcPr>
          <w:p w14:paraId="752391DC" w14:textId="77777777" w:rsidR="0005182D" w:rsidRPr="00D56B3C" w:rsidRDefault="0005182D" w:rsidP="00D56B3C">
            <w:pPr>
              <w:pStyle w:val="Tabell"/>
              <w:jc w:val="center"/>
              <w:rPr>
                <w:sz w:val="20"/>
                <w:szCs w:val="20"/>
                <w:lang w:val="en-US"/>
              </w:rPr>
            </w:pPr>
            <w:r w:rsidRPr="00D56B3C">
              <w:rPr>
                <w:sz w:val="20"/>
                <w:szCs w:val="20"/>
                <w:lang w:val="en-US"/>
              </w:rPr>
              <w:t>0.5</w:t>
            </w:r>
          </w:p>
        </w:tc>
      </w:tr>
      <w:tr w:rsidR="004066D0" w:rsidRPr="00D56B3C" w14:paraId="1EA7A4B6" w14:textId="77777777" w:rsidTr="00D56B3C">
        <w:trPr>
          <w:trHeight w:val="283"/>
        </w:trPr>
        <w:tc>
          <w:tcPr>
            <w:tcW w:w="0" w:type="auto"/>
            <w:noWrap/>
            <w:hideMark/>
          </w:tcPr>
          <w:p w14:paraId="34417465" w14:textId="77777777" w:rsidR="0005182D" w:rsidRPr="00D56B3C" w:rsidRDefault="0005182D" w:rsidP="00D56B3C">
            <w:pPr>
              <w:pStyle w:val="Tabell"/>
              <w:rPr>
                <w:sz w:val="20"/>
                <w:szCs w:val="20"/>
                <w:lang w:val="en-US"/>
              </w:rPr>
            </w:pPr>
            <w:r w:rsidRPr="00D56B3C">
              <w:rPr>
                <w:sz w:val="20"/>
                <w:szCs w:val="20"/>
                <w:lang w:val="en-US"/>
              </w:rPr>
              <w:t>1,2,3,4,7,8-Hexachlorodibenzofuran</w:t>
            </w:r>
          </w:p>
        </w:tc>
        <w:tc>
          <w:tcPr>
            <w:tcW w:w="0" w:type="auto"/>
            <w:noWrap/>
            <w:hideMark/>
          </w:tcPr>
          <w:p w14:paraId="4E1B1717" w14:textId="77777777" w:rsidR="0005182D" w:rsidRPr="00D56B3C" w:rsidRDefault="0005182D" w:rsidP="00D56B3C">
            <w:pPr>
              <w:pStyle w:val="Tabell"/>
              <w:rPr>
                <w:sz w:val="20"/>
                <w:szCs w:val="20"/>
                <w:lang w:val="en-US"/>
              </w:rPr>
            </w:pPr>
            <w:r w:rsidRPr="00D56B3C">
              <w:rPr>
                <w:sz w:val="20"/>
                <w:szCs w:val="20"/>
                <w:lang w:val="en-US"/>
              </w:rPr>
              <w:t>1,2,3,4,7,8-HxCDF</w:t>
            </w:r>
          </w:p>
        </w:tc>
        <w:tc>
          <w:tcPr>
            <w:tcW w:w="0" w:type="auto"/>
            <w:noWrap/>
            <w:hideMark/>
          </w:tcPr>
          <w:p w14:paraId="0051A361"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56F5616E"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32BD6647" w14:textId="77777777" w:rsidTr="00D56B3C">
        <w:trPr>
          <w:trHeight w:val="283"/>
        </w:trPr>
        <w:tc>
          <w:tcPr>
            <w:tcW w:w="0" w:type="auto"/>
            <w:noWrap/>
            <w:hideMark/>
          </w:tcPr>
          <w:p w14:paraId="2066A3A0" w14:textId="77777777" w:rsidR="0005182D" w:rsidRPr="00D56B3C" w:rsidRDefault="0005182D" w:rsidP="00D56B3C">
            <w:pPr>
              <w:pStyle w:val="Tabell"/>
              <w:rPr>
                <w:sz w:val="20"/>
                <w:szCs w:val="20"/>
                <w:lang w:val="en-US"/>
              </w:rPr>
            </w:pPr>
            <w:r w:rsidRPr="00D56B3C">
              <w:rPr>
                <w:sz w:val="20"/>
                <w:szCs w:val="20"/>
                <w:lang w:val="en-US"/>
              </w:rPr>
              <w:t>1,2,3,6,7,8-Hexachlorodibenzofuran</w:t>
            </w:r>
          </w:p>
        </w:tc>
        <w:tc>
          <w:tcPr>
            <w:tcW w:w="0" w:type="auto"/>
            <w:noWrap/>
            <w:hideMark/>
          </w:tcPr>
          <w:p w14:paraId="1C9FEBDF" w14:textId="77777777" w:rsidR="0005182D" w:rsidRPr="00D56B3C" w:rsidRDefault="0005182D" w:rsidP="00D56B3C">
            <w:pPr>
              <w:pStyle w:val="Tabell"/>
              <w:rPr>
                <w:sz w:val="20"/>
                <w:szCs w:val="20"/>
                <w:lang w:val="en-US"/>
              </w:rPr>
            </w:pPr>
            <w:r w:rsidRPr="00D56B3C">
              <w:rPr>
                <w:sz w:val="20"/>
                <w:szCs w:val="20"/>
                <w:lang w:val="en-US"/>
              </w:rPr>
              <w:t>1,2,3,6,7,8-HxCDF</w:t>
            </w:r>
          </w:p>
        </w:tc>
        <w:tc>
          <w:tcPr>
            <w:tcW w:w="0" w:type="auto"/>
            <w:noWrap/>
            <w:hideMark/>
          </w:tcPr>
          <w:p w14:paraId="3E288D13"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34B8DB2F"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32388BAB" w14:textId="77777777" w:rsidTr="00D56B3C">
        <w:trPr>
          <w:trHeight w:val="283"/>
        </w:trPr>
        <w:tc>
          <w:tcPr>
            <w:tcW w:w="0" w:type="auto"/>
            <w:noWrap/>
            <w:hideMark/>
          </w:tcPr>
          <w:p w14:paraId="27098138" w14:textId="77777777" w:rsidR="0005182D" w:rsidRPr="00D56B3C" w:rsidRDefault="0005182D" w:rsidP="00D56B3C">
            <w:pPr>
              <w:pStyle w:val="Tabell"/>
              <w:rPr>
                <w:sz w:val="20"/>
                <w:szCs w:val="20"/>
                <w:lang w:val="en-US"/>
              </w:rPr>
            </w:pPr>
            <w:r w:rsidRPr="00D56B3C">
              <w:rPr>
                <w:sz w:val="20"/>
                <w:szCs w:val="20"/>
                <w:lang w:val="en-US"/>
              </w:rPr>
              <w:t>1,2,3,7,8,9-Hexachlorodibenzofuran</w:t>
            </w:r>
          </w:p>
        </w:tc>
        <w:tc>
          <w:tcPr>
            <w:tcW w:w="0" w:type="auto"/>
            <w:noWrap/>
            <w:hideMark/>
          </w:tcPr>
          <w:p w14:paraId="32AF0980" w14:textId="77777777" w:rsidR="0005182D" w:rsidRPr="00D56B3C" w:rsidRDefault="0005182D" w:rsidP="00D56B3C">
            <w:pPr>
              <w:pStyle w:val="Tabell"/>
              <w:rPr>
                <w:sz w:val="20"/>
                <w:szCs w:val="20"/>
                <w:lang w:val="en-US"/>
              </w:rPr>
            </w:pPr>
            <w:r w:rsidRPr="00D56B3C">
              <w:rPr>
                <w:sz w:val="20"/>
                <w:szCs w:val="20"/>
                <w:lang w:val="en-US"/>
              </w:rPr>
              <w:t>1,2,3,7,8,9-HxCDF</w:t>
            </w:r>
          </w:p>
        </w:tc>
        <w:tc>
          <w:tcPr>
            <w:tcW w:w="0" w:type="auto"/>
            <w:noWrap/>
            <w:hideMark/>
          </w:tcPr>
          <w:p w14:paraId="000C4A45"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7289F994"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7F687896" w14:textId="77777777" w:rsidTr="00D56B3C">
        <w:trPr>
          <w:trHeight w:val="283"/>
        </w:trPr>
        <w:tc>
          <w:tcPr>
            <w:tcW w:w="0" w:type="auto"/>
            <w:noWrap/>
            <w:hideMark/>
          </w:tcPr>
          <w:p w14:paraId="3E52EBC6" w14:textId="77777777" w:rsidR="0005182D" w:rsidRPr="00D56B3C" w:rsidRDefault="0005182D" w:rsidP="00D56B3C">
            <w:pPr>
              <w:pStyle w:val="Tabell"/>
              <w:rPr>
                <w:sz w:val="20"/>
                <w:szCs w:val="20"/>
                <w:lang w:val="en-US"/>
              </w:rPr>
            </w:pPr>
            <w:r w:rsidRPr="00D56B3C">
              <w:rPr>
                <w:sz w:val="20"/>
                <w:szCs w:val="20"/>
                <w:lang w:val="en-US"/>
              </w:rPr>
              <w:t>2,3,4,6,7,8-Hexachlorodibenzofuran</w:t>
            </w:r>
          </w:p>
        </w:tc>
        <w:tc>
          <w:tcPr>
            <w:tcW w:w="0" w:type="auto"/>
            <w:noWrap/>
            <w:hideMark/>
          </w:tcPr>
          <w:p w14:paraId="0E2BDDCE" w14:textId="77777777" w:rsidR="0005182D" w:rsidRPr="00D56B3C" w:rsidRDefault="0005182D" w:rsidP="00D56B3C">
            <w:pPr>
              <w:pStyle w:val="Tabell"/>
              <w:rPr>
                <w:sz w:val="20"/>
                <w:szCs w:val="20"/>
                <w:lang w:val="en-US"/>
              </w:rPr>
            </w:pPr>
            <w:r w:rsidRPr="00D56B3C">
              <w:rPr>
                <w:sz w:val="20"/>
                <w:szCs w:val="20"/>
                <w:lang w:val="en-US"/>
              </w:rPr>
              <w:t>2,3,4,6,7,8-HxCDF</w:t>
            </w:r>
          </w:p>
        </w:tc>
        <w:tc>
          <w:tcPr>
            <w:tcW w:w="0" w:type="auto"/>
            <w:noWrap/>
            <w:hideMark/>
          </w:tcPr>
          <w:p w14:paraId="43E8D744"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569724B8" w14:textId="77777777" w:rsidR="0005182D" w:rsidRPr="00D56B3C" w:rsidRDefault="0005182D" w:rsidP="00D56B3C">
            <w:pPr>
              <w:pStyle w:val="Tabell"/>
              <w:jc w:val="center"/>
              <w:rPr>
                <w:sz w:val="20"/>
                <w:szCs w:val="20"/>
                <w:lang w:val="en-US"/>
              </w:rPr>
            </w:pPr>
            <w:r w:rsidRPr="00D56B3C">
              <w:rPr>
                <w:sz w:val="20"/>
                <w:szCs w:val="20"/>
                <w:lang w:val="en-US"/>
              </w:rPr>
              <w:t>0.1</w:t>
            </w:r>
          </w:p>
        </w:tc>
      </w:tr>
      <w:tr w:rsidR="004066D0" w:rsidRPr="00D56B3C" w14:paraId="7107C144" w14:textId="77777777" w:rsidTr="00D56B3C">
        <w:trPr>
          <w:trHeight w:val="283"/>
        </w:trPr>
        <w:tc>
          <w:tcPr>
            <w:tcW w:w="0" w:type="auto"/>
            <w:noWrap/>
            <w:hideMark/>
          </w:tcPr>
          <w:p w14:paraId="65E71936" w14:textId="77777777" w:rsidR="0005182D" w:rsidRPr="00D56B3C" w:rsidRDefault="0005182D" w:rsidP="00D56B3C">
            <w:pPr>
              <w:pStyle w:val="Tabell"/>
              <w:rPr>
                <w:sz w:val="20"/>
                <w:szCs w:val="20"/>
                <w:lang w:val="en-US"/>
              </w:rPr>
            </w:pPr>
            <w:r w:rsidRPr="00D56B3C">
              <w:rPr>
                <w:sz w:val="20"/>
                <w:szCs w:val="20"/>
                <w:lang w:val="en-US"/>
              </w:rPr>
              <w:t>1,2,3,4,6,7,8-Heptachlorodibenzofuran</w:t>
            </w:r>
          </w:p>
        </w:tc>
        <w:tc>
          <w:tcPr>
            <w:tcW w:w="0" w:type="auto"/>
            <w:noWrap/>
            <w:hideMark/>
          </w:tcPr>
          <w:p w14:paraId="6DBF1D3B" w14:textId="77777777" w:rsidR="0005182D" w:rsidRPr="00D56B3C" w:rsidRDefault="0005182D" w:rsidP="00D56B3C">
            <w:pPr>
              <w:pStyle w:val="Tabell"/>
              <w:rPr>
                <w:sz w:val="20"/>
                <w:szCs w:val="20"/>
                <w:lang w:val="en-US"/>
              </w:rPr>
            </w:pPr>
            <w:r w:rsidRPr="00D56B3C">
              <w:rPr>
                <w:sz w:val="20"/>
                <w:szCs w:val="20"/>
                <w:lang w:val="en-US"/>
              </w:rPr>
              <w:t>1,2,3,4,6,7,8-HpCDF</w:t>
            </w:r>
          </w:p>
        </w:tc>
        <w:tc>
          <w:tcPr>
            <w:tcW w:w="0" w:type="auto"/>
            <w:noWrap/>
            <w:hideMark/>
          </w:tcPr>
          <w:p w14:paraId="57D160DC" w14:textId="77777777" w:rsidR="0005182D" w:rsidRPr="00D56B3C" w:rsidRDefault="0005182D" w:rsidP="00D56B3C">
            <w:pPr>
              <w:pStyle w:val="Tabell"/>
              <w:jc w:val="center"/>
              <w:rPr>
                <w:sz w:val="20"/>
                <w:szCs w:val="20"/>
                <w:lang w:val="en-US"/>
              </w:rPr>
            </w:pPr>
            <w:r w:rsidRPr="00D56B3C">
              <w:rPr>
                <w:sz w:val="20"/>
                <w:szCs w:val="20"/>
                <w:lang w:val="en-US"/>
              </w:rPr>
              <w:t>7</w:t>
            </w:r>
          </w:p>
        </w:tc>
        <w:tc>
          <w:tcPr>
            <w:tcW w:w="0" w:type="auto"/>
            <w:noWrap/>
            <w:hideMark/>
          </w:tcPr>
          <w:p w14:paraId="167DBEA7"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72143F0E" w14:textId="77777777" w:rsidTr="00D56B3C">
        <w:trPr>
          <w:trHeight w:val="283"/>
        </w:trPr>
        <w:tc>
          <w:tcPr>
            <w:tcW w:w="0" w:type="auto"/>
            <w:noWrap/>
            <w:hideMark/>
          </w:tcPr>
          <w:p w14:paraId="518E3B2C" w14:textId="77777777" w:rsidR="0005182D" w:rsidRPr="00D56B3C" w:rsidRDefault="0005182D" w:rsidP="00D56B3C">
            <w:pPr>
              <w:pStyle w:val="Tabell"/>
              <w:rPr>
                <w:sz w:val="20"/>
                <w:szCs w:val="20"/>
                <w:lang w:val="en-US"/>
              </w:rPr>
            </w:pPr>
            <w:r w:rsidRPr="00D56B3C">
              <w:rPr>
                <w:sz w:val="20"/>
                <w:szCs w:val="20"/>
                <w:lang w:val="en-US"/>
              </w:rPr>
              <w:t>1,2,3,4,7,8,9-Heptachlorodibenzofuran</w:t>
            </w:r>
          </w:p>
        </w:tc>
        <w:tc>
          <w:tcPr>
            <w:tcW w:w="0" w:type="auto"/>
            <w:noWrap/>
            <w:hideMark/>
          </w:tcPr>
          <w:p w14:paraId="5880EF5C" w14:textId="77777777" w:rsidR="0005182D" w:rsidRPr="00D56B3C" w:rsidRDefault="0005182D" w:rsidP="00D56B3C">
            <w:pPr>
              <w:pStyle w:val="Tabell"/>
              <w:rPr>
                <w:sz w:val="20"/>
                <w:szCs w:val="20"/>
                <w:lang w:val="en-US"/>
              </w:rPr>
            </w:pPr>
            <w:r w:rsidRPr="00D56B3C">
              <w:rPr>
                <w:sz w:val="20"/>
                <w:szCs w:val="20"/>
                <w:lang w:val="en-US"/>
              </w:rPr>
              <w:t>1,2,3,4,7,8,9-HpCDF</w:t>
            </w:r>
          </w:p>
        </w:tc>
        <w:tc>
          <w:tcPr>
            <w:tcW w:w="0" w:type="auto"/>
            <w:noWrap/>
            <w:hideMark/>
          </w:tcPr>
          <w:p w14:paraId="656B773C" w14:textId="77777777" w:rsidR="0005182D" w:rsidRPr="00D56B3C" w:rsidRDefault="0005182D" w:rsidP="00D56B3C">
            <w:pPr>
              <w:pStyle w:val="Tabell"/>
              <w:jc w:val="center"/>
              <w:rPr>
                <w:sz w:val="20"/>
                <w:szCs w:val="20"/>
                <w:lang w:val="en-US"/>
              </w:rPr>
            </w:pPr>
            <w:r w:rsidRPr="00D56B3C">
              <w:rPr>
                <w:sz w:val="20"/>
                <w:szCs w:val="20"/>
                <w:lang w:val="en-US"/>
              </w:rPr>
              <w:t>6</w:t>
            </w:r>
          </w:p>
        </w:tc>
        <w:tc>
          <w:tcPr>
            <w:tcW w:w="0" w:type="auto"/>
            <w:noWrap/>
            <w:hideMark/>
          </w:tcPr>
          <w:p w14:paraId="66CA1854" w14:textId="77777777" w:rsidR="0005182D" w:rsidRPr="00D56B3C" w:rsidRDefault="0005182D" w:rsidP="00D56B3C">
            <w:pPr>
              <w:pStyle w:val="Tabell"/>
              <w:jc w:val="center"/>
              <w:rPr>
                <w:sz w:val="20"/>
                <w:szCs w:val="20"/>
                <w:lang w:val="en-US"/>
              </w:rPr>
            </w:pPr>
            <w:r w:rsidRPr="00D56B3C">
              <w:rPr>
                <w:sz w:val="20"/>
                <w:szCs w:val="20"/>
                <w:lang w:val="en-US"/>
              </w:rPr>
              <w:t>0.01</w:t>
            </w:r>
          </w:p>
        </w:tc>
      </w:tr>
      <w:tr w:rsidR="004066D0" w:rsidRPr="00D56B3C" w14:paraId="04D7A61C" w14:textId="77777777" w:rsidTr="00D56B3C">
        <w:trPr>
          <w:trHeight w:val="283"/>
        </w:trPr>
        <w:tc>
          <w:tcPr>
            <w:tcW w:w="0" w:type="auto"/>
            <w:noWrap/>
            <w:hideMark/>
          </w:tcPr>
          <w:p w14:paraId="0DC3F58C" w14:textId="77777777" w:rsidR="0005182D" w:rsidRPr="00D56B3C" w:rsidRDefault="0005182D" w:rsidP="00D56B3C">
            <w:pPr>
              <w:pStyle w:val="Tabell"/>
              <w:rPr>
                <w:sz w:val="20"/>
                <w:szCs w:val="20"/>
                <w:lang w:val="en-US"/>
              </w:rPr>
            </w:pPr>
            <w:proofErr w:type="spellStart"/>
            <w:r w:rsidRPr="00D56B3C">
              <w:rPr>
                <w:sz w:val="20"/>
                <w:szCs w:val="20"/>
                <w:lang w:val="en-US"/>
              </w:rPr>
              <w:t>Octachlorodibenzofuran</w:t>
            </w:r>
            <w:proofErr w:type="spellEnd"/>
          </w:p>
        </w:tc>
        <w:tc>
          <w:tcPr>
            <w:tcW w:w="0" w:type="auto"/>
            <w:noWrap/>
            <w:hideMark/>
          </w:tcPr>
          <w:p w14:paraId="31AFC045" w14:textId="77777777" w:rsidR="0005182D" w:rsidRPr="00D56B3C" w:rsidRDefault="0005182D" w:rsidP="00D56B3C">
            <w:pPr>
              <w:pStyle w:val="Tabell"/>
              <w:rPr>
                <w:sz w:val="20"/>
                <w:szCs w:val="20"/>
                <w:lang w:val="en-US"/>
              </w:rPr>
            </w:pPr>
            <w:r w:rsidRPr="00D56B3C">
              <w:rPr>
                <w:sz w:val="20"/>
                <w:szCs w:val="20"/>
                <w:lang w:val="en-US"/>
              </w:rPr>
              <w:t>OCDF</w:t>
            </w:r>
          </w:p>
        </w:tc>
        <w:tc>
          <w:tcPr>
            <w:tcW w:w="0" w:type="auto"/>
            <w:noWrap/>
            <w:hideMark/>
          </w:tcPr>
          <w:p w14:paraId="3E6FEAB0" w14:textId="77777777" w:rsidR="0005182D" w:rsidRPr="00D56B3C" w:rsidRDefault="0005182D" w:rsidP="00D56B3C">
            <w:pPr>
              <w:pStyle w:val="Tabell"/>
              <w:jc w:val="center"/>
              <w:rPr>
                <w:sz w:val="20"/>
                <w:szCs w:val="20"/>
                <w:lang w:val="en-US"/>
              </w:rPr>
            </w:pPr>
            <w:r w:rsidRPr="00D56B3C">
              <w:rPr>
                <w:sz w:val="20"/>
                <w:szCs w:val="20"/>
                <w:lang w:val="en-US"/>
              </w:rPr>
              <w:t>8</w:t>
            </w:r>
          </w:p>
        </w:tc>
        <w:tc>
          <w:tcPr>
            <w:tcW w:w="0" w:type="auto"/>
            <w:noWrap/>
            <w:hideMark/>
          </w:tcPr>
          <w:p w14:paraId="668B30AF" w14:textId="77777777" w:rsidR="0005182D" w:rsidRPr="00D56B3C" w:rsidRDefault="0005182D" w:rsidP="00D56B3C">
            <w:pPr>
              <w:pStyle w:val="Tabell"/>
              <w:jc w:val="center"/>
              <w:rPr>
                <w:sz w:val="20"/>
                <w:szCs w:val="20"/>
                <w:lang w:val="en-US"/>
              </w:rPr>
            </w:pPr>
            <w:r w:rsidRPr="00D56B3C">
              <w:rPr>
                <w:sz w:val="20"/>
                <w:szCs w:val="20"/>
                <w:lang w:val="en-US"/>
              </w:rPr>
              <w:t>0.001</w:t>
            </w:r>
          </w:p>
        </w:tc>
      </w:tr>
      <w:tr w:rsidR="0005182D" w:rsidRPr="00D56B3C" w14:paraId="1D93C929" w14:textId="77777777" w:rsidTr="00D56B3C">
        <w:trPr>
          <w:trHeight w:val="283"/>
        </w:trPr>
        <w:tc>
          <w:tcPr>
            <w:tcW w:w="0" w:type="auto"/>
            <w:shd w:val="clear" w:color="auto" w:fill="D9D9D9" w:themeFill="background1" w:themeFillShade="D9"/>
            <w:noWrap/>
            <w:hideMark/>
          </w:tcPr>
          <w:p w14:paraId="183E851D" w14:textId="77777777" w:rsidR="0005182D" w:rsidRPr="00D56B3C" w:rsidRDefault="0005182D" w:rsidP="00D56B3C">
            <w:pPr>
              <w:pStyle w:val="Tabell"/>
              <w:rPr>
                <w:b/>
                <w:bCs/>
                <w:sz w:val="20"/>
                <w:szCs w:val="20"/>
                <w:lang w:val="en-US"/>
              </w:rPr>
            </w:pPr>
            <w:r w:rsidRPr="00D56B3C">
              <w:rPr>
                <w:b/>
                <w:bCs/>
                <w:sz w:val="20"/>
                <w:szCs w:val="20"/>
                <w:lang w:val="en-US"/>
              </w:rPr>
              <w:t>PCB-7</w:t>
            </w:r>
          </w:p>
        </w:tc>
        <w:tc>
          <w:tcPr>
            <w:tcW w:w="0" w:type="auto"/>
            <w:shd w:val="clear" w:color="auto" w:fill="D9D9D9" w:themeFill="background1" w:themeFillShade="D9"/>
            <w:noWrap/>
            <w:hideMark/>
          </w:tcPr>
          <w:p w14:paraId="31856A80" w14:textId="77777777" w:rsidR="0005182D" w:rsidRPr="00D56B3C" w:rsidRDefault="0005182D" w:rsidP="00D56B3C">
            <w:pPr>
              <w:pStyle w:val="Tabell"/>
              <w:rPr>
                <w:b/>
                <w:bCs/>
                <w:sz w:val="20"/>
                <w:szCs w:val="20"/>
                <w:lang w:val="en-US"/>
              </w:rPr>
            </w:pPr>
            <w:r w:rsidRPr="00D56B3C">
              <w:rPr>
                <w:b/>
                <w:bCs/>
                <w:sz w:val="20"/>
                <w:szCs w:val="20"/>
                <w:lang w:val="en-US"/>
              </w:rPr>
              <w:t>Abbreviation</w:t>
            </w:r>
          </w:p>
        </w:tc>
        <w:tc>
          <w:tcPr>
            <w:tcW w:w="0" w:type="auto"/>
            <w:shd w:val="clear" w:color="auto" w:fill="D9D9D9" w:themeFill="background1" w:themeFillShade="D9"/>
            <w:noWrap/>
            <w:hideMark/>
          </w:tcPr>
          <w:p w14:paraId="6653767B" w14:textId="188BA7E3" w:rsidR="0005182D" w:rsidRPr="00D56B3C" w:rsidRDefault="0005182D" w:rsidP="00D56B3C">
            <w:pPr>
              <w:pStyle w:val="Tabell"/>
              <w:rPr>
                <w:b/>
                <w:bCs/>
                <w:sz w:val="20"/>
                <w:szCs w:val="20"/>
                <w:lang w:val="en-US"/>
              </w:rPr>
            </w:pPr>
            <w:r w:rsidRPr="00D56B3C">
              <w:rPr>
                <w:b/>
                <w:bCs/>
                <w:sz w:val="20"/>
                <w:szCs w:val="20"/>
                <w:lang w:val="en-US"/>
              </w:rPr>
              <w:t>Chlorines</w:t>
            </w:r>
          </w:p>
        </w:tc>
        <w:tc>
          <w:tcPr>
            <w:tcW w:w="0" w:type="auto"/>
            <w:shd w:val="clear" w:color="auto" w:fill="D9D9D9" w:themeFill="background1" w:themeFillShade="D9"/>
            <w:noWrap/>
            <w:hideMark/>
          </w:tcPr>
          <w:p w14:paraId="2AF53F8D" w14:textId="77777777" w:rsidR="0005182D" w:rsidRPr="00D56B3C" w:rsidRDefault="0005182D" w:rsidP="00D56B3C">
            <w:pPr>
              <w:pStyle w:val="Tabell"/>
              <w:rPr>
                <w:b/>
                <w:bCs/>
                <w:sz w:val="20"/>
                <w:szCs w:val="20"/>
                <w:lang w:val="en-US"/>
              </w:rPr>
            </w:pPr>
          </w:p>
        </w:tc>
      </w:tr>
      <w:tr w:rsidR="004066D0" w:rsidRPr="00D56B3C" w14:paraId="6DC15EEB" w14:textId="77777777" w:rsidTr="00D56B3C">
        <w:trPr>
          <w:trHeight w:val="283"/>
        </w:trPr>
        <w:tc>
          <w:tcPr>
            <w:tcW w:w="0" w:type="auto"/>
            <w:noWrap/>
            <w:hideMark/>
          </w:tcPr>
          <w:p w14:paraId="4998E191" w14:textId="77777777" w:rsidR="0005182D" w:rsidRPr="00D56B3C" w:rsidRDefault="0005182D" w:rsidP="00D56B3C">
            <w:pPr>
              <w:pStyle w:val="Tabell"/>
              <w:rPr>
                <w:sz w:val="20"/>
                <w:szCs w:val="20"/>
                <w:lang w:val="en-US"/>
              </w:rPr>
            </w:pPr>
            <w:r w:rsidRPr="00D56B3C">
              <w:rPr>
                <w:sz w:val="20"/>
                <w:szCs w:val="20"/>
                <w:lang w:val="en-US"/>
              </w:rPr>
              <w:t>2,4,4'-Trichlorobiphenyl</w:t>
            </w:r>
          </w:p>
        </w:tc>
        <w:tc>
          <w:tcPr>
            <w:tcW w:w="0" w:type="auto"/>
            <w:noWrap/>
            <w:hideMark/>
          </w:tcPr>
          <w:p w14:paraId="09124FF2" w14:textId="77777777" w:rsidR="0005182D" w:rsidRPr="00D56B3C" w:rsidRDefault="0005182D" w:rsidP="00D56B3C">
            <w:pPr>
              <w:pStyle w:val="Tabell"/>
              <w:rPr>
                <w:sz w:val="20"/>
                <w:szCs w:val="20"/>
                <w:lang w:val="en-US"/>
              </w:rPr>
            </w:pPr>
            <w:r w:rsidRPr="00D56B3C">
              <w:rPr>
                <w:sz w:val="20"/>
                <w:szCs w:val="20"/>
                <w:lang w:val="en-US"/>
              </w:rPr>
              <w:t>PCB28</w:t>
            </w:r>
          </w:p>
        </w:tc>
        <w:tc>
          <w:tcPr>
            <w:tcW w:w="0" w:type="auto"/>
            <w:noWrap/>
            <w:hideMark/>
          </w:tcPr>
          <w:p w14:paraId="1E91A958" w14:textId="77777777" w:rsidR="0005182D" w:rsidRPr="00D56B3C" w:rsidRDefault="0005182D" w:rsidP="00D56B3C">
            <w:pPr>
              <w:pStyle w:val="Tabell"/>
              <w:jc w:val="center"/>
              <w:rPr>
                <w:sz w:val="20"/>
                <w:szCs w:val="20"/>
                <w:lang w:val="en-US"/>
              </w:rPr>
            </w:pPr>
            <w:r w:rsidRPr="00D56B3C">
              <w:rPr>
                <w:noProof/>
                <w:sz w:val="20"/>
                <w:szCs w:val="20"/>
                <w:lang w:val="en-US"/>
              </w:rPr>
              <w:t>3</w:t>
            </w:r>
          </w:p>
        </w:tc>
        <w:tc>
          <w:tcPr>
            <w:tcW w:w="0" w:type="auto"/>
            <w:noWrap/>
            <w:hideMark/>
          </w:tcPr>
          <w:p w14:paraId="551A51CF" w14:textId="77777777" w:rsidR="0005182D" w:rsidRPr="00D56B3C" w:rsidRDefault="0005182D" w:rsidP="00D56B3C">
            <w:pPr>
              <w:pStyle w:val="Tabell"/>
              <w:jc w:val="center"/>
              <w:rPr>
                <w:sz w:val="20"/>
                <w:szCs w:val="20"/>
                <w:lang w:val="en-US"/>
              </w:rPr>
            </w:pPr>
          </w:p>
        </w:tc>
      </w:tr>
      <w:tr w:rsidR="004066D0" w:rsidRPr="00D56B3C" w14:paraId="71352F17" w14:textId="77777777" w:rsidTr="00D56B3C">
        <w:trPr>
          <w:trHeight w:val="283"/>
        </w:trPr>
        <w:tc>
          <w:tcPr>
            <w:tcW w:w="0" w:type="auto"/>
            <w:noWrap/>
            <w:hideMark/>
          </w:tcPr>
          <w:p w14:paraId="2E634CB7" w14:textId="77777777" w:rsidR="0005182D" w:rsidRPr="00D56B3C" w:rsidRDefault="0005182D" w:rsidP="00D56B3C">
            <w:pPr>
              <w:pStyle w:val="Tabell"/>
              <w:rPr>
                <w:sz w:val="20"/>
                <w:szCs w:val="20"/>
                <w:lang w:val="en-US"/>
              </w:rPr>
            </w:pPr>
            <w:r w:rsidRPr="00D56B3C">
              <w:rPr>
                <w:sz w:val="20"/>
                <w:szCs w:val="20"/>
                <w:lang w:val="en-US"/>
              </w:rPr>
              <w:t>2,2',5,5'-Tetrachlorobiphenyl</w:t>
            </w:r>
          </w:p>
        </w:tc>
        <w:tc>
          <w:tcPr>
            <w:tcW w:w="0" w:type="auto"/>
            <w:noWrap/>
            <w:hideMark/>
          </w:tcPr>
          <w:p w14:paraId="3282DF53" w14:textId="77777777" w:rsidR="0005182D" w:rsidRPr="00D56B3C" w:rsidRDefault="0005182D" w:rsidP="00D56B3C">
            <w:pPr>
              <w:pStyle w:val="Tabell"/>
              <w:rPr>
                <w:sz w:val="20"/>
                <w:szCs w:val="20"/>
                <w:lang w:val="en-US"/>
              </w:rPr>
            </w:pPr>
            <w:r w:rsidRPr="00D56B3C">
              <w:rPr>
                <w:sz w:val="20"/>
                <w:szCs w:val="20"/>
                <w:lang w:val="en-US"/>
              </w:rPr>
              <w:t>PCB52</w:t>
            </w:r>
          </w:p>
        </w:tc>
        <w:tc>
          <w:tcPr>
            <w:tcW w:w="0" w:type="auto"/>
            <w:noWrap/>
            <w:hideMark/>
          </w:tcPr>
          <w:p w14:paraId="61BE3AA2" w14:textId="77777777" w:rsidR="0005182D" w:rsidRPr="00D56B3C" w:rsidRDefault="0005182D" w:rsidP="00D56B3C">
            <w:pPr>
              <w:pStyle w:val="Tabell"/>
              <w:jc w:val="center"/>
              <w:rPr>
                <w:sz w:val="20"/>
                <w:szCs w:val="20"/>
                <w:lang w:val="en-US"/>
              </w:rPr>
            </w:pPr>
            <w:r w:rsidRPr="00D56B3C">
              <w:rPr>
                <w:noProof/>
                <w:sz w:val="20"/>
                <w:szCs w:val="20"/>
                <w:lang w:val="en-US"/>
              </w:rPr>
              <w:t>4</w:t>
            </w:r>
          </w:p>
        </w:tc>
        <w:tc>
          <w:tcPr>
            <w:tcW w:w="0" w:type="auto"/>
            <w:noWrap/>
            <w:hideMark/>
          </w:tcPr>
          <w:p w14:paraId="59DC3DA1" w14:textId="77777777" w:rsidR="0005182D" w:rsidRPr="00D56B3C" w:rsidRDefault="0005182D" w:rsidP="00D56B3C">
            <w:pPr>
              <w:pStyle w:val="Tabell"/>
              <w:jc w:val="center"/>
              <w:rPr>
                <w:sz w:val="20"/>
                <w:szCs w:val="20"/>
                <w:lang w:val="en-US"/>
              </w:rPr>
            </w:pPr>
          </w:p>
        </w:tc>
      </w:tr>
      <w:tr w:rsidR="004066D0" w:rsidRPr="00D56B3C" w14:paraId="729AB248" w14:textId="77777777" w:rsidTr="00D56B3C">
        <w:trPr>
          <w:trHeight w:val="283"/>
        </w:trPr>
        <w:tc>
          <w:tcPr>
            <w:tcW w:w="0" w:type="auto"/>
            <w:noWrap/>
            <w:hideMark/>
          </w:tcPr>
          <w:p w14:paraId="205C6AE3" w14:textId="77777777" w:rsidR="0005182D" w:rsidRPr="00D56B3C" w:rsidRDefault="0005182D" w:rsidP="00D56B3C">
            <w:pPr>
              <w:pStyle w:val="Tabell"/>
              <w:rPr>
                <w:sz w:val="20"/>
                <w:szCs w:val="20"/>
                <w:lang w:val="en-US"/>
              </w:rPr>
            </w:pPr>
            <w:r w:rsidRPr="00D56B3C">
              <w:rPr>
                <w:sz w:val="20"/>
                <w:szCs w:val="20"/>
                <w:lang w:val="en-US"/>
              </w:rPr>
              <w:t>2,2',4,5,5'-Pentachlorobiphenyl</w:t>
            </w:r>
          </w:p>
        </w:tc>
        <w:tc>
          <w:tcPr>
            <w:tcW w:w="0" w:type="auto"/>
            <w:noWrap/>
            <w:hideMark/>
          </w:tcPr>
          <w:p w14:paraId="147D3EBD" w14:textId="77777777" w:rsidR="0005182D" w:rsidRPr="00D56B3C" w:rsidRDefault="0005182D" w:rsidP="00D56B3C">
            <w:pPr>
              <w:pStyle w:val="Tabell"/>
              <w:rPr>
                <w:sz w:val="20"/>
                <w:szCs w:val="20"/>
                <w:lang w:val="en-US"/>
              </w:rPr>
            </w:pPr>
            <w:r w:rsidRPr="00D56B3C">
              <w:rPr>
                <w:sz w:val="20"/>
                <w:szCs w:val="20"/>
                <w:lang w:val="en-US"/>
              </w:rPr>
              <w:t>PCB101</w:t>
            </w:r>
          </w:p>
        </w:tc>
        <w:tc>
          <w:tcPr>
            <w:tcW w:w="0" w:type="auto"/>
            <w:noWrap/>
            <w:hideMark/>
          </w:tcPr>
          <w:p w14:paraId="23DC9BF3" w14:textId="77777777" w:rsidR="0005182D" w:rsidRPr="00D56B3C" w:rsidRDefault="0005182D" w:rsidP="00D56B3C">
            <w:pPr>
              <w:pStyle w:val="Tabell"/>
              <w:jc w:val="center"/>
              <w:rPr>
                <w:sz w:val="20"/>
                <w:szCs w:val="20"/>
                <w:lang w:val="en-US"/>
              </w:rPr>
            </w:pPr>
            <w:r w:rsidRPr="00D56B3C">
              <w:rPr>
                <w:noProof/>
                <w:sz w:val="20"/>
                <w:szCs w:val="20"/>
                <w:lang w:val="en-US"/>
              </w:rPr>
              <w:t>5</w:t>
            </w:r>
          </w:p>
        </w:tc>
        <w:tc>
          <w:tcPr>
            <w:tcW w:w="0" w:type="auto"/>
            <w:noWrap/>
            <w:hideMark/>
          </w:tcPr>
          <w:p w14:paraId="61577119" w14:textId="77777777" w:rsidR="0005182D" w:rsidRPr="00D56B3C" w:rsidRDefault="0005182D" w:rsidP="00D56B3C">
            <w:pPr>
              <w:pStyle w:val="Tabell"/>
              <w:jc w:val="center"/>
              <w:rPr>
                <w:sz w:val="20"/>
                <w:szCs w:val="20"/>
                <w:lang w:val="en-US"/>
              </w:rPr>
            </w:pPr>
          </w:p>
        </w:tc>
      </w:tr>
      <w:tr w:rsidR="004066D0" w:rsidRPr="00D56B3C" w14:paraId="68040FFE" w14:textId="77777777" w:rsidTr="00D56B3C">
        <w:trPr>
          <w:trHeight w:val="283"/>
        </w:trPr>
        <w:tc>
          <w:tcPr>
            <w:tcW w:w="0" w:type="auto"/>
            <w:noWrap/>
            <w:hideMark/>
          </w:tcPr>
          <w:p w14:paraId="33B66B12" w14:textId="77777777" w:rsidR="0005182D" w:rsidRPr="00D56B3C" w:rsidRDefault="0005182D" w:rsidP="00D56B3C">
            <w:pPr>
              <w:pStyle w:val="Tabell"/>
              <w:rPr>
                <w:sz w:val="20"/>
                <w:szCs w:val="20"/>
                <w:lang w:val="en-US"/>
              </w:rPr>
            </w:pPr>
            <w:r w:rsidRPr="00D56B3C">
              <w:rPr>
                <w:sz w:val="20"/>
                <w:szCs w:val="20"/>
                <w:lang w:val="en-US"/>
              </w:rPr>
              <w:t>2,2',3,4,4',5'-Hexachlorobiphenyl</w:t>
            </w:r>
          </w:p>
        </w:tc>
        <w:tc>
          <w:tcPr>
            <w:tcW w:w="0" w:type="auto"/>
            <w:noWrap/>
            <w:hideMark/>
          </w:tcPr>
          <w:p w14:paraId="78364F34" w14:textId="77777777" w:rsidR="0005182D" w:rsidRPr="00D56B3C" w:rsidRDefault="0005182D" w:rsidP="00D56B3C">
            <w:pPr>
              <w:pStyle w:val="Tabell"/>
              <w:rPr>
                <w:sz w:val="20"/>
                <w:szCs w:val="20"/>
                <w:lang w:val="en-US"/>
              </w:rPr>
            </w:pPr>
            <w:r w:rsidRPr="00D56B3C">
              <w:rPr>
                <w:sz w:val="20"/>
                <w:szCs w:val="20"/>
                <w:lang w:val="en-US"/>
              </w:rPr>
              <w:t>PCB138</w:t>
            </w:r>
          </w:p>
        </w:tc>
        <w:tc>
          <w:tcPr>
            <w:tcW w:w="0" w:type="auto"/>
            <w:noWrap/>
            <w:hideMark/>
          </w:tcPr>
          <w:p w14:paraId="56896A89" w14:textId="77777777" w:rsidR="0005182D" w:rsidRPr="00D56B3C" w:rsidRDefault="0005182D" w:rsidP="00D56B3C">
            <w:pPr>
              <w:pStyle w:val="Tabell"/>
              <w:jc w:val="center"/>
              <w:rPr>
                <w:sz w:val="20"/>
                <w:szCs w:val="20"/>
                <w:lang w:val="en-US"/>
              </w:rPr>
            </w:pPr>
            <w:r w:rsidRPr="00D56B3C">
              <w:rPr>
                <w:noProof/>
                <w:sz w:val="20"/>
                <w:szCs w:val="20"/>
                <w:lang w:val="en-US"/>
              </w:rPr>
              <w:t>5</w:t>
            </w:r>
          </w:p>
        </w:tc>
        <w:tc>
          <w:tcPr>
            <w:tcW w:w="0" w:type="auto"/>
            <w:noWrap/>
            <w:hideMark/>
          </w:tcPr>
          <w:p w14:paraId="70C8F24B" w14:textId="77777777" w:rsidR="0005182D" w:rsidRPr="00D56B3C" w:rsidRDefault="0005182D" w:rsidP="00D56B3C">
            <w:pPr>
              <w:pStyle w:val="Tabell"/>
              <w:jc w:val="center"/>
              <w:rPr>
                <w:sz w:val="20"/>
                <w:szCs w:val="20"/>
                <w:lang w:val="en-US"/>
              </w:rPr>
            </w:pPr>
          </w:p>
        </w:tc>
      </w:tr>
      <w:tr w:rsidR="004066D0" w:rsidRPr="00D56B3C" w14:paraId="1E208325" w14:textId="77777777" w:rsidTr="00D56B3C">
        <w:trPr>
          <w:trHeight w:val="283"/>
        </w:trPr>
        <w:tc>
          <w:tcPr>
            <w:tcW w:w="0" w:type="auto"/>
            <w:noWrap/>
            <w:hideMark/>
          </w:tcPr>
          <w:p w14:paraId="7EE68113" w14:textId="77777777" w:rsidR="0005182D" w:rsidRPr="00D56B3C" w:rsidRDefault="0005182D" w:rsidP="00D56B3C">
            <w:pPr>
              <w:pStyle w:val="Tabell"/>
              <w:rPr>
                <w:sz w:val="20"/>
                <w:szCs w:val="20"/>
                <w:lang w:val="en-US"/>
              </w:rPr>
            </w:pPr>
            <w:r w:rsidRPr="00D56B3C">
              <w:rPr>
                <w:sz w:val="20"/>
                <w:szCs w:val="20"/>
                <w:lang w:val="en-US"/>
              </w:rPr>
              <w:t>2,2',4,4',5,5'-Hexachlorobiphenyl</w:t>
            </w:r>
          </w:p>
        </w:tc>
        <w:tc>
          <w:tcPr>
            <w:tcW w:w="0" w:type="auto"/>
            <w:noWrap/>
            <w:hideMark/>
          </w:tcPr>
          <w:p w14:paraId="6BF2B521" w14:textId="77777777" w:rsidR="0005182D" w:rsidRPr="00D56B3C" w:rsidRDefault="0005182D" w:rsidP="00D56B3C">
            <w:pPr>
              <w:pStyle w:val="Tabell"/>
              <w:rPr>
                <w:sz w:val="20"/>
                <w:szCs w:val="20"/>
                <w:lang w:val="en-US"/>
              </w:rPr>
            </w:pPr>
            <w:r w:rsidRPr="00D56B3C">
              <w:rPr>
                <w:sz w:val="20"/>
                <w:szCs w:val="20"/>
                <w:lang w:val="en-US"/>
              </w:rPr>
              <w:t>PCB153</w:t>
            </w:r>
          </w:p>
        </w:tc>
        <w:tc>
          <w:tcPr>
            <w:tcW w:w="0" w:type="auto"/>
            <w:noWrap/>
            <w:hideMark/>
          </w:tcPr>
          <w:p w14:paraId="591B9D4F" w14:textId="77777777" w:rsidR="0005182D" w:rsidRPr="00D56B3C" w:rsidRDefault="0005182D" w:rsidP="00D56B3C">
            <w:pPr>
              <w:pStyle w:val="Tabell"/>
              <w:jc w:val="center"/>
              <w:rPr>
                <w:sz w:val="20"/>
                <w:szCs w:val="20"/>
                <w:lang w:val="en-US"/>
              </w:rPr>
            </w:pPr>
            <w:r w:rsidRPr="00D56B3C">
              <w:rPr>
                <w:noProof/>
                <w:sz w:val="20"/>
                <w:szCs w:val="20"/>
                <w:lang w:val="en-US"/>
              </w:rPr>
              <w:t>6</w:t>
            </w:r>
          </w:p>
        </w:tc>
        <w:tc>
          <w:tcPr>
            <w:tcW w:w="0" w:type="auto"/>
            <w:noWrap/>
            <w:hideMark/>
          </w:tcPr>
          <w:p w14:paraId="136ED650" w14:textId="77777777" w:rsidR="0005182D" w:rsidRPr="00D56B3C" w:rsidRDefault="0005182D" w:rsidP="00D56B3C">
            <w:pPr>
              <w:pStyle w:val="Tabell"/>
              <w:jc w:val="center"/>
              <w:rPr>
                <w:sz w:val="20"/>
                <w:szCs w:val="20"/>
                <w:lang w:val="en-US"/>
              </w:rPr>
            </w:pPr>
          </w:p>
        </w:tc>
      </w:tr>
      <w:tr w:rsidR="004066D0" w:rsidRPr="00D56B3C" w14:paraId="0435820A" w14:textId="77777777" w:rsidTr="00D56B3C">
        <w:trPr>
          <w:trHeight w:val="283"/>
        </w:trPr>
        <w:tc>
          <w:tcPr>
            <w:tcW w:w="0" w:type="auto"/>
            <w:noWrap/>
            <w:hideMark/>
          </w:tcPr>
          <w:p w14:paraId="6053F23D" w14:textId="77777777" w:rsidR="0005182D" w:rsidRPr="00D56B3C" w:rsidRDefault="0005182D" w:rsidP="00D56B3C">
            <w:pPr>
              <w:pStyle w:val="Tabell"/>
              <w:rPr>
                <w:sz w:val="20"/>
                <w:szCs w:val="20"/>
                <w:lang w:val="en-US"/>
              </w:rPr>
            </w:pPr>
            <w:r w:rsidRPr="00D56B3C">
              <w:rPr>
                <w:sz w:val="20"/>
                <w:szCs w:val="20"/>
                <w:lang w:val="en-US"/>
              </w:rPr>
              <w:t>2,2',3,4,4',5,5'-Heptachlorobiphenyl</w:t>
            </w:r>
          </w:p>
        </w:tc>
        <w:tc>
          <w:tcPr>
            <w:tcW w:w="0" w:type="auto"/>
            <w:noWrap/>
            <w:hideMark/>
          </w:tcPr>
          <w:p w14:paraId="0F80F929" w14:textId="77777777" w:rsidR="0005182D" w:rsidRPr="00D56B3C" w:rsidRDefault="0005182D" w:rsidP="00D56B3C">
            <w:pPr>
              <w:pStyle w:val="Tabell"/>
              <w:rPr>
                <w:sz w:val="20"/>
                <w:szCs w:val="20"/>
                <w:lang w:val="en-US"/>
              </w:rPr>
            </w:pPr>
            <w:r w:rsidRPr="00D56B3C">
              <w:rPr>
                <w:sz w:val="20"/>
                <w:szCs w:val="20"/>
                <w:lang w:val="en-US"/>
              </w:rPr>
              <w:t>PCB180</w:t>
            </w:r>
          </w:p>
        </w:tc>
        <w:tc>
          <w:tcPr>
            <w:tcW w:w="0" w:type="auto"/>
            <w:noWrap/>
            <w:hideMark/>
          </w:tcPr>
          <w:p w14:paraId="61E35C0E" w14:textId="77777777" w:rsidR="0005182D" w:rsidRPr="00D56B3C" w:rsidRDefault="0005182D" w:rsidP="00D56B3C">
            <w:pPr>
              <w:pStyle w:val="Tabell"/>
              <w:jc w:val="center"/>
              <w:rPr>
                <w:sz w:val="20"/>
                <w:szCs w:val="20"/>
                <w:lang w:val="en-US"/>
              </w:rPr>
            </w:pPr>
            <w:r w:rsidRPr="00D56B3C">
              <w:rPr>
                <w:noProof/>
                <w:sz w:val="20"/>
                <w:szCs w:val="20"/>
                <w:lang w:val="en-US"/>
              </w:rPr>
              <w:t>6</w:t>
            </w:r>
          </w:p>
        </w:tc>
        <w:tc>
          <w:tcPr>
            <w:tcW w:w="0" w:type="auto"/>
            <w:noWrap/>
            <w:hideMark/>
          </w:tcPr>
          <w:p w14:paraId="6A4F6DD5" w14:textId="77777777" w:rsidR="0005182D" w:rsidRPr="00D56B3C" w:rsidRDefault="0005182D" w:rsidP="00D56B3C">
            <w:pPr>
              <w:pStyle w:val="Tabell"/>
              <w:jc w:val="center"/>
              <w:rPr>
                <w:sz w:val="20"/>
                <w:szCs w:val="20"/>
                <w:lang w:val="en-US"/>
              </w:rPr>
            </w:pPr>
          </w:p>
        </w:tc>
      </w:tr>
      <w:tr w:rsidR="004066D0" w:rsidRPr="00D56B3C" w14:paraId="64F63C20" w14:textId="77777777" w:rsidTr="00D56B3C">
        <w:trPr>
          <w:trHeight w:val="283"/>
        </w:trPr>
        <w:tc>
          <w:tcPr>
            <w:tcW w:w="0" w:type="auto"/>
            <w:noWrap/>
            <w:hideMark/>
          </w:tcPr>
          <w:p w14:paraId="13CA5E33" w14:textId="77777777" w:rsidR="0005182D" w:rsidRPr="00D56B3C" w:rsidRDefault="0005182D" w:rsidP="00D56B3C">
            <w:pPr>
              <w:pStyle w:val="Tabell"/>
              <w:rPr>
                <w:sz w:val="20"/>
                <w:szCs w:val="20"/>
                <w:lang w:val="en-US"/>
              </w:rPr>
            </w:pPr>
            <w:r w:rsidRPr="00D56B3C">
              <w:rPr>
                <w:sz w:val="20"/>
                <w:szCs w:val="20"/>
                <w:lang w:val="en-US"/>
              </w:rPr>
              <w:t>2,3',4,4',5-Pentachlorobiphenyl</w:t>
            </w:r>
          </w:p>
        </w:tc>
        <w:tc>
          <w:tcPr>
            <w:tcW w:w="0" w:type="auto"/>
            <w:noWrap/>
            <w:hideMark/>
          </w:tcPr>
          <w:p w14:paraId="558C9694" w14:textId="77777777" w:rsidR="0005182D" w:rsidRPr="00D56B3C" w:rsidRDefault="0005182D" w:rsidP="00D56B3C">
            <w:pPr>
              <w:pStyle w:val="Tabell"/>
              <w:rPr>
                <w:sz w:val="20"/>
                <w:szCs w:val="20"/>
                <w:lang w:val="en-US"/>
              </w:rPr>
            </w:pPr>
            <w:r w:rsidRPr="00D56B3C">
              <w:rPr>
                <w:sz w:val="20"/>
                <w:szCs w:val="20"/>
                <w:lang w:val="en-US"/>
              </w:rPr>
              <w:t>PCB118</w:t>
            </w:r>
          </w:p>
        </w:tc>
        <w:tc>
          <w:tcPr>
            <w:tcW w:w="0" w:type="auto"/>
            <w:noWrap/>
            <w:hideMark/>
          </w:tcPr>
          <w:p w14:paraId="0D79939F" w14:textId="77777777" w:rsidR="0005182D" w:rsidRPr="00D56B3C" w:rsidRDefault="0005182D" w:rsidP="00D56B3C">
            <w:pPr>
              <w:pStyle w:val="Tabell"/>
              <w:jc w:val="center"/>
              <w:rPr>
                <w:sz w:val="20"/>
                <w:szCs w:val="20"/>
                <w:lang w:val="en-US"/>
              </w:rPr>
            </w:pPr>
            <w:r w:rsidRPr="00D56B3C">
              <w:rPr>
                <w:noProof/>
                <w:sz w:val="20"/>
                <w:szCs w:val="20"/>
                <w:lang w:val="en-US"/>
              </w:rPr>
              <w:t>7</w:t>
            </w:r>
          </w:p>
        </w:tc>
        <w:tc>
          <w:tcPr>
            <w:tcW w:w="0" w:type="auto"/>
            <w:noWrap/>
            <w:hideMark/>
          </w:tcPr>
          <w:p w14:paraId="0C20E4CD" w14:textId="77777777" w:rsidR="0005182D" w:rsidRPr="00D56B3C" w:rsidRDefault="0005182D" w:rsidP="00D56B3C">
            <w:pPr>
              <w:pStyle w:val="Tabell"/>
              <w:jc w:val="center"/>
              <w:rPr>
                <w:sz w:val="20"/>
                <w:szCs w:val="20"/>
                <w:lang w:val="en-US"/>
              </w:rPr>
            </w:pPr>
          </w:p>
        </w:tc>
      </w:tr>
    </w:tbl>
    <w:p w14:paraId="3C8DFE54" w14:textId="0A7196CE" w:rsidR="00D56B3C" w:rsidRDefault="00D56B3C" w:rsidP="00B0464C">
      <w:pPr>
        <w:pStyle w:val="Caption"/>
        <w:keepNext/>
        <w:rPr>
          <w:lang w:val="en-US"/>
        </w:rPr>
      </w:pPr>
      <w:r>
        <w:rPr>
          <w:lang w:val="en-US"/>
        </w:rPr>
        <w:br w:type="page"/>
      </w:r>
    </w:p>
    <w:p w14:paraId="5B9E4524" w14:textId="77777777" w:rsidR="00D56B3C" w:rsidRDefault="00D56B3C" w:rsidP="00B0464C">
      <w:pPr>
        <w:pStyle w:val="Caption"/>
        <w:keepNext/>
        <w:rPr>
          <w:lang w:val="en-US"/>
        </w:rPr>
        <w:sectPr w:rsidR="00D56B3C" w:rsidSect="0010092D">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709" w:footer="709" w:gutter="0"/>
          <w:lnNumType w:countBy="1" w:restart="continuous"/>
          <w:cols w:space="708"/>
          <w:docGrid w:linePitch="360"/>
        </w:sectPr>
      </w:pPr>
    </w:p>
    <w:p w14:paraId="0F76D9FB" w14:textId="42A8C1DF" w:rsidR="00D56B3C" w:rsidRPr="00F52847" w:rsidRDefault="00D56B3C" w:rsidP="00D56B3C">
      <w:pPr>
        <w:pStyle w:val="Caption"/>
        <w:keepNext/>
        <w:rPr>
          <w:lang w:val="en-US"/>
        </w:rPr>
      </w:pPr>
      <w:r w:rsidRPr="00F52847">
        <w:rPr>
          <w:lang w:val="en-US"/>
        </w:rPr>
        <w:lastRenderedPageBreak/>
        <w:t>Table S</w:t>
      </w:r>
      <w:r>
        <w:rPr>
          <w:lang w:val="en-US"/>
        </w:rPr>
        <w:t>.</w:t>
      </w:r>
      <w:r>
        <w:fldChar w:fldCharType="begin"/>
      </w:r>
      <w:r w:rsidRPr="00F52847">
        <w:rPr>
          <w:lang w:val="en-US"/>
        </w:rPr>
        <w:instrText xml:space="preserve"> SEQ Table_S \* ARABIC </w:instrText>
      </w:r>
      <w:r>
        <w:fldChar w:fldCharType="separate"/>
      </w:r>
      <w:r w:rsidR="00D40917">
        <w:rPr>
          <w:noProof/>
          <w:lang w:val="en-US"/>
        </w:rPr>
        <w:t>2</w:t>
      </w:r>
      <w:r>
        <w:fldChar w:fldCharType="end"/>
      </w:r>
      <w:r w:rsidRPr="00F52847">
        <w:rPr>
          <w:lang w:val="en-US"/>
        </w:rPr>
        <w:t xml:space="preserve">. </w:t>
      </w:r>
      <w:r>
        <w:rPr>
          <w:lang w:val="en-US"/>
        </w:rPr>
        <w:t>Total c</w:t>
      </w:r>
      <w:r w:rsidRPr="007C600B">
        <w:rPr>
          <w:lang w:val="en-US"/>
        </w:rPr>
        <w:t>oncentration of PAHs</w:t>
      </w:r>
      <w:r>
        <w:rPr>
          <w:lang w:val="en-US"/>
        </w:rPr>
        <w:t>, PCDD/Fs and PCBs in feedstock (F) and biochars produced at various temperatures (500-800 ˚C) and European Biochar Certificate (EBC) limit values.</w:t>
      </w:r>
    </w:p>
    <w:tbl>
      <w:tblPr>
        <w:tblW w:w="0" w:type="auto"/>
        <w:tblCellMar>
          <w:left w:w="70" w:type="dxa"/>
          <w:right w:w="70" w:type="dxa"/>
        </w:tblCellMar>
        <w:tblLook w:val="04A0" w:firstRow="1" w:lastRow="0" w:firstColumn="1" w:lastColumn="0" w:noHBand="0" w:noVBand="1"/>
      </w:tblPr>
      <w:tblGrid>
        <w:gridCol w:w="674"/>
        <w:gridCol w:w="690"/>
        <w:gridCol w:w="1405"/>
        <w:gridCol w:w="2087"/>
        <w:gridCol w:w="1416"/>
        <w:gridCol w:w="1704"/>
        <w:gridCol w:w="1455"/>
        <w:gridCol w:w="1674"/>
        <w:gridCol w:w="1266"/>
        <w:gridCol w:w="850"/>
        <w:gridCol w:w="1019"/>
        <w:gridCol w:w="1138"/>
      </w:tblGrid>
      <w:tr w:rsidR="00D56B3C" w:rsidRPr="00B55012" w14:paraId="0C0BB631" w14:textId="77777777" w:rsidTr="00F3542F">
        <w:trPr>
          <w:trHeight w:val="20"/>
        </w:trPr>
        <w:tc>
          <w:tcPr>
            <w:tcW w:w="7843"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D9527FB"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PAHs (mg/kg)</w:t>
            </w:r>
          </w:p>
        </w:tc>
        <w:tc>
          <w:tcPr>
            <w:tcW w:w="4247" w:type="dxa"/>
            <w:gridSpan w:val="3"/>
            <w:tcBorders>
              <w:top w:val="single" w:sz="8" w:space="0" w:color="auto"/>
              <w:left w:val="nil"/>
              <w:bottom w:val="single" w:sz="4" w:space="0" w:color="auto"/>
              <w:right w:val="single" w:sz="4" w:space="0" w:color="000000"/>
            </w:tcBorders>
            <w:shd w:val="clear" w:color="auto" w:fill="auto"/>
            <w:noWrap/>
            <w:vAlign w:val="bottom"/>
            <w:hideMark/>
          </w:tcPr>
          <w:p w14:paraId="3E2BB20F"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PCDD/F (ng/kg)</w:t>
            </w:r>
          </w:p>
        </w:tc>
        <w:tc>
          <w:tcPr>
            <w:tcW w:w="0" w:type="auto"/>
            <w:gridSpan w:val="3"/>
            <w:tcBorders>
              <w:top w:val="single" w:sz="8" w:space="0" w:color="auto"/>
              <w:left w:val="nil"/>
              <w:bottom w:val="single" w:sz="4" w:space="0" w:color="auto"/>
              <w:right w:val="single" w:sz="8" w:space="0" w:color="000000"/>
            </w:tcBorders>
            <w:shd w:val="clear" w:color="auto" w:fill="auto"/>
            <w:noWrap/>
            <w:vAlign w:val="bottom"/>
            <w:hideMark/>
          </w:tcPr>
          <w:p w14:paraId="2D5AB62D"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PCBs (µg/kg)</w:t>
            </w:r>
          </w:p>
        </w:tc>
      </w:tr>
      <w:tr w:rsidR="00D56B3C" w:rsidRPr="00B55012" w14:paraId="2333C1E2" w14:textId="77777777" w:rsidTr="00F3542F">
        <w:trPr>
          <w:trHeight w:val="20"/>
        </w:trPr>
        <w:tc>
          <w:tcPr>
            <w:tcW w:w="0" w:type="auto"/>
            <w:tcBorders>
              <w:top w:val="nil"/>
              <w:left w:val="single" w:sz="8" w:space="0" w:color="auto"/>
              <w:bottom w:val="single" w:sz="8" w:space="0" w:color="auto"/>
              <w:right w:val="nil"/>
            </w:tcBorders>
            <w:shd w:val="clear" w:color="auto" w:fill="auto"/>
            <w:noWrap/>
            <w:vAlign w:val="bottom"/>
            <w:hideMark/>
          </w:tcPr>
          <w:p w14:paraId="3859211C" w14:textId="77777777" w:rsidR="00D56B3C" w:rsidRPr="00B55012" w:rsidRDefault="00D56B3C" w:rsidP="00F3542F">
            <w:pPr>
              <w:spacing w:line="240" w:lineRule="auto"/>
              <w:ind w:firstLine="0"/>
              <w:rPr>
                <w:b/>
                <w:bCs/>
                <w:color w:val="000000"/>
                <w:sz w:val="20"/>
                <w:szCs w:val="20"/>
              </w:rPr>
            </w:pPr>
            <w:r w:rsidRPr="00B55012">
              <w:rPr>
                <w:b/>
                <w:bCs/>
                <w:color w:val="000000"/>
                <w:sz w:val="20"/>
                <w:szCs w:val="20"/>
              </w:rPr>
              <w:t> </w:t>
            </w: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14:paraId="4E580890"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Temp.</w:t>
            </w:r>
          </w:p>
        </w:tc>
        <w:tc>
          <w:tcPr>
            <w:tcW w:w="0" w:type="auto"/>
            <w:tcBorders>
              <w:top w:val="nil"/>
              <w:left w:val="nil"/>
              <w:bottom w:val="single" w:sz="8" w:space="0" w:color="auto"/>
              <w:right w:val="single" w:sz="4" w:space="0" w:color="auto"/>
            </w:tcBorders>
            <w:shd w:val="clear" w:color="auto" w:fill="auto"/>
            <w:noWrap/>
            <w:vAlign w:val="center"/>
            <w:hideMark/>
          </w:tcPr>
          <w:p w14:paraId="224D4A8A"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∑16 EPA PAH</w:t>
            </w:r>
          </w:p>
        </w:tc>
        <w:tc>
          <w:tcPr>
            <w:tcW w:w="0" w:type="auto"/>
            <w:tcBorders>
              <w:top w:val="nil"/>
              <w:left w:val="nil"/>
              <w:bottom w:val="single" w:sz="8" w:space="0" w:color="auto"/>
              <w:right w:val="single" w:sz="4" w:space="0" w:color="auto"/>
            </w:tcBorders>
            <w:shd w:val="clear" w:color="auto" w:fill="auto"/>
            <w:vAlign w:val="center"/>
            <w:hideMark/>
          </w:tcPr>
          <w:p w14:paraId="0A315BE4"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∑16 EPA PAH EBC limit</w:t>
            </w:r>
          </w:p>
        </w:tc>
        <w:tc>
          <w:tcPr>
            <w:tcW w:w="0" w:type="auto"/>
            <w:tcBorders>
              <w:top w:val="nil"/>
              <w:left w:val="nil"/>
              <w:bottom w:val="single" w:sz="8" w:space="0" w:color="auto"/>
              <w:right w:val="single" w:sz="4" w:space="0" w:color="auto"/>
            </w:tcBorders>
            <w:shd w:val="clear" w:color="auto" w:fill="auto"/>
            <w:noWrap/>
            <w:vAlign w:val="center"/>
            <w:hideMark/>
          </w:tcPr>
          <w:p w14:paraId="229EDF72"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∑8 EFSA PAH</w:t>
            </w:r>
          </w:p>
        </w:tc>
        <w:tc>
          <w:tcPr>
            <w:tcW w:w="1704" w:type="dxa"/>
            <w:tcBorders>
              <w:top w:val="nil"/>
              <w:left w:val="nil"/>
              <w:bottom w:val="single" w:sz="8" w:space="0" w:color="auto"/>
              <w:right w:val="single" w:sz="8" w:space="0" w:color="auto"/>
            </w:tcBorders>
            <w:shd w:val="clear" w:color="auto" w:fill="auto"/>
            <w:vAlign w:val="center"/>
            <w:hideMark/>
          </w:tcPr>
          <w:p w14:paraId="43EED2EF"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∑8 EFSA PAH EBC limit</w:t>
            </w:r>
          </w:p>
        </w:tc>
        <w:tc>
          <w:tcPr>
            <w:tcW w:w="1455" w:type="dxa"/>
            <w:tcBorders>
              <w:top w:val="nil"/>
              <w:left w:val="nil"/>
              <w:bottom w:val="single" w:sz="8" w:space="0" w:color="auto"/>
              <w:right w:val="single" w:sz="4" w:space="0" w:color="auto"/>
            </w:tcBorders>
            <w:shd w:val="clear" w:color="auto" w:fill="auto"/>
            <w:vAlign w:val="center"/>
            <w:hideMark/>
          </w:tcPr>
          <w:p w14:paraId="3C1EEF58"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∑17 PCDD/F (TEQ)</w:t>
            </w:r>
          </w:p>
        </w:tc>
        <w:tc>
          <w:tcPr>
            <w:tcW w:w="0" w:type="auto"/>
            <w:tcBorders>
              <w:top w:val="nil"/>
              <w:left w:val="nil"/>
              <w:bottom w:val="single" w:sz="8" w:space="0" w:color="auto"/>
              <w:right w:val="single" w:sz="4" w:space="0" w:color="auto"/>
            </w:tcBorders>
            <w:shd w:val="clear" w:color="auto" w:fill="auto"/>
            <w:vAlign w:val="center"/>
            <w:hideMark/>
          </w:tcPr>
          <w:p w14:paraId="09D0D89E"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∑PCDD/F EBC limit</w:t>
            </w:r>
          </w:p>
        </w:tc>
        <w:tc>
          <w:tcPr>
            <w:tcW w:w="0" w:type="auto"/>
            <w:tcBorders>
              <w:top w:val="nil"/>
              <w:left w:val="nil"/>
              <w:bottom w:val="single" w:sz="8" w:space="0" w:color="auto"/>
              <w:right w:val="nil"/>
            </w:tcBorders>
            <w:shd w:val="clear" w:color="auto" w:fill="auto"/>
            <w:vAlign w:val="center"/>
            <w:hideMark/>
          </w:tcPr>
          <w:p w14:paraId="2C12CA1D"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∑17 PCDD/F</w:t>
            </w:r>
          </w:p>
        </w:tc>
        <w:tc>
          <w:tcPr>
            <w:tcW w:w="0" w:type="auto"/>
            <w:tcBorders>
              <w:top w:val="nil"/>
              <w:left w:val="single" w:sz="4" w:space="0" w:color="auto"/>
              <w:bottom w:val="single" w:sz="8" w:space="0" w:color="auto"/>
              <w:right w:val="single" w:sz="4" w:space="0" w:color="auto"/>
            </w:tcBorders>
            <w:shd w:val="clear" w:color="auto" w:fill="auto"/>
            <w:noWrap/>
            <w:vAlign w:val="center"/>
            <w:hideMark/>
          </w:tcPr>
          <w:p w14:paraId="67E09486"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∑7 PCB</w:t>
            </w:r>
          </w:p>
        </w:tc>
        <w:tc>
          <w:tcPr>
            <w:tcW w:w="0" w:type="auto"/>
            <w:tcBorders>
              <w:top w:val="nil"/>
              <w:left w:val="nil"/>
              <w:bottom w:val="single" w:sz="8" w:space="0" w:color="auto"/>
              <w:right w:val="single" w:sz="4" w:space="0" w:color="auto"/>
            </w:tcBorders>
            <w:shd w:val="clear" w:color="auto" w:fill="auto"/>
            <w:vAlign w:val="center"/>
            <w:hideMark/>
          </w:tcPr>
          <w:p w14:paraId="2DAEB84A"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∑PCB EBC limit</w:t>
            </w:r>
          </w:p>
        </w:tc>
        <w:tc>
          <w:tcPr>
            <w:tcW w:w="0" w:type="auto"/>
            <w:tcBorders>
              <w:top w:val="nil"/>
              <w:left w:val="nil"/>
              <w:bottom w:val="single" w:sz="8" w:space="0" w:color="auto"/>
              <w:right w:val="single" w:sz="8" w:space="0" w:color="auto"/>
            </w:tcBorders>
            <w:shd w:val="clear" w:color="auto" w:fill="auto"/>
            <w:vAlign w:val="bottom"/>
            <w:hideMark/>
          </w:tcPr>
          <w:p w14:paraId="22E0C008" w14:textId="77777777" w:rsidR="00D56B3C" w:rsidRPr="00B55012" w:rsidRDefault="00D56B3C" w:rsidP="00F3542F">
            <w:pPr>
              <w:spacing w:line="240" w:lineRule="auto"/>
              <w:ind w:firstLine="0"/>
              <w:jc w:val="center"/>
              <w:rPr>
                <w:b/>
                <w:bCs/>
                <w:color w:val="000000"/>
                <w:sz w:val="20"/>
                <w:szCs w:val="20"/>
              </w:rPr>
            </w:pPr>
            <w:r w:rsidRPr="00B55012">
              <w:rPr>
                <w:b/>
                <w:bCs/>
                <w:color w:val="000000"/>
                <w:sz w:val="20"/>
                <w:szCs w:val="20"/>
              </w:rPr>
              <w:t>∑6 PCB EBC limit</w:t>
            </w:r>
          </w:p>
        </w:tc>
      </w:tr>
      <w:tr w:rsidR="00D56B3C" w:rsidRPr="00B55012" w14:paraId="390EC3F2"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13A1BFD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DSS-1</w:t>
            </w:r>
          </w:p>
        </w:tc>
        <w:tc>
          <w:tcPr>
            <w:tcW w:w="0" w:type="auto"/>
            <w:tcBorders>
              <w:top w:val="nil"/>
              <w:left w:val="single" w:sz="4" w:space="0" w:color="auto"/>
              <w:bottom w:val="nil"/>
              <w:right w:val="single" w:sz="4" w:space="0" w:color="auto"/>
            </w:tcBorders>
            <w:shd w:val="clear" w:color="auto" w:fill="auto"/>
            <w:noWrap/>
            <w:vAlign w:val="bottom"/>
            <w:hideMark/>
          </w:tcPr>
          <w:p w14:paraId="3F4857B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555905E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1.48 ± 0.03</w:t>
            </w:r>
          </w:p>
        </w:tc>
        <w:tc>
          <w:tcPr>
            <w:tcW w:w="0" w:type="auto"/>
            <w:vMerge w:val="restart"/>
            <w:tcBorders>
              <w:top w:val="nil"/>
              <w:left w:val="single" w:sz="4" w:space="0" w:color="auto"/>
              <w:bottom w:val="single" w:sz="8" w:space="0" w:color="000000"/>
              <w:right w:val="single" w:sz="4" w:space="0" w:color="auto"/>
            </w:tcBorders>
            <w:shd w:val="clear" w:color="auto" w:fill="auto"/>
            <w:noWrap/>
            <w:vAlign w:val="center"/>
            <w:hideMark/>
          </w:tcPr>
          <w:p w14:paraId="53455320" w14:textId="77777777" w:rsidR="00D56B3C" w:rsidRPr="00326E51" w:rsidRDefault="00D56B3C" w:rsidP="00F3542F">
            <w:pPr>
              <w:spacing w:line="240" w:lineRule="auto"/>
              <w:ind w:firstLine="0"/>
              <w:jc w:val="center"/>
              <w:rPr>
                <w:color w:val="000000"/>
                <w:sz w:val="20"/>
                <w:szCs w:val="20"/>
                <w:lang w:val="en-GB"/>
                <w:rPrChange w:id="10" w:author="Hans Peter Arp" w:date="2023-06-10T00:22:00Z">
                  <w:rPr>
                    <w:color w:val="000000"/>
                    <w:sz w:val="20"/>
                    <w:szCs w:val="20"/>
                  </w:rPr>
                </w:rPrChange>
              </w:rPr>
            </w:pPr>
            <w:r w:rsidRPr="00326E51">
              <w:rPr>
                <w:color w:val="000000"/>
                <w:sz w:val="20"/>
                <w:szCs w:val="20"/>
                <w:lang w:val="en-GB"/>
                <w:rPrChange w:id="11" w:author="Hans Peter Arp" w:date="2023-06-10T00:22:00Z">
                  <w:rPr>
                    <w:color w:val="000000"/>
                    <w:sz w:val="20"/>
                    <w:szCs w:val="20"/>
                  </w:rPr>
                </w:rPrChange>
              </w:rPr>
              <w:t>6 mg/kg DM</w:t>
            </w:r>
          </w:p>
          <w:p w14:paraId="2592E066" w14:textId="77777777" w:rsidR="00D56B3C" w:rsidRPr="00326E51" w:rsidRDefault="00D56B3C" w:rsidP="00F3542F">
            <w:pPr>
              <w:spacing w:line="240" w:lineRule="auto"/>
              <w:ind w:firstLine="0"/>
              <w:jc w:val="center"/>
              <w:rPr>
                <w:color w:val="000000"/>
                <w:sz w:val="20"/>
                <w:szCs w:val="20"/>
                <w:lang w:val="en-GB"/>
                <w:rPrChange w:id="12" w:author="Hans Peter Arp" w:date="2023-06-10T00:22:00Z">
                  <w:rPr>
                    <w:color w:val="000000"/>
                    <w:sz w:val="20"/>
                    <w:szCs w:val="20"/>
                  </w:rPr>
                </w:rPrChange>
              </w:rPr>
            </w:pPr>
            <w:r w:rsidRPr="00326E51">
              <w:rPr>
                <w:color w:val="000000"/>
                <w:sz w:val="20"/>
                <w:szCs w:val="20"/>
                <w:lang w:val="en-GB"/>
                <w:rPrChange w:id="13" w:author="Hans Peter Arp" w:date="2023-06-10T00:22:00Z">
                  <w:rPr>
                    <w:color w:val="000000"/>
                    <w:sz w:val="20"/>
                    <w:szCs w:val="20"/>
                  </w:rPr>
                </w:rPrChange>
              </w:rPr>
              <w:t xml:space="preserve">for all EBC </w:t>
            </w:r>
          </w:p>
          <w:p w14:paraId="0EB76081" w14:textId="77777777" w:rsidR="00D56B3C" w:rsidRPr="009A68B1" w:rsidRDefault="00D56B3C" w:rsidP="00F3542F">
            <w:pPr>
              <w:spacing w:line="240" w:lineRule="auto"/>
              <w:ind w:firstLine="0"/>
              <w:jc w:val="center"/>
              <w:rPr>
                <w:color w:val="000000"/>
                <w:sz w:val="20"/>
                <w:szCs w:val="20"/>
                <w:lang w:val="en-US"/>
              </w:rPr>
            </w:pPr>
            <w:r w:rsidRPr="009A68B1">
              <w:rPr>
                <w:color w:val="000000"/>
                <w:sz w:val="20"/>
                <w:szCs w:val="20"/>
                <w:lang w:val="en-US"/>
              </w:rPr>
              <w:t>products</w:t>
            </w:r>
          </w:p>
        </w:tc>
        <w:tc>
          <w:tcPr>
            <w:tcW w:w="0" w:type="auto"/>
            <w:tcBorders>
              <w:top w:val="nil"/>
              <w:left w:val="nil"/>
              <w:bottom w:val="nil"/>
              <w:right w:val="single" w:sz="4" w:space="0" w:color="auto"/>
            </w:tcBorders>
            <w:shd w:val="clear" w:color="auto" w:fill="auto"/>
            <w:noWrap/>
            <w:vAlign w:val="bottom"/>
            <w:hideMark/>
          </w:tcPr>
          <w:p w14:paraId="2BFDF83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0.52 ± 0.01</w:t>
            </w:r>
          </w:p>
        </w:tc>
        <w:tc>
          <w:tcPr>
            <w:tcW w:w="1704" w:type="dxa"/>
            <w:vMerge w:val="restart"/>
            <w:tcBorders>
              <w:top w:val="nil"/>
              <w:left w:val="single" w:sz="4" w:space="0" w:color="auto"/>
              <w:bottom w:val="single" w:sz="8" w:space="0" w:color="000000"/>
              <w:right w:val="single" w:sz="8" w:space="0" w:color="auto"/>
            </w:tcBorders>
            <w:shd w:val="clear" w:color="auto" w:fill="auto"/>
            <w:vAlign w:val="center"/>
            <w:hideMark/>
          </w:tcPr>
          <w:p w14:paraId="492887DC" w14:textId="77777777" w:rsidR="00D56B3C" w:rsidRDefault="00D56B3C" w:rsidP="00F3542F">
            <w:pPr>
              <w:spacing w:line="240" w:lineRule="auto"/>
              <w:ind w:firstLine="0"/>
              <w:jc w:val="center"/>
              <w:rPr>
                <w:color w:val="000000"/>
                <w:sz w:val="20"/>
                <w:szCs w:val="20"/>
                <w:lang w:val="da-DK"/>
              </w:rPr>
            </w:pPr>
            <w:r w:rsidRPr="00B55012">
              <w:rPr>
                <w:color w:val="000000"/>
                <w:sz w:val="20"/>
                <w:szCs w:val="20"/>
                <w:lang w:val="da-DK"/>
              </w:rPr>
              <w:t xml:space="preserve">1 mg/kg DM </w:t>
            </w:r>
          </w:p>
          <w:p w14:paraId="32F0E501" w14:textId="77777777" w:rsidR="00D56B3C" w:rsidRPr="00B55012" w:rsidRDefault="00D56B3C" w:rsidP="00F3542F">
            <w:pPr>
              <w:spacing w:line="240" w:lineRule="auto"/>
              <w:ind w:firstLine="0"/>
              <w:jc w:val="center"/>
              <w:rPr>
                <w:color w:val="000000"/>
                <w:sz w:val="20"/>
                <w:szCs w:val="20"/>
                <w:lang w:val="da-DK"/>
              </w:rPr>
            </w:pPr>
            <w:r w:rsidRPr="00B55012">
              <w:rPr>
                <w:color w:val="000000"/>
                <w:sz w:val="20"/>
                <w:szCs w:val="20"/>
                <w:lang w:val="da-DK"/>
              </w:rPr>
              <w:t>(4 mg/kg DM for EBC</w:t>
            </w:r>
            <w:r>
              <w:rPr>
                <w:color w:val="000000"/>
                <w:sz w:val="20"/>
                <w:szCs w:val="20"/>
                <w:lang w:val="da-DK"/>
              </w:rPr>
              <w:t>-</w:t>
            </w:r>
            <w:r w:rsidRPr="00B55012">
              <w:rPr>
                <w:color w:val="000000"/>
                <w:sz w:val="20"/>
                <w:szCs w:val="20"/>
                <w:lang w:val="da-DK"/>
              </w:rPr>
              <w:t>BasicMaterials)</w:t>
            </w:r>
          </w:p>
        </w:tc>
        <w:tc>
          <w:tcPr>
            <w:tcW w:w="1455" w:type="dxa"/>
            <w:tcBorders>
              <w:top w:val="nil"/>
              <w:left w:val="nil"/>
              <w:bottom w:val="nil"/>
              <w:right w:val="single" w:sz="4" w:space="0" w:color="auto"/>
            </w:tcBorders>
            <w:shd w:val="clear" w:color="auto" w:fill="auto"/>
            <w:noWrap/>
            <w:vAlign w:val="bottom"/>
            <w:hideMark/>
          </w:tcPr>
          <w:p w14:paraId="5E8E284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8.3 ± 0.4</w:t>
            </w:r>
          </w:p>
        </w:tc>
        <w:tc>
          <w:tcPr>
            <w:tcW w:w="0" w:type="auto"/>
            <w:vMerge w:val="restart"/>
            <w:tcBorders>
              <w:top w:val="nil"/>
              <w:left w:val="single" w:sz="4" w:space="0" w:color="auto"/>
              <w:bottom w:val="single" w:sz="8" w:space="0" w:color="000000"/>
              <w:right w:val="single" w:sz="4" w:space="0" w:color="auto"/>
            </w:tcBorders>
            <w:shd w:val="clear" w:color="auto" w:fill="auto"/>
            <w:vAlign w:val="center"/>
            <w:hideMark/>
          </w:tcPr>
          <w:p w14:paraId="0EAC58F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20 ng/kg I-TEQ OMS</w:t>
            </w:r>
          </w:p>
        </w:tc>
        <w:tc>
          <w:tcPr>
            <w:tcW w:w="0" w:type="auto"/>
            <w:tcBorders>
              <w:top w:val="nil"/>
              <w:left w:val="nil"/>
              <w:bottom w:val="nil"/>
              <w:right w:val="single" w:sz="4" w:space="0" w:color="auto"/>
            </w:tcBorders>
            <w:shd w:val="clear" w:color="auto" w:fill="auto"/>
            <w:noWrap/>
            <w:vAlign w:val="bottom"/>
            <w:hideMark/>
          </w:tcPr>
          <w:p w14:paraId="04DD59B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2011 ± 118</w:t>
            </w:r>
          </w:p>
        </w:tc>
        <w:tc>
          <w:tcPr>
            <w:tcW w:w="0" w:type="auto"/>
            <w:tcBorders>
              <w:top w:val="nil"/>
              <w:left w:val="nil"/>
              <w:bottom w:val="nil"/>
              <w:right w:val="nil"/>
            </w:tcBorders>
            <w:shd w:val="clear" w:color="auto" w:fill="auto"/>
            <w:noWrap/>
            <w:vAlign w:val="bottom"/>
            <w:hideMark/>
          </w:tcPr>
          <w:p w14:paraId="3AC7897D"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21</w:t>
            </w:r>
          </w:p>
        </w:tc>
        <w:tc>
          <w:tcPr>
            <w:tcW w:w="0" w:type="auto"/>
            <w:vMerge w:val="restart"/>
            <w:tcBorders>
              <w:top w:val="nil"/>
              <w:left w:val="single" w:sz="4" w:space="0" w:color="auto"/>
              <w:bottom w:val="single" w:sz="8" w:space="0" w:color="000000"/>
              <w:right w:val="single" w:sz="4" w:space="0" w:color="auto"/>
            </w:tcBorders>
            <w:shd w:val="clear" w:color="auto" w:fill="auto"/>
            <w:vAlign w:val="center"/>
            <w:hideMark/>
          </w:tcPr>
          <w:p w14:paraId="13F2493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200 µg/kg DM</w:t>
            </w:r>
          </w:p>
        </w:tc>
        <w:tc>
          <w:tcPr>
            <w:tcW w:w="0" w:type="auto"/>
            <w:vMerge w:val="restart"/>
            <w:tcBorders>
              <w:top w:val="nil"/>
              <w:left w:val="single" w:sz="4" w:space="0" w:color="auto"/>
              <w:bottom w:val="single" w:sz="8" w:space="0" w:color="000000"/>
              <w:right w:val="single" w:sz="8" w:space="0" w:color="auto"/>
            </w:tcBorders>
            <w:shd w:val="clear" w:color="auto" w:fill="auto"/>
            <w:vAlign w:val="center"/>
            <w:hideMark/>
          </w:tcPr>
          <w:p w14:paraId="50F0984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10 µg TEQ/kg DM</w:t>
            </w:r>
          </w:p>
        </w:tc>
      </w:tr>
      <w:tr w:rsidR="00D56B3C" w:rsidRPr="00B55012" w14:paraId="4D6E8F0F"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067FE0D3"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72E0C42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500</w:t>
            </w:r>
          </w:p>
        </w:tc>
        <w:tc>
          <w:tcPr>
            <w:tcW w:w="0" w:type="auto"/>
            <w:tcBorders>
              <w:top w:val="nil"/>
              <w:left w:val="nil"/>
              <w:bottom w:val="nil"/>
              <w:right w:val="single" w:sz="4" w:space="0" w:color="auto"/>
            </w:tcBorders>
            <w:shd w:val="clear" w:color="auto" w:fill="auto"/>
            <w:noWrap/>
            <w:vAlign w:val="bottom"/>
            <w:hideMark/>
          </w:tcPr>
          <w:p w14:paraId="33D32E7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18 ± 1</w:t>
            </w:r>
          </w:p>
        </w:tc>
        <w:tc>
          <w:tcPr>
            <w:tcW w:w="0" w:type="auto"/>
            <w:vMerge/>
            <w:tcBorders>
              <w:top w:val="nil"/>
              <w:left w:val="single" w:sz="4" w:space="0" w:color="auto"/>
              <w:bottom w:val="single" w:sz="8" w:space="0" w:color="000000"/>
              <w:right w:val="single" w:sz="4" w:space="0" w:color="auto"/>
            </w:tcBorders>
            <w:vAlign w:val="center"/>
            <w:hideMark/>
          </w:tcPr>
          <w:p w14:paraId="47AB7582"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7C7DEF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3.1 ± 0.09</w:t>
            </w:r>
          </w:p>
        </w:tc>
        <w:tc>
          <w:tcPr>
            <w:tcW w:w="1704" w:type="dxa"/>
            <w:vMerge/>
            <w:tcBorders>
              <w:top w:val="nil"/>
              <w:left w:val="single" w:sz="4" w:space="0" w:color="auto"/>
              <w:bottom w:val="single" w:sz="8" w:space="0" w:color="000000"/>
              <w:right w:val="single" w:sz="8" w:space="0" w:color="auto"/>
            </w:tcBorders>
            <w:vAlign w:val="center"/>
            <w:hideMark/>
          </w:tcPr>
          <w:p w14:paraId="69C22C75"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5930663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30CDFA1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8FF067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2.69</w:t>
            </w:r>
          </w:p>
        </w:tc>
        <w:tc>
          <w:tcPr>
            <w:tcW w:w="0" w:type="auto"/>
            <w:tcBorders>
              <w:top w:val="nil"/>
              <w:left w:val="nil"/>
              <w:bottom w:val="nil"/>
              <w:right w:val="nil"/>
            </w:tcBorders>
            <w:shd w:val="clear" w:color="auto" w:fill="auto"/>
            <w:noWrap/>
            <w:vAlign w:val="bottom"/>
            <w:hideMark/>
          </w:tcPr>
          <w:p w14:paraId="1AA8B89D"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w:t>
            </w:r>
          </w:p>
        </w:tc>
        <w:tc>
          <w:tcPr>
            <w:tcW w:w="0" w:type="auto"/>
            <w:vMerge/>
            <w:tcBorders>
              <w:top w:val="nil"/>
              <w:left w:val="single" w:sz="4" w:space="0" w:color="auto"/>
              <w:bottom w:val="single" w:sz="8" w:space="0" w:color="000000"/>
              <w:right w:val="single" w:sz="4" w:space="0" w:color="auto"/>
            </w:tcBorders>
            <w:vAlign w:val="center"/>
            <w:hideMark/>
          </w:tcPr>
          <w:p w14:paraId="55BF1249"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1E2D5DA7" w14:textId="77777777" w:rsidR="00D56B3C" w:rsidRPr="00B55012" w:rsidRDefault="00D56B3C" w:rsidP="00F3542F">
            <w:pPr>
              <w:spacing w:line="240" w:lineRule="auto"/>
              <w:ind w:firstLine="0"/>
              <w:rPr>
                <w:color w:val="000000"/>
                <w:sz w:val="20"/>
                <w:szCs w:val="20"/>
              </w:rPr>
            </w:pPr>
          </w:p>
        </w:tc>
      </w:tr>
      <w:tr w:rsidR="00D56B3C" w:rsidRPr="00B55012" w14:paraId="6E29DC7D"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2572FF8D"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47C29A8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0FAF839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22 ± 1</w:t>
            </w:r>
          </w:p>
        </w:tc>
        <w:tc>
          <w:tcPr>
            <w:tcW w:w="0" w:type="auto"/>
            <w:vMerge/>
            <w:tcBorders>
              <w:top w:val="nil"/>
              <w:left w:val="single" w:sz="4" w:space="0" w:color="auto"/>
              <w:bottom w:val="single" w:sz="8" w:space="0" w:color="000000"/>
              <w:right w:val="single" w:sz="4" w:space="0" w:color="auto"/>
            </w:tcBorders>
            <w:vAlign w:val="center"/>
            <w:hideMark/>
          </w:tcPr>
          <w:p w14:paraId="5B570693"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34A4186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1.73 ± 0.07</w:t>
            </w:r>
          </w:p>
        </w:tc>
        <w:tc>
          <w:tcPr>
            <w:tcW w:w="1704" w:type="dxa"/>
            <w:vMerge/>
            <w:tcBorders>
              <w:top w:val="nil"/>
              <w:left w:val="single" w:sz="4" w:space="0" w:color="auto"/>
              <w:bottom w:val="single" w:sz="8" w:space="0" w:color="000000"/>
              <w:right w:val="single" w:sz="8" w:space="0" w:color="auto"/>
            </w:tcBorders>
            <w:vAlign w:val="center"/>
            <w:hideMark/>
          </w:tcPr>
          <w:p w14:paraId="16483F6C"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6CB5C13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13C2308D"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BCD557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2.01</w:t>
            </w:r>
          </w:p>
        </w:tc>
        <w:tc>
          <w:tcPr>
            <w:tcW w:w="0" w:type="auto"/>
            <w:tcBorders>
              <w:top w:val="nil"/>
              <w:left w:val="nil"/>
              <w:bottom w:val="nil"/>
              <w:right w:val="nil"/>
            </w:tcBorders>
            <w:shd w:val="clear" w:color="auto" w:fill="auto"/>
            <w:noWrap/>
            <w:vAlign w:val="bottom"/>
            <w:hideMark/>
          </w:tcPr>
          <w:p w14:paraId="2F553BB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&lt;LOQ</w:t>
            </w:r>
          </w:p>
        </w:tc>
        <w:tc>
          <w:tcPr>
            <w:tcW w:w="0" w:type="auto"/>
            <w:vMerge/>
            <w:tcBorders>
              <w:top w:val="nil"/>
              <w:left w:val="single" w:sz="4" w:space="0" w:color="auto"/>
              <w:bottom w:val="single" w:sz="8" w:space="0" w:color="000000"/>
              <w:right w:val="single" w:sz="4" w:space="0" w:color="auto"/>
            </w:tcBorders>
            <w:vAlign w:val="center"/>
            <w:hideMark/>
          </w:tcPr>
          <w:p w14:paraId="73E14BEC"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252A9885" w14:textId="77777777" w:rsidR="00D56B3C" w:rsidRPr="00B55012" w:rsidRDefault="00D56B3C" w:rsidP="00F3542F">
            <w:pPr>
              <w:spacing w:line="240" w:lineRule="auto"/>
              <w:ind w:firstLine="0"/>
              <w:rPr>
                <w:color w:val="000000"/>
                <w:sz w:val="20"/>
                <w:szCs w:val="20"/>
              </w:rPr>
            </w:pPr>
          </w:p>
        </w:tc>
      </w:tr>
      <w:tr w:rsidR="00D56B3C" w:rsidRPr="00B55012" w14:paraId="63DC21CD"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56FC8DC3"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31D7507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700</w:t>
            </w:r>
          </w:p>
        </w:tc>
        <w:tc>
          <w:tcPr>
            <w:tcW w:w="0" w:type="auto"/>
            <w:tcBorders>
              <w:top w:val="nil"/>
              <w:left w:val="nil"/>
              <w:bottom w:val="nil"/>
              <w:right w:val="single" w:sz="4" w:space="0" w:color="auto"/>
            </w:tcBorders>
            <w:shd w:val="clear" w:color="auto" w:fill="auto"/>
            <w:noWrap/>
            <w:vAlign w:val="bottom"/>
            <w:hideMark/>
          </w:tcPr>
          <w:p w14:paraId="2C371B9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 ± 0.3</w:t>
            </w:r>
          </w:p>
        </w:tc>
        <w:tc>
          <w:tcPr>
            <w:tcW w:w="0" w:type="auto"/>
            <w:vMerge/>
            <w:tcBorders>
              <w:top w:val="nil"/>
              <w:left w:val="single" w:sz="4" w:space="0" w:color="auto"/>
              <w:bottom w:val="single" w:sz="8" w:space="0" w:color="000000"/>
              <w:right w:val="single" w:sz="4" w:space="0" w:color="auto"/>
            </w:tcBorders>
            <w:vAlign w:val="center"/>
            <w:hideMark/>
          </w:tcPr>
          <w:p w14:paraId="592AE77E"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DFFB2F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0.25 ± 0.01</w:t>
            </w:r>
          </w:p>
        </w:tc>
        <w:tc>
          <w:tcPr>
            <w:tcW w:w="1704" w:type="dxa"/>
            <w:vMerge/>
            <w:tcBorders>
              <w:top w:val="nil"/>
              <w:left w:val="single" w:sz="4" w:space="0" w:color="auto"/>
              <w:bottom w:val="single" w:sz="8" w:space="0" w:color="000000"/>
              <w:right w:val="single" w:sz="8" w:space="0" w:color="auto"/>
            </w:tcBorders>
            <w:vAlign w:val="center"/>
            <w:hideMark/>
          </w:tcPr>
          <w:p w14:paraId="3581F15F"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5515871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35ECD62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9DF4FC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2.58</w:t>
            </w:r>
          </w:p>
        </w:tc>
        <w:tc>
          <w:tcPr>
            <w:tcW w:w="0" w:type="auto"/>
            <w:tcBorders>
              <w:top w:val="nil"/>
              <w:left w:val="nil"/>
              <w:bottom w:val="nil"/>
              <w:right w:val="nil"/>
            </w:tcBorders>
            <w:shd w:val="clear" w:color="auto" w:fill="auto"/>
            <w:noWrap/>
            <w:vAlign w:val="bottom"/>
            <w:hideMark/>
          </w:tcPr>
          <w:p w14:paraId="67039FE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1.3</w:t>
            </w:r>
          </w:p>
        </w:tc>
        <w:tc>
          <w:tcPr>
            <w:tcW w:w="0" w:type="auto"/>
            <w:vMerge/>
            <w:tcBorders>
              <w:top w:val="nil"/>
              <w:left w:val="single" w:sz="4" w:space="0" w:color="auto"/>
              <w:bottom w:val="single" w:sz="8" w:space="0" w:color="000000"/>
              <w:right w:val="single" w:sz="4" w:space="0" w:color="auto"/>
            </w:tcBorders>
            <w:vAlign w:val="center"/>
            <w:hideMark/>
          </w:tcPr>
          <w:p w14:paraId="111AB711"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48EDBF99" w14:textId="77777777" w:rsidR="00D56B3C" w:rsidRPr="00B55012" w:rsidRDefault="00D56B3C" w:rsidP="00F3542F">
            <w:pPr>
              <w:spacing w:line="240" w:lineRule="auto"/>
              <w:ind w:firstLine="0"/>
              <w:rPr>
                <w:color w:val="000000"/>
                <w:sz w:val="20"/>
                <w:szCs w:val="20"/>
              </w:rPr>
            </w:pPr>
          </w:p>
        </w:tc>
      </w:tr>
      <w:tr w:rsidR="00D56B3C" w:rsidRPr="00B55012" w14:paraId="227525CC"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0F09B1C8"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F60640" w14:textId="03C9FBAA" w:rsidR="00D56B3C" w:rsidRPr="00B55012" w:rsidRDefault="000368FD" w:rsidP="00F3542F">
            <w:pPr>
              <w:spacing w:line="240" w:lineRule="auto"/>
              <w:ind w:firstLine="0"/>
              <w:jc w:val="center"/>
              <w:rPr>
                <w:color w:val="000000"/>
                <w:sz w:val="20"/>
                <w:szCs w:val="20"/>
              </w:rPr>
            </w:pPr>
            <w:ins w:id="14" w:author="Katinka Krahn" w:date="2023-06-12T12:21:00Z">
              <w:r>
                <w:rPr>
                  <w:color w:val="000000"/>
                  <w:sz w:val="20"/>
                  <w:szCs w:val="20"/>
                </w:rPr>
                <w:t>77</w:t>
              </w:r>
            </w:ins>
            <w:del w:id="15" w:author="Katinka Krahn" w:date="2023-06-12T12:21:00Z">
              <w:r w:rsidR="00D56B3C" w:rsidRPr="00B55012" w:rsidDel="000368FD">
                <w:rPr>
                  <w:color w:val="000000"/>
                  <w:sz w:val="20"/>
                  <w:szCs w:val="20"/>
                </w:rPr>
                <w:delText>80</w:delText>
              </w:r>
            </w:del>
            <w:r w:rsidR="00D56B3C" w:rsidRPr="00B55012">
              <w:rPr>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65A686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3.7 ± 0.1</w:t>
            </w:r>
          </w:p>
        </w:tc>
        <w:tc>
          <w:tcPr>
            <w:tcW w:w="0" w:type="auto"/>
            <w:vMerge/>
            <w:tcBorders>
              <w:top w:val="nil"/>
              <w:left w:val="single" w:sz="4" w:space="0" w:color="auto"/>
              <w:bottom w:val="single" w:sz="8" w:space="0" w:color="000000"/>
              <w:right w:val="single" w:sz="4" w:space="0" w:color="auto"/>
            </w:tcBorders>
            <w:vAlign w:val="center"/>
            <w:hideMark/>
          </w:tcPr>
          <w:p w14:paraId="6563A57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3ACE93C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0.14 ± 0.01</w:t>
            </w:r>
          </w:p>
        </w:tc>
        <w:tc>
          <w:tcPr>
            <w:tcW w:w="1704" w:type="dxa"/>
            <w:vMerge/>
            <w:tcBorders>
              <w:top w:val="nil"/>
              <w:left w:val="single" w:sz="4" w:space="0" w:color="auto"/>
              <w:bottom w:val="single" w:sz="8" w:space="0" w:color="000000"/>
              <w:right w:val="single" w:sz="8" w:space="0" w:color="auto"/>
            </w:tcBorders>
            <w:vAlign w:val="center"/>
            <w:hideMark/>
          </w:tcPr>
          <w:p w14:paraId="22071354"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single" w:sz="4" w:space="0" w:color="auto"/>
              <w:right w:val="single" w:sz="4" w:space="0" w:color="auto"/>
            </w:tcBorders>
            <w:shd w:val="clear" w:color="auto" w:fill="auto"/>
            <w:noWrap/>
            <w:vAlign w:val="bottom"/>
            <w:hideMark/>
          </w:tcPr>
          <w:p w14:paraId="047D4A8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55A185D8"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3098970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0.44</w:t>
            </w:r>
          </w:p>
        </w:tc>
        <w:tc>
          <w:tcPr>
            <w:tcW w:w="0" w:type="auto"/>
            <w:tcBorders>
              <w:top w:val="nil"/>
              <w:left w:val="nil"/>
              <w:bottom w:val="nil"/>
              <w:right w:val="nil"/>
            </w:tcBorders>
            <w:shd w:val="clear" w:color="auto" w:fill="auto"/>
            <w:noWrap/>
            <w:vAlign w:val="bottom"/>
            <w:hideMark/>
          </w:tcPr>
          <w:p w14:paraId="68E675B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w:t>
            </w:r>
          </w:p>
        </w:tc>
        <w:tc>
          <w:tcPr>
            <w:tcW w:w="0" w:type="auto"/>
            <w:vMerge/>
            <w:tcBorders>
              <w:top w:val="nil"/>
              <w:left w:val="single" w:sz="4" w:space="0" w:color="auto"/>
              <w:bottom w:val="single" w:sz="8" w:space="0" w:color="000000"/>
              <w:right w:val="single" w:sz="4" w:space="0" w:color="auto"/>
            </w:tcBorders>
            <w:vAlign w:val="center"/>
            <w:hideMark/>
          </w:tcPr>
          <w:p w14:paraId="6C3E60E4"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3017F740" w14:textId="77777777" w:rsidR="00D56B3C" w:rsidRPr="00B55012" w:rsidRDefault="00D56B3C" w:rsidP="00F3542F">
            <w:pPr>
              <w:spacing w:line="240" w:lineRule="auto"/>
              <w:ind w:firstLine="0"/>
              <w:rPr>
                <w:color w:val="000000"/>
                <w:sz w:val="20"/>
                <w:szCs w:val="20"/>
              </w:rPr>
            </w:pPr>
          </w:p>
        </w:tc>
      </w:tr>
      <w:tr w:rsidR="00D56B3C" w:rsidRPr="00B55012" w14:paraId="681E9652"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0337CAE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DSS-2</w:t>
            </w:r>
          </w:p>
        </w:tc>
        <w:tc>
          <w:tcPr>
            <w:tcW w:w="0" w:type="auto"/>
            <w:tcBorders>
              <w:top w:val="nil"/>
              <w:left w:val="single" w:sz="4" w:space="0" w:color="auto"/>
              <w:bottom w:val="nil"/>
              <w:right w:val="single" w:sz="4" w:space="0" w:color="auto"/>
            </w:tcBorders>
            <w:shd w:val="clear" w:color="auto" w:fill="auto"/>
            <w:noWrap/>
            <w:vAlign w:val="bottom"/>
            <w:hideMark/>
          </w:tcPr>
          <w:p w14:paraId="0E6F671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62D3BF0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 ± 0.02</w:t>
            </w:r>
          </w:p>
        </w:tc>
        <w:tc>
          <w:tcPr>
            <w:tcW w:w="0" w:type="auto"/>
            <w:vMerge/>
            <w:tcBorders>
              <w:top w:val="nil"/>
              <w:left w:val="single" w:sz="4" w:space="0" w:color="auto"/>
              <w:bottom w:val="single" w:sz="8" w:space="0" w:color="000000"/>
              <w:right w:val="single" w:sz="4" w:space="0" w:color="auto"/>
            </w:tcBorders>
            <w:vAlign w:val="center"/>
            <w:hideMark/>
          </w:tcPr>
          <w:p w14:paraId="7053FA7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0BD2E7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0.148 ± 0.004</w:t>
            </w:r>
          </w:p>
        </w:tc>
        <w:tc>
          <w:tcPr>
            <w:tcW w:w="1704" w:type="dxa"/>
            <w:vMerge/>
            <w:tcBorders>
              <w:top w:val="nil"/>
              <w:left w:val="single" w:sz="4" w:space="0" w:color="auto"/>
              <w:bottom w:val="single" w:sz="8" w:space="0" w:color="000000"/>
              <w:right w:val="single" w:sz="8" w:space="0" w:color="auto"/>
            </w:tcBorders>
            <w:vAlign w:val="center"/>
            <w:hideMark/>
          </w:tcPr>
          <w:p w14:paraId="54ABF606"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640A34D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1.78 ± 0.04</w:t>
            </w:r>
          </w:p>
        </w:tc>
        <w:tc>
          <w:tcPr>
            <w:tcW w:w="0" w:type="auto"/>
            <w:vMerge/>
            <w:tcBorders>
              <w:top w:val="nil"/>
              <w:left w:val="single" w:sz="4" w:space="0" w:color="auto"/>
              <w:bottom w:val="single" w:sz="8" w:space="0" w:color="000000"/>
              <w:right w:val="single" w:sz="4" w:space="0" w:color="auto"/>
            </w:tcBorders>
            <w:vAlign w:val="center"/>
            <w:hideMark/>
          </w:tcPr>
          <w:p w14:paraId="769B300A"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3A8EF87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302 ± 6</w:t>
            </w:r>
          </w:p>
        </w:tc>
        <w:tc>
          <w:tcPr>
            <w:tcW w:w="0" w:type="auto"/>
            <w:tcBorders>
              <w:top w:val="single" w:sz="4" w:space="0" w:color="auto"/>
              <w:left w:val="nil"/>
              <w:bottom w:val="nil"/>
              <w:right w:val="single" w:sz="4" w:space="0" w:color="auto"/>
            </w:tcBorders>
            <w:shd w:val="clear" w:color="auto" w:fill="auto"/>
            <w:noWrap/>
            <w:vAlign w:val="bottom"/>
            <w:hideMark/>
          </w:tcPr>
          <w:p w14:paraId="19DE47B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7.6 ± 0.3</w:t>
            </w:r>
          </w:p>
        </w:tc>
        <w:tc>
          <w:tcPr>
            <w:tcW w:w="0" w:type="auto"/>
            <w:vMerge/>
            <w:tcBorders>
              <w:top w:val="nil"/>
              <w:left w:val="single" w:sz="4" w:space="0" w:color="auto"/>
              <w:bottom w:val="single" w:sz="8" w:space="0" w:color="000000"/>
              <w:right w:val="single" w:sz="4" w:space="0" w:color="auto"/>
            </w:tcBorders>
            <w:vAlign w:val="center"/>
            <w:hideMark/>
          </w:tcPr>
          <w:p w14:paraId="7F712B10"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338DF5E1" w14:textId="77777777" w:rsidR="00D56B3C" w:rsidRPr="00B55012" w:rsidRDefault="00D56B3C" w:rsidP="00F3542F">
            <w:pPr>
              <w:spacing w:line="240" w:lineRule="auto"/>
              <w:ind w:firstLine="0"/>
              <w:rPr>
                <w:color w:val="000000"/>
                <w:sz w:val="20"/>
                <w:szCs w:val="20"/>
              </w:rPr>
            </w:pPr>
          </w:p>
        </w:tc>
      </w:tr>
      <w:tr w:rsidR="00D56B3C" w:rsidRPr="00B55012" w14:paraId="601519C9"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879C2F8"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7239959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500</w:t>
            </w:r>
          </w:p>
        </w:tc>
        <w:tc>
          <w:tcPr>
            <w:tcW w:w="0" w:type="auto"/>
            <w:tcBorders>
              <w:top w:val="nil"/>
              <w:left w:val="nil"/>
              <w:bottom w:val="nil"/>
              <w:right w:val="single" w:sz="4" w:space="0" w:color="auto"/>
            </w:tcBorders>
            <w:shd w:val="clear" w:color="auto" w:fill="auto"/>
            <w:noWrap/>
            <w:vAlign w:val="bottom"/>
            <w:hideMark/>
          </w:tcPr>
          <w:p w14:paraId="262D62B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37 ± 2</w:t>
            </w:r>
          </w:p>
        </w:tc>
        <w:tc>
          <w:tcPr>
            <w:tcW w:w="0" w:type="auto"/>
            <w:vMerge/>
            <w:tcBorders>
              <w:top w:val="nil"/>
              <w:left w:val="single" w:sz="4" w:space="0" w:color="auto"/>
              <w:bottom w:val="single" w:sz="8" w:space="0" w:color="000000"/>
              <w:right w:val="single" w:sz="4" w:space="0" w:color="auto"/>
            </w:tcBorders>
            <w:vAlign w:val="center"/>
            <w:hideMark/>
          </w:tcPr>
          <w:p w14:paraId="363075EC"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7C28B31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2.54 ± 0.08</w:t>
            </w:r>
          </w:p>
        </w:tc>
        <w:tc>
          <w:tcPr>
            <w:tcW w:w="1704" w:type="dxa"/>
            <w:vMerge/>
            <w:tcBorders>
              <w:top w:val="nil"/>
              <w:left w:val="single" w:sz="4" w:space="0" w:color="auto"/>
              <w:bottom w:val="single" w:sz="8" w:space="0" w:color="000000"/>
              <w:right w:val="single" w:sz="8" w:space="0" w:color="auto"/>
            </w:tcBorders>
            <w:vAlign w:val="center"/>
            <w:hideMark/>
          </w:tcPr>
          <w:p w14:paraId="406BDA84"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04AACD5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0.03</w:t>
            </w:r>
          </w:p>
        </w:tc>
        <w:tc>
          <w:tcPr>
            <w:tcW w:w="0" w:type="auto"/>
            <w:vMerge/>
            <w:tcBorders>
              <w:top w:val="nil"/>
              <w:left w:val="single" w:sz="4" w:space="0" w:color="auto"/>
              <w:bottom w:val="single" w:sz="8" w:space="0" w:color="000000"/>
              <w:right w:val="single" w:sz="4" w:space="0" w:color="auto"/>
            </w:tcBorders>
            <w:vAlign w:val="center"/>
            <w:hideMark/>
          </w:tcPr>
          <w:p w14:paraId="2794AF8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0E1F23A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3.31</w:t>
            </w:r>
          </w:p>
        </w:tc>
        <w:tc>
          <w:tcPr>
            <w:tcW w:w="0" w:type="auto"/>
            <w:tcBorders>
              <w:top w:val="nil"/>
              <w:left w:val="nil"/>
              <w:bottom w:val="nil"/>
              <w:right w:val="single" w:sz="4" w:space="0" w:color="auto"/>
            </w:tcBorders>
            <w:shd w:val="clear" w:color="auto" w:fill="auto"/>
            <w:noWrap/>
            <w:vAlign w:val="bottom"/>
            <w:hideMark/>
          </w:tcPr>
          <w:p w14:paraId="5BA8052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0.6</w:t>
            </w:r>
          </w:p>
        </w:tc>
        <w:tc>
          <w:tcPr>
            <w:tcW w:w="0" w:type="auto"/>
            <w:vMerge/>
            <w:tcBorders>
              <w:top w:val="nil"/>
              <w:left w:val="single" w:sz="4" w:space="0" w:color="auto"/>
              <w:bottom w:val="single" w:sz="8" w:space="0" w:color="000000"/>
              <w:right w:val="single" w:sz="4" w:space="0" w:color="auto"/>
            </w:tcBorders>
            <w:vAlign w:val="center"/>
            <w:hideMark/>
          </w:tcPr>
          <w:p w14:paraId="57D98AB2"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4FAAA1FC" w14:textId="77777777" w:rsidR="00D56B3C" w:rsidRPr="00B55012" w:rsidRDefault="00D56B3C" w:rsidP="00F3542F">
            <w:pPr>
              <w:spacing w:line="240" w:lineRule="auto"/>
              <w:ind w:firstLine="0"/>
              <w:rPr>
                <w:color w:val="000000"/>
                <w:sz w:val="20"/>
                <w:szCs w:val="20"/>
              </w:rPr>
            </w:pPr>
          </w:p>
        </w:tc>
      </w:tr>
      <w:tr w:rsidR="00D56B3C" w:rsidRPr="00B55012" w14:paraId="0B08BE33"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248B1AAC"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078B0C7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7C6A95E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22.9 ± 0.5</w:t>
            </w:r>
          </w:p>
        </w:tc>
        <w:tc>
          <w:tcPr>
            <w:tcW w:w="0" w:type="auto"/>
            <w:vMerge/>
            <w:tcBorders>
              <w:top w:val="nil"/>
              <w:left w:val="single" w:sz="4" w:space="0" w:color="auto"/>
              <w:bottom w:val="single" w:sz="8" w:space="0" w:color="000000"/>
              <w:right w:val="single" w:sz="4" w:space="0" w:color="auto"/>
            </w:tcBorders>
            <w:vAlign w:val="center"/>
            <w:hideMark/>
          </w:tcPr>
          <w:p w14:paraId="2005F393"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F5DFF7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0.83 ± 0.01</w:t>
            </w:r>
          </w:p>
        </w:tc>
        <w:tc>
          <w:tcPr>
            <w:tcW w:w="1704" w:type="dxa"/>
            <w:vMerge/>
            <w:tcBorders>
              <w:top w:val="nil"/>
              <w:left w:val="single" w:sz="4" w:space="0" w:color="auto"/>
              <w:bottom w:val="single" w:sz="8" w:space="0" w:color="000000"/>
              <w:right w:val="single" w:sz="8" w:space="0" w:color="auto"/>
            </w:tcBorders>
            <w:vAlign w:val="center"/>
            <w:hideMark/>
          </w:tcPr>
          <w:p w14:paraId="741EEA8C"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6118E70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0.02</w:t>
            </w:r>
          </w:p>
        </w:tc>
        <w:tc>
          <w:tcPr>
            <w:tcW w:w="0" w:type="auto"/>
            <w:vMerge/>
            <w:tcBorders>
              <w:top w:val="nil"/>
              <w:left w:val="single" w:sz="4" w:space="0" w:color="auto"/>
              <w:bottom w:val="single" w:sz="8" w:space="0" w:color="000000"/>
              <w:right w:val="single" w:sz="4" w:space="0" w:color="auto"/>
            </w:tcBorders>
            <w:vAlign w:val="center"/>
            <w:hideMark/>
          </w:tcPr>
          <w:p w14:paraId="13640696"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7F5D527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2.89</w:t>
            </w:r>
          </w:p>
        </w:tc>
        <w:tc>
          <w:tcPr>
            <w:tcW w:w="0" w:type="auto"/>
            <w:tcBorders>
              <w:top w:val="nil"/>
              <w:left w:val="nil"/>
              <w:bottom w:val="nil"/>
              <w:right w:val="single" w:sz="4" w:space="0" w:color="auto"/>
            </w:tcBorders>
            <w:shd w:val="clear" w:color="auto" w:fill="auto"/>
            <w:noWrap/>
            <w:vAlign w:val="bottom"/>
            <w:hideMark/>
          </w:tcPr>
          <w:p w14:paraId="3A30FB3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0.4</w:t>
            </w:r>
          </w:p>
        </w:tc>
        <w:tc>
          <w:tcPr>
            <w:tcW w:w="0" w:type="auto"/>
            <w:vMerge/>
            <w:tcBorders>
              <w:top w:val="nil"/>
              <w:left w:val="single" w:sz="4" w:space="0" w:color="auto"/>
              <w:bottom w:val="single" w:sz="8" w:space="0" w:color="000000"/>
              <w:right w:val="single" w:sz="4" w:space="0" w:color="auto"/>
            </w:tcBorders>
            <w:vAlign w:val="center"/>
            <w:hideMark/>
          </w:tcPr>
          <w:p w14:paraId="0421528F"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0D68DD91" w14:textId="77777777" w:rsidR="00D56B3C" w:rsidRPr="00B55012" w:rsidRDefault="00D56B3C" w:rsidP="00F3542F">
            <w:pPr>
              <w:spacing w:line="240" w:lineRule="auto"/>
              <w:ind w:firstLine="0"/>
              <w:rPr>
                <w:color w:val="000000"/>
                <w:sz w:val="20"/>
                <w:szCs w:val="20"/>
              </w:rPr>
            </w:pPr>
          </w:p>
        </w:tc>
      </w:tr>
      <w:tr w:rsidR="00D56B3C" w:rsidRPr="00B55012" w14:paraId="4627AE0F"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697558AE"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55D8073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700</w:t>
            </w:r>
          </w:p>
        </w:tc>
        <w:tc>
          <w:tcPr>
            <w:tcW w:w="0" w:type="auto"/>
            <w:tcBorders>
              <w:top w:val="nil"/>
              <w:left w:val="nil"/>
              <w:bottom w:val="nil"/>
              <w:right w:val="single" w:sz="4" w:space="0" w:color="auto"/>
            </w:tcBorders>
            <w:shd w:val="clear" w:color="auto" w:fill="auto"/>
            <w:noWrap/>
            <w:vAlign w:val="bottom"/>
            <w:hideMark/>
          </w:tcPr>
          <w:p w14:paraId="5B99BA6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5.9 ± 0.5</w:t>
            </w:r>
          </w:p>
        </w:tc>
        <w:tc>
          <w:tcPr>
            <w:tcW w:w="0" w:type="auto"/>
            <w:vMerge/>
            <w:tcBorders>
              <w:top w:val="nil"/>
              <w:left w:val="single" w:sz="4" w:space="0" w:color="auto"/>
              <w:bottom w:val="single" w:sz="8" w:space="0" w:color="000000"/>
              <w:right w:val="single" w:sz="4" w:space="0" w:color="auto"/>
            </w:tcBorders>
            <w:vAlign w:val="center"/>
            <w:hideMark/>
          </w:tcPr>
          <w:p w14:paraId="33919B39"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73FCB95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0.17 ± 0.01</w:t>
            </w:r>
          </w:p>
        </w:tc>
        <w:tc>
          <w:tcPr>
            <w:tcW w:w="1704" w:type="dxa"/>
            <w:vMerge/>
            <w:tcBorders>
              <w:top w:val="nil"/>
              <w:left w:val="single" w:sz="4" w:space="0" w:color="auto"/>
              <w:bottom w:val="single" w:sz="8" w:space="0" w:color="000000"/>
              <w:right w:val="single" w:sz="8" w:space="0" w:color="auto"/>
            </w:tcBorders>
            <w:vAlign w:val="center"/>
            <w:hideMark/>
          </w:tcPr>
          <w:p w14:paraId="415E2993"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546DBB7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0.03</w:t>
            </w:r>
          </w:p>
        </w:tc>
        <w:tc>
          <w:tcPr>
            <w:tcW w:w="0" w:type="auto"/>
            <w:vMerge/>
            <w:tcBorders>
              <w:top w:val="nil"/>
              <w:left w:val="single" w:sz="4" w:space="0" w:color="auto"/>
              <w:bottom w:val="single" w:sz="8" w:space="0" w:color="000000"/>
              <w:right w:val="single" w:sz="4" w:space="0" w:color="auto"/>
            </w:tcBorders>
            <w:vAlign w:val="center"/>
            <w:hideMark/>
          </w:tcPr>
          <w:p w14:paraId="10BD1CD2"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4207694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3.15</w:t>
            </w:r>
          </w:p>
        </w:tc>
        <w:tc>
          <w:tcPr>
            <w:tcW w:w="0" w:type="auto"/>
            <w:tcBorders>
              <w:top w:val="nil"/>
              <w:left w:val="nil"/>
              <w:bottom w:val="nil"/>
              <w:right w:val="single" w:sz="4" w:space="0" w:color="auto"/>
            </w:tcBorders>
            <w:shd w:val="clear" w:color="auto" w:fill="auto"/>
            <w:noWrap/>
            <w:vAlign w:val="bottom"/>
            <w:hideMark/>
          </w:tcPr>
          <w:p w14:paraId="315F6D9D"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0.4</w:t>
            </w:r>
          </w:p>
        </w:tc>
        <w:tc>
          <w:tcPr>
            <w:tcW w:w="0" w:type="auto"/>
            <w:vMerge/>
            <w:tcBorders>
              <w:top w:val="nil"/>
              <w:left w:val="single" w:sz="4" w:space="0" w:color="auto"/>
              <w:bottom w:val="single" w:sz="8" w:space="0" w:color="000000"/>
              <w:right w:val="single" w:sz="4" w:space="0" w:color="auto"/>
            </w:tcBorders>
            <w:vAlign w:val="center"/>
            <w:hideMark/>
          </w:tcPr>
          <w:p w14:paraId="34FCF42E"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673061E0" w14:textId="77777777" w:rsidR="00D56B3C" w:rsidRPr="00B55012" w:rsidRDefault="00D56B3C" w:rsidP="00F3542F">
            <w:pPr>
              <w:spacing w:line="240" w:lineRule="auto"/>
              <w:ind w:firstLine="0"/>
              <w:rPr>
                <w:color w:val="000000"/>
                <w:sz w:val="20"/>
                <w:szCs w:val="20"/>
              </w:rPr>
            </w:pPr>
          </w:p>
        </w:tc>
      </w:tr>
      <w:tr w:rsidR="00D56B3C" w:rsidRPr="00B55012" w14:paraId="5412B37C"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B4D4D90"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A57E8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800</w:t>
            </w:r>
          </w:p>
        </w:tc>
        <w:tc>
          <w:tcPr>
            <w:tcW w:w="0" w:type="auto"/>
            <w:tcBorders>
              <w:top w:val="nil"/>
              <w:left w:val="nil"/>
              <w:bottom w:val="single" w:sz="4" w:space="0" w:color="auto"/>
              <w:right w:val="single" w:sz="4" w:space="0" w:color="auto"/>
            </w:tcBorders>
            <w:shd w:val="clear" w:color="auto" w:fill="auto"/>
            <w:noWrap/>
            <w:vAlign w:val="bottom"/>
            <w:hideMark/>
          </w:tcPr>
          <w:p w14:paraId="6AF3EC9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23 ± 1</w:t>
            </w:r>
          </w:p>
        </w:tc>
        <w:tc>
          <w:tcPr>
            <w:tcW w:w="0" w:type="auto"/>
            <w:vMerge/>
            <w:tcBorders>
              <w:top w:val="nil"/>
              <w:left w:val="single" w:sz="4" w:space="0" w:color="auto"/>
              <w:bottom w:val="single" w:sz="8" w:space="0" w:color="000000"/>
              <w:right w:val="single" w:sz="4" w:space="0" w:color="auto"/>
            </w:tcBorders>
            <w:vAlign w:val="center"/>
            <w:hideMark/>
          </w:tcPr>
          <w:p w14:paraId="2AC7434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396BE0A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1.02 ± 0.05</w:t>
            </w:r>
          </w:p>
        </w:tc>
        <w:tc>
          <w:tcPr>
            <w:tcW w:w="1704" w:type="dxa"/>
            <w:vMerge/>
            <w:tcBorders>
              <w:top w:val="nil"/>
              <w:left w:val="single" w:sz="4" w:space="0" w:color="auto"/>
              <w:bottom w:val="single" w:sz="8" w:space="0" w:color="000000"/>
              <w:right w:val="single" w:sz="8" w:space="0" w:color="auto"/>
            </w:tcBorders>
            <w:vAlign w:val="center"/>
            <w:hideMark/>
          </w:tcPr>
          <w:p w14:paraId="7A96C19B"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single" w:sz="4" w:space="0" w:color="auto"/>
              <w:right w:val="single" w:sz="4" w:space="0" w:color="auto"/>
            </w:tcBorders>
            <w:shd w:val="clear" w:color="auto" w:fill="auto"/>
            <w:noWrap/>
            <w:vAlign w:val="bottom"/>
            <w:hideMark/>
          </w:tcPr>
          <w:p w14:paraId="048E4E1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0.03</w:t>
            </w:r>
          </w:p>
        </w:tc>
        <w:tc>
          <w:tcPr>
            <w:tcW w:w="0" w:type="auto"/>
            <w:vMerge/>
            <w:tcBorders>
              <w:top w:val="nil"/>
              <w:left w:val="single" w:sz="4" w:space="0" w:color="auto"/>
              <w:bottom w:val="single" w:sz="8" w:space="0" w:color="000000"/>
              <w:right w:val="single" w:sz="4" w:space="0" w:color="auto"/>
            </w:tcBorders>
            <w:vAlign w:val="center"/>
            <w:hideMark/>
          </w:tcPr>
          <w:p w14:paraId="6255DEA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134ABB6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2.66</w:t>
            </w:r>
          </w:p>
        </w:tc>
        <w:tc>
          <w:tcPr>
            <w:tcW w:w="0" w:type="auto"/>
            <w:tcBorders>
              <w:top w:val="nil"/>
              <w:left w:val="nil"/>
              <w:bottom w:val="single" w:sz="4" w:space="0" w:color="auto"/>
              <w:right w:val="single" w:sz="4" w:space="0" w:color="auto"/>
            </w:tcBorders>
            <w:shd w:val="clear" w:color="auto" w:fill="auto"/>
            <w:noWrap/>
            <w:vAlign w:val="bottom"/>
            <w:hideMark/>
          </w:tcPr>
          <w:p w14:paraId="3503398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w:t>
            </w:r>
          </w:p>
        </w:tc>
        <w:tc>
          <w:tcPr>
            <w:tcW w:w="0" w:type="auto"/>
            <w:vMerge/>
            <w:tcBorders>
              <w:top w:val="nil"/>
              <w:left w:val="single" w:sz="4" w:space="0" w:color="auto"/>
              <w:bottom w:val="single" w:sz="8" w:space="0" w:color="000000"/>
              <w:right w:val="single" w:sz="4" w:space="0" w:color="auto"/>
            </w:tcBorders>
            <w:vAlign w:val="center"/>
            <w:hideMark/>
          </w:tcPr>
          <w:p w14:paraId="57C1C55B"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3FBD1671" w14:textId="77777777" w:rsidR="00D56B3C" w:rsidRPr="00B55012" w:rsidRDefault="00D56B3C" w:rsidP="00F3542F">
            <w:pPr>
              <w:spacing w:line="240" w:lineRule="auto"/>
              <w:ind w:firstLine="0"/>
              <w:rPr>
                <w:color w:val="000000"/>
                <w:sz w:val="20"/>
                <w:szCs w:val="20"/>
              </w:rPr>
            </w:pPr>
          </w:p>
        </w:tc>
      </w:tr>
      <w:tr w:rsidR="00D56B3C" w:rsidRPr="00B55012" w14:paraId="4731125D"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6C7C6BF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FWR</w:t>
            </w:r>
          </w:p>
        </w:tc>
        <w:tc>
          <w:tcPr>
            <w:tcW w:w="0" w:type="auto"/>
            <w:tcBorders>
              <w:top w:val="nil"/>
              <w:left w:val="single" w:sz="4" w:space="0" w:color="auto"/>
              <w:bottom w:val="nil"/>
              <w:right w:val="single" w:sz="4" w:space="0" w:color="auto"/>
            </w:tcBorders>
            <w:shd w:val="clear" w:color="auto" w:fill="auto"/>
            <w:noWrap/>
            <w:vAlign w:val="bottom"/>
            <w:hideMark/>
          </w:tcPr>
          <w:p w14:paraId="7C47E83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6DA419A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0.38 ± 0.01</w:t>
            </w:r>
          </w:p>
        </w:tc>
        <w:tc>
          <w:tcPr>
            <w:tcW w:w="0" w:type="auto"/>
            <w:vMerge/>
            <w:tcBorders>
              <w:top w:val="nil"/>
              <w:left w:val="single" w:sz="4" w:space="0" w:color="auto"/>
              <w:bottom w:val="single" w:sz="8" w:space="0" w:color="000000"/>
              <w:right w:val="single" w:sz="4" w:space="0" w:color="auto"/>
            </w:tcBorders>
            <w:vAlign w:val="center"/>
            <w:hideMark/>
          </w:tcPr>
          <w:p w14:paraId="4B7A4616"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2CDF890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0.08 ± 0.004</w:t>
            </w:r>
          </w:p>
        </w:tc>
        <w:tc>
          <w:tcPr>
            <w:tcW w:w="1704" w:type="dxa"/>
            <w:vMerge/>
            <w:tcBorders>
              <w:top w:val="nil"/>
              <w:left w:val="single" w:sz="4" w:space="0" w:color="auto"/>
              <w:bottom w:val="single" w:sz="8" w:space="0" w:color="000000"/>
              <w:right w:val="single" w:sz="8" w:space="0" w:color="auto"/>
            </w:tcBorders>
            <w:vAlign w:val="center"/>
            <w:hideMark/>
          </w:tcPr>
          <w:p w14:paraId="169936AD"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0ED34FD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1.18 ± 0.05</w:t>
            </w:r>
          </w:p>
        </w:tc>
        <w:tc>
          <w:tcPr>
            <w:tcW w:w="0" w:type="auto"/>
            <w:vMerge/>
            <w:tcBorders>
              <w:top w:val="nil"/>
              <w:left w:val="single" w:sz="4" w:space="0" w:color="auto"/>
              <w:bottom w:val="single" w:sz="8" w:space="0" w:color="000000"/>
              <w:right w:val="single" w:sz="4" w:space="0" w:color="auto"/>
            </w:tcBorders>
            <w:vAlign w:val="center"/>
            <w:hideMark/>
          </w:tcPr>
          <w:p w14:paraId="5BAB699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9FD8D7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323 ± 14</w:t>
            </w:r>
          </w:p>
        </w:tc>
        <w:tc>
          <w:tcPr>
            <w:tcW w:w="0" w:type="auto"/>
            <w:tcBorders>
              <w:top w:val="nil"/>
              <w:left w:val="nil"/>
              <w:bottom w:val="nil"/>
              <w:right w:val="single" w:sz="4" w:space="0" w:color="auto"/>
            </w:tcBorders>
            <w:shd w:val="clear" w:color="auto" w:fill="auto"/>
            <w:noWrap/>
            <w:vAlign w:val="bottom"/>
            <w:hideMark/>
          </w:tcPr>
          <w:p w14:paraId="6F289AA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9.2 ± 0.4</w:t>
            </w:r>
          </w:p>
        </w:tc>
        <w:tc>
          <w:tcPr>
            <w:tcW w:w="0" w:type="auto"/>
            <w:vMerge/>
            <w:tcBorders>
              <w:top w:val="nil"/>
              <w:left w:val="single" w:sz="4" w:space="0" w:color="auto"/>
              <w:bottom w:val="single" w:sz="8" w:space="0" w:color="000000"/>
              <w:right w:val="single" w:sz="4" w:space="0" w:color="auto"/>
            </w:tcBorders>
            <w:vAlign w:val="center"/>
            <w:hideMark/>
          </w:tcPr>
          <w:p w14:paraId="03C271CF"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5594C407" w14:textId="77777777" w:rsidR="00D56B3C" w:rsidRPr="00B55012" w:rsidRDefault="00D56B3C" w:rsidP="00F3542F">
            <w:pPr>
              <w:spacing w:line="240" w:lineRule="auto"/>
              <w:ind w:firstLine="0"/>
              <w:rPr>
                <w:color w:val="000000"/>
                <w:sz w:val="20"/>
                <w:szCs w:val="20"/>
              </w:rPr>
            </w:pPr>
          </w:p>
        </w:tc>
      </w:tr>
      <w:tr w:rsidR="00D56B3C" w:rsidRPr="00B55012" w14:paraId="7D5B2B5D"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409A611D"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7D8C5B8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0C9FC9D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9.1 ± 0.5</w:t>
            </w:r>
          </w:p>
        </w:tc>
        <w:tc>
          <w:tcPr>
            <w:tcW w:w="0" w:type="auto"/>
            <w:vMerge/>
            <w:tcBorders>
              <w:top w:val="nil"/>
              <w:left w:val="single" w:sz="4" w:space="0" w:color="auto"/>
              <w:bottom w:val="single" w:sz="8" w:space="0" w:color="000000"/>
              <w:right w:val="single" w:sz="4" w:space="0" w:color="auto"/>
            </w:tcBorders>
            <w:vAlign w:val="center"/>
            <w:hideMark/>
          </w:tcPr>
          <w:p w14:paraId="690E424C"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312429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0.22 ± 0.01</w:t>
            </w:r>
          </w:p>
        </w:tc>
        <w:tc>
          <w:tcPr>
            <w:tcW w:w="1704" w:type="dxa"/>
            <w:vMerge/>
            <w:tcBorders>
              <w:top w:val="nil"/>
              <w:left w:val="single" w:sz="4" w:space="0" w:color="auto"/>
              <w:bottom w:val="single" w:sz="8" w:space="0" w:color="000000"/>
              <w:right w:val="single" w:sz="8" w:space="0" w:color="auto"/>
            </w:tcBorders>
            <w:vAlign w:val="center"/>
            <w:hideMark/>
          </w:tcPr>
          <w:p w14:paraId="4E92552E"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5EDA9EE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w:t>
            </w:r>
          </w:p>
        </w:tc>
        <w:tc>
          <w:tcPr>
            <w:tcW w:w="0" w:type="auto"/>
            <w:vMerge/>
            <w:tcBorders>
              <w:top w:val="nil"/>
              <w:left w:val="single" w:sz="4" w:space="0" w:color="auto"/>
              <w:bottom w:val="single" w:sz="8" w:space="0" w:color="000000"/>
              <w:right w:val="single" w:sz="4" w:space="0" w:color="auto"/>
            </w:tcBorders>
            <w:vAlign w:val="center"/>
            <w:hideMark/>
          </w:tcPr>
          <w:p w14:paraId="040DD710"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2200329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9.5</w:t>
            </w:r>
          </w:p>
        </w:tc>
        <w:tc>
          <w:tcPr>
            <w:tcW w:w="0" w:type="auto"/>
            <w:tcBorders>
              <w:top w:val="nil"/>
              <w:left w:val="nil"/>
              <w:bottom w:val="nil"/>
              <w:right w:val="single" w:sz="4" w:space="0" w:color="auto"/>
            </w:tcBorders>
            <w:shd w:val="clear" w:color="auto" w:fill="auto"/>
            <w:noWrap/>
            <w:vAlign w:val="bottom"/>
            <w:hideMark/>
          </w:tcPr>
          <w:p w14:paraId="7CA0AF87" w14:textId="77777777" w:rsidR="00D56B3C" w:rsidRPr="00B55012" w:rsidRDefault="00D56B3C" w:rsidP="00F3542F">
            <w:pPr>
              <w:spacing w:line="240" w:lineRule="auto"/>
              <w:ind w:firstLine="0"/>
              <w:rPr>
                <w:color w:val="000000"/>
                <w:sz w:val="20"/>
                <w:szCs w:val="20"/>
              </w:rPr>
            </w:pPr>
            <w:r w:rsidRPr="00B55012">
              <w:rPr>
                <w:color w:val="000000"/>
                <w:sz w:val="20"/>
                <w:szCs w:val="20"/>
              </w:rPr>
              <w:t> </w:t>
            </w:r>
          </w:p>
        </w:tc>
        <w:tc>
          <w:tcPr>
            <w:tcW w:w="0" w:type="auto"/>
            <w:vMerge/>
            <w:tcBorders>
              <w:top w:val="nil"/>
              <w:left w:val="single" w:sz="4" w:space="0" w:color="auto"/>
              <w:bottom w:val="single" w:sz="8" w:space="0" w:color="000000"/>
              <w:right w:val="single" w:sz="4" w:space="0" w:color="auto"/>
            </w:tcBorders>
            <w:vAlign w:val="center"/>
            <w:hideMark/>
          </w:tcPr>
          <w:p w14:paraId="3B7AB97E"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6E2ADC87" w14:textId="77777777" w:rsidR="00D56B3C" w:rsidRPr="00B55012" w:rsidRDefault="00D56B3C" w:rsidP="00F3542F">
            <w:pPr>
              <w:spacing w:line="240" w:lineRule="auto"/>
              <w:ind w:firstLine="0"/>
              <w:rPr>
                <w:color w:val="000000"/>
                <w:sz w:val="20"/>
                <w:szCs w:val="20"/>
              </w:rPr>
            </w:pPr>
          </w:p>
        </w:tc>
      </w:tr>
      <w:tr w:rsidR="00D56B3C" w:rsidRPr="00B55012" w14:paraId="5ABF99AC"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2D9B8699"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7602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800</w:t>
            </w:r>
          </w:p>
        </w:tc>
        <w:tc>
          <w:tcPr>
            <w:tcW w:w="0" w:type="auto"/>
            <w:tcBorders>
              <w:top w:val="nil"/>
              <w:left w:val="nil"/>
              <w:bottom w:val="single" w:sz="4" w:space="0" w:color="auto"/>
              <w:right w:val="single" w:sz="4" w:space="0" w:color="auto"/>
            </w:tcBorders>
            <w:shd w:val="clear" w:color="auto" w:fill="auto"/>
            <w:noWrap/>
            <w:vAlign w:val="bottom"/>
            <w:hideMark/>
          </w:tcPr>
          <w:p w14:paraId="5E8026A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6.7 ± 0.3</w:t>
            </w:r>
          </w:p>
        </w:tc>
        <w:tc>
          <w:tcPr>
            <w:tcW w:w="0" w:type="auto"/>
            <w:vMerge/>
            <w:tcBorders>
              <w:top w:val="nil"/>
              <w:left w:val="single" w:sz="4" w:space="0" w:color="auto"/>
              <w:bottom w:val="single" w:sz="8" w:space="0" w:color="000000"/>
              <w:right w:val="single" w:sz="4" w:space="0" w:color="auto"/>
            </w:tcBorders>
            <w:vAlign w:val="center"/>
            <w:hideMark/>
          </w:tcPr>
          <w:p w14:paraId="755701B8"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25E9ED2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 ± 0.01</w:t>
            </w:r>
          </w:p>
        </w:tc>
        <w:tc>
          <w:tcPr>
            <w:tcW w:w="1704" w:type="dxa"/>
            <w:vMerge/>
            <w:tcBorders>
              <w:top w:val="nil"/>
              <w:left w:val="single" w:sz="4" w:space="0" w:color="auto"/>
              <w:bottom w:val="single" w:sz="8" w:space="0" w:color="000000"/>
              <w:right w:val="single" w:sz="8" w:space="0" w:color="auto"/>
            </w:tcBorders>
            <w:vAlign w:val="center"/>
            <w:hideMark/>
          </w:tcPr>
          <w:p w14:paraId="1A3AB314"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single" w:sz="4" w:space="0" w:color="auto"/>
              <w:right w:val="single" w:sz="4" w:space="0" w:color="auto"/>
            </w:tcBorders>
            <w:shd w:val="clear" w:color="auto" w:fill="auto"/>
            <w:noWrap/>
            <w:vAlign w:val="bottom"/>
            <w:hideMark/>
          </w:tcPr>
          <w:p w14:paraId="58F4C08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0.003</w:t>
            </w:r>
          </w:p>
        </w:tc>
        <w:tc>
          <w:tcPr>
            <w:tcW w:w="0" w:type="auto"/>
            <w:vMerge/>
            <w:tcBorders>
              <w:top w:val="nil"/>
              <w:left w:val="single" w:sz="4" w:space="0" w:color="auto"/>
              <w:bottom w:val="single" w:sz="8" w:space="0" w:color="000000"/>
              <w:right w:val="single" w:sz="4" w:space="0" w:color="auto"/>
            </w:tcBorders>
            <w:vAlign w:val="center"/>
            <w:hideMark/>
          </w:tcPr>
          <w:p w14:paraId="408C13ED"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58E54D1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w:t>
            </w:r>
          </w:p>
        </w:tc>
        <w:tc>
          <w:tcPr>
            <w:tcW w:w="0" w:type="auto"/>
            <w:tcBorders>
              <w:top w:val="nil"/>
              <w:left w:val="nil"/>
              <w:bottom w:val="single" w:sz="4" w:space="0" w:color="auto"/>
              <w:right w:val="single" w:sz="4" w:space="0" w:color="auto"/>
            </w:tcBorders>
            <w:shd w:val="clear" w:color="auto" w:fill="auto"/>
            <w:noWrap/>
            <w:vAlign w:val="bottom"/>
            <w:hideMark/>
          </w:tcPr>
          <w:p w14:paraId="6FCBCEC3" w14:textId="77777777" w:rsidR="00D56B3C" w:rsidRPr="00B55012" w:rsidRDefault="00D56B3C" w:rsidP="00F3542F">
            <w:pPr>
              <w:spacing w:line="240" w:lineRule="auto"/>
              <w:ind w:firstLine="0"/>
              <w:rPr>
                <w:color w:val="000000"/>
                <w:sz w:val="20"/>
                <w:szCs w:val="20"/>
              </w:rPr>
            </w:pPr>
            <w:r w:rsidRPr="00B55012">
              <w:rPr>
                <w:color w:val="000000"/>
                <w:sz w:val="20"/>
                <w:szCs w:val="20"/>
              </w:rPr>
              <w:t> </w:t>
            </w:r>
          </w:p>
        </w:tc>
        <w:tc>
          <w:tcPr>
            <w:tcW w:w="0" w:type="auto"/>
            <w:vMerge/>
            <w:tcBorders>
              <w:top w:val="nil"/>
              <w:left w:val="single" w:sz="4" w:space="0" w:color="auto"/>
              <w:bottom w:val="single" w:sz="8" w:space="0" w:color="000000"/>
              <w:right w:val="single" w:sz="4" w:space="0" w:color="auto"/>
            </w:tcBorders>
            <w:vAlign w:val="center"/>
            <w:hideMark/>
          </w:tcPr>
          <w:p w14:paraId="78C7F364"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29D13A8A" w14:textId="77777777" w:rsidR="00D56B3C" w:rsidRPr="00B55012" w:rsidRDefault="00D56B3C" w:rsidP="00F3542F">
            <w:pPr>
              <w:spacing w:line="240" w:lineRule="auto"/>
              <w:ind w:firstLine="0"/>
              <w:rPr>
                <w:color w:val="000000"/>
                <w:sz w:val="20"/>
                <w:szCs w:val="20"/>
              </w:rPr>
            </w:pPr>
          </w:p>
        </w:tc>
      </w:tr>
      <w:tr w:rsidR="00D56B3C" w:rsidRPr="00B55012" w14:paraId="3BF1E88F"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037737A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LSS</w:t>
            </w:r>
          </w:p>
        </w:tc>
        <w:tc>
          <w:tcPr>
            <w:tcW w:w="0" w:type="auto"/>
            <w:tcBorders>
              <w:top w:val="nil"/>
              <w:left w:val="single" w:sz="4" w:space="0" w:color="auto"/>
              <w:bottom w:val="nil"/>
              <w:right w:val="single" w:sz="4" w:space="0" w:color="auto"/>
            </w:tcBorders>
            <w:shd w:val="clear" w:color="auto" w:fill="auto"/>
            <w:noWrap/>
            <w:vAlign w:val="bottom"/>
            <w:hideMark/>
          </w:tcPr>
          <w:p w14:paraId="0F9E9ED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533F84A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0.98 ± 0.03</w:t>
            </w:r>
          </w:p>
        </w:tc>
        <w:tc>
          <w:tcPr>
            <w:tcW w:w="0" w:type="auto"/>
            <w:vMerge/>
            <w:tcBorders>
              <w:top w:val="nil"/>
              <w:left w:val="single" w:sz="4" w:space="0" w:color="auto"/>
              <w:bottom w:val="single" w:sz="8" w:space="0" w:color="000000"/>
              <w:right w:val="single" w:sz="4" w:space="0" w:color="auto"/>
            </w:tcBorders>
            <w:vAlign w:val="center"/>
            <w:hideMark/>
          </w:tcPr>
          <w:p w14:paraId="46D0D482"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47550E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0.39 ± 0.01</w:t>
            </w:r>
          </w:p>
        </w:tc>
        <w:tc>
          <w:tcPr>
            <w:tcW w:w="1704" w:type="dxa"/>
            <w:vMerge/>
            <w:tcBorders>
              <w:top w:val="nil"/>
              <w:left w:val="single" w:sz="4" w:space="0" w:color="auto"/>
              <w:bottom w:val="single" w:sz="8" w:space="0" w:color="000000"/>
              <w:right w:val="single" w:sz="8" w:space="0" w:color="auto"/>
            </w:tcBorders>
            <w:vAlign w:val="center"/>
            <w:hideMark/>
          </w:tcPr>
          <w:p w14:paraId="33AD60F2"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1D6CF22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 ± 0.1</w:t>
            </w:r>
          </w:p>
        </w:tc>
        <w:tc>
          <w:tcPr>
            <w:tcW w:w="0" w:type="auto"/>
            <w:vMerge/>
            <w:tcBorders>
              <w:top w:val="nil"/>
              <w:left w:val="single" w:sz="4" w:space="0" w:color="auto"/>
              <w:bottom w:val="single" w:sz="8" w:space="0" w:color="000000"/>
              <w:right w:val="single" w:sz="4" w:space="0" w:color="auto"/>
            </w:tcBorders>
            <w:vAlign w:val="center"/>
            <w:hideMark/>
          </w:tcPr>
          <w:p w14:paraId="77921AD4"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3B1C295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589 ± 29</w:t>
            </w:r>
          </w:p>
        </w:tc>
        <w:tc>
          <w:tcPr>
            <w:tcW w:w="0" w:type="auto"/>
            <w:tcBorders>
              <w:top w:val="nil"/>
              <w:left w:val="nil"/>
              <w:bottom w:val="nil"/>
              <w:right w:val="nil"/>
            </w:tcBorders>
            <w:shd w:val="clear" w:color="auto" w:fill="auto"/>
            <w:noWrap/>
            <w:vAlign w:val="bottom"/>
            <w:hideMark/>
          </w:tcPr>
          <w:p w14:paraId="426B691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 ± 1</w:t>
            </w:r>
          </w:p>
        </w:tc>
        <w:tc>
          <w:tcPr>
            <w:tcW w:w="0" w:type="auto"/>
            <w:vMerge/>
            <w:tcBorders>
              <w:top w:val="nil"/>
              <w:left w:val="single" w:sz="4" w:space="0" w:color="auto"/>
              <w:bottom w:val="single" w:sz="8" w:space="0" w:color="000000"/>
              <w:right w:val="single" w:sz="4" w:space="0" w:color="auto"/>
            </w:tcBorders>
            <w:vAlign w:val="center"/>
            <w:hideMark/>
          </w:tcPr>
          <w:p w14:paraId="2DAB79D0"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266CEDF7" w14:textId="77777777" w:rsidR="00D56B3C" w:rsidRPr="00B55012" w:rsidRDefault="00D56B3C" w:rsidP="00F3542F">
            <w:pPr>
              <w:spacing w:line="240" w:lineRule="auto"/>
              <w:ind w:firstLine="0"/>
              <w:rPr>
                <w:color w:val="000000"/>
                <w:sz w:val="20"/>
                <w:szCs w:val="20"/>
              </w:rPr>
            </w:pPr>
          </w:p>
        </w:tc>
      </w:tr>
      <w:tr w:rsidR="00D56B3C" w:rsidRPr="00B55012" w14:paraId="21BA22AA"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4A7388E5"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4D5795F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3420868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3.38 ± 0.04</w:t>
            </w:r>
          </w:p>
        </w:tc>
        <w:tc>
          <w:tcPr>
            <w:tcW w:w="0" w:type="auto"/>
            <w:vMerge/>
            <w:tcBorders>
              <w:top w:val="nil"/>
              <w:left w:val="single" w:sz="4" w:space="0" w:color="auto"/>
              <w:bottom w:val="single" w:sz="8" w:space="0" w:color="000000"/>
              <w:right w:val="single" w:sz="4" w:space="0" w:color="auto"/>
            </w:tcBorders>
            <w:vAlign w:val="center"/>
            <w:hideMark/>
          </w:tcPr>
          <w:p w14:paraId="5ED607E4"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3F992A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0.15 ± 0.01</w:t>
            </w:r>
          </w:p>
        </w:tc>
        <w:tc>
          <w:tcPr>
            <w:tcW w:w="1704" w:type="dxa"/>
            <w:vMerge/>
            <w:tcBorders>
              <w:top w:val="nil"/>
              <w:left w:val="single" w:sz="4" w:space="0" w:color="auto"/>
              <w:bottom w:val="single" w:sz="8" w:space="0" w:color="000000"/>
              <w:right w:val="single" w:sz="8" w:space="0" w:color="auto"/>
            </w:tcBorders>
            <w:vAlign w:val="center"/>
            <w:hideMark/>
          </w:tcPr>
          <w:p w14:paraId="287C5F9F"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single" w:sz="4" w:space="0" w:color="auto"/>
            </w:tcBorders>
            <w:shd w:val="clear" w:color="auto" w:fill="auto"/>
            <w:noWrap/>
            <w:vAlign w:val="bottom"/>
            <w:hideMark/>
          </w:tcPr>
          <w:p w14:paraId="466D24C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64282A0C"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73E20D0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tcBorders>
              <w:top w:val="nil"/>
              <w:left w:val="nil"/>
              <w:bottom w:val="nil"/>
              <w:right w:val="nil"/>
            </w:tcBorders>
            <w:shd w:val="clear" w:color="auto" w:fill="auto"/>
            <w:noWrap/>
            <w:vAlign w:val="bottom"/>
            <w:hideMark/>
          </w:tcPr>
          <w:p w14:paraId="421BFE9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w:t>
            </w:r>
          </w:p>
        </w:tc>
        <w:tc>
          <w:tcPr>
            <w:tcW w:w="0" w:type="auto"/>
            <w:vMerge/>
            <w:tcBorders>
              <w:top w:val="nil"/>
              <w:left w:val="single" w:sz="4" w:space="0" w:color="auto"/>
              <w:bottom w:val="single" w:sz="8" w:space="0" w:color="000000"/>
              <w:right w:val="single" w:sz="4" w:space="0" w:color="auto"/>
            </w:tcBorders>
            <w:vAlign w:val="center"/>
            <w:hideMark/>
          </w:tcPr>
          <w:p w14:paraId="47020646"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33B7801A" w14:textId="77777777" w:rsidR="00D56B3C" w:rsidRPr="00B55012" w:rsidRDefault="00D56B3C" w:rsidP="00F3542F">
            <w:pPr>
              <w:spacing w:line="240" w:lineRule="auto"/>
              <w:ind w:firstLine="0"/>
              <w:rPr>
                <w:color w:val="000000"/>
                <w:sz w:val="20"/>
                <w:szCs w:val="20"/>
              </w:rPr>
            </w:pPr>
          </w:p>
        </w:tc>
      </w:tr>
      <w:tr w:rsidR="00D56B3C" w:rsidRPr="00B55012" w14:paraId="5EC85512"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CD09697"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2E1FF4" w14:textId="11703A6F" w:rsidR="00D56B3C" w:rsidRPr="00B55012" w:rsidRDefault="00D56B3C" w:rsidP="00F3542F">
            <w:pPr>
              <w:spacing w:line="240" w:lineRule="auto"/>
              <w:ind w:firstLine="0"/>
              <w:jc w:val="center"/>
              <w:rPr>
                <w:color w:val="000000"/>
                <w:sz w:val="20"/>
                <w:szCs w:val="20"/>
              </w:rPr>
            </w:pPr>
            <w:r w:rsidRPr="00B55012">
              <w:rPr>
                <w:color w:val="000000"/>
                <w:sz w:val="20"/>
                <w:szCs w:val="20"/>
              </w:rPr>
              <w:t>7</w:t>
            </w:r>
            <w:ins w:id="16" w:author="Katinka Krahn" w:date="2023-06-12T12:21:00Z">
              <w:r w:rsidR="000368FD">
                <w:rPr>
                  <w:color w:val="000000"/>
                  <w:sz w:val="20"/>
                  <w:szCs w:val="20"/>
                </w:rPr>
                <w:t>6</w:t>
              </w:r>
            </w:ins>
            <w:del w:id="17" w:author="Katinka Krahn" w:date="2023-06-12T12:21:00Z">
              <w:r w:rsidRPr="00B55012" w:rsidDel="000368FD">
                <w:rPr>
                  <w:color w:val="000000"/>
                  <w:sz w:val="20"/>
                  <w:szCs w:val="20"/>
                </w:rPr>
                <w:delText>5</w:delText>
              </w:r>
            </w:del>
            <w:r w:rsidRPr="00B55012">
              <w:rPr>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98CD2A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2.7 ± 0.1</w:t>
            </w:r>
          </w:p>
        </w:tc>
        <w:tc>
          <w:tcPr>
            <w:tcW w:w="0" w:type="auto"/>
            <w:vMerge/>
            <w:tcBorders>
              <w:top w:val="nil"/>
              <w:left w:val="single" w:sz="4" w:space="0" w:color="auto"/>
              <w:bottom w:val="single" w:sz="8" w:space="0" w:color="000000"/>
              <w:right w:val="single" w:sz="4" w:space="0" w:color="auto"/>
            </w:tcBorders>
            <w:vAlign w:val="center"/>
            <w:hideMark/>
          </w:tcPr>
          <w:p w14:paraId="1A79D936"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4F8EBB3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0.13 ± 0.01</w:t>
            </w:r>
          </w:p>
        </w:tc>
        <w:tc>
          <w:tcPr>
            <w:tcW w:w="1704" w:type="dxa"/>
            <w:vMerge/>
            <w:tcBorders>
              <w:top w:val="nil"/>
              <w:left w:val="single" w:sz="4" w:space="0" w:color="auto"/>
              <w:bottom w:val="single" w:sz="8" w:space="0" w:color="000000"/>
              <w:right w:val="single" w:sz="8" w:space="0" w:color="auto"/>
            </w:tcBorders>
            <w:vAlign w:val="center"/>
            <w:hideMark/>
          </w:tcPr>
          <w:p w14:paraId="31B11B93"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single" w:sz="8" w:space="0" w:color="auto"/>
              <w:right w:val="single" w:sz="4" w:space="0" w:color="auto"/>
            </w:tcBorders>
            <w:shd w:val="clear" w:color="auto" w:fill="auto"/>
            <w:noWrap/>
            <w:vAlign w:val="bottom"/>
            <w:hideMark/>
          </w:tcPr>
          <w:p w14:paraId="727BB42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vMerge/>
            <w:tcBorders>
              <w:top w:val="nil"/>
              <w:left w:val="single" w:sz="4" w:space="0" w:color="auto"/>
              <w:bottom w:val="single" w:sz="8" w:space="0" w:color="000000"/>
              <w:right w:val="single" w:sz="4" w:space="0" w:color="auto"/>
            </w:tcBorders>
            <w:vAlign w:val="center"/>
            <w:hideMark/>
          </w:tcPr>
          <w:p w14:paraId="0EBA8579"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8" w:space="0" w:color="auto"/>
              <w:right w:val="single" w:sz="4" w:space="0" w:color="auto"/>
            </w:tcBorders>
            <w:shd w:val="clear" w:color="auto" w:fill="auto"/>
            <w:noWrap/>
            <w:vAlign w:val="bottom"/>
            <w:hideMark/>
          </w:tcPr>
          <w:p w14:paraId="249F360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n.d.</w:t>
            </w:r>
          </w:p>
        </w:tc>
        <w:tc>
          <w:tcPr>
            <w:tcW w:w="0" w:type="auto"/>
            <w:tcBorders>
              <w:top w:val="nil"/>
              <w:left w:val="nil"/>
              <w:bottom w:val="single" w:sz="8" w:space="0" w:color="auto"/>
              <w:right w:val="nil"/>
            </w:tcBorders>
            <w:shd w:val="clear" w:color="auto" w:fill="auto"/>
            <w:noWrap/>
            <w:vAlign w:val="bottom"/>
            <w:hideMark/>
          </w:tcPr>
          <w:p w14:paraId="0AE8271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w:t>
            </w:r>
          </w:p>
        </w:tc>
        <w:tc>
          <w:tcPr>
            <w:tcW w:w="0" w:type="auto"/>
            <w:vMerge/>
            <w:tcBorders>
              <w:top w:val="nil"/>
              <w:left w:val="single" w:sz="4" w:space="0" w:color="auto"/>
              <w:bottom w:val="single" w:sz="8" w:space="0" w:color="000000"/>
              <w:right w:val="single" w:sz="4" w:space="0" w:color="auto"/>
            </w:tcBorders>
            <w:vAlign w:val="center"/>
            <w:hideMark/>
          </w:tcPr>
          <w:p w14:paraId="0730B64A" w14:textId="77777777" w:rsidR="00D56B3C" w:rsidRPr="00B55012" w:rsidRDefault="00D56B3C" w:rsidP="00F3542F">
            <w:pPr>
              <w:spacing w:line="240" w:lineRule="auto"/>
              <w:ind w:firstLine="0"/>
              <w:rPr>
                <w:color w:val="000000"/>
                <w:sz w:val="20"/>
                <w:szCs w:val="20"/>
              </w:rPr>
            </w:pPr>
          </w:p>
        </w:tc>
        <w:tc>
          <w:tcPr>
            <w:tcW w:w="0" w:type="auto"/>
            <w:vMerge/>
            <w:tcBorders>
              <w:top w:val="nil"/>
              <w:left w:val="single" w:sz="4" w:space="0" w:color="auto"/>
              <w:bottom w:val="single" w:sz="8" w:space="0" w:color="000000"/>
              <w:right w:val="single" w:sz="8" w:space="0" w:color="auto"/>
            </w:tcBorders>
            <w:vAlign w:val="center"/>
            <w:hideMark/>
          </w:tcPr>
          <w:p w14:paraId="72CDDDF1" w14:textId="77777777" w:rsidR="00D56B3C" w:rsidRPr="00B55012" w:rsidRDefault="00D56B3C" w:rsidP="00F3542F">
            <w:pPr>
              <w:spacing w:line="240" w:lineRule="auto"/>
              <w:ind w:firstLine="0"/>
              <w:rPr>
                <w:color w:val="000000"/>
                <w:sz w:val="20"/>
                <w:szCs w:val="20"/>
              </w:rPr>
            </w:pPr>
          </w:p>
        </w:tc>
      </w:tr>
      <w:tr w:rsidR="00D56B3C" w:rsidRPr="00B55012" w14:paraId="6FF0472B"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46746A6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WT</w:t>
            </w:r>
          </w:p>
        </w:tc>
        <w:tc>
          <w:tcPr>
            <w:tcW w:w="0" w:type="auto"/>
            <w:tcBorders>
              <w:top w:val="nil"/>
              <w:left w:val="single" w:sz="4" w:space="0" w:color="auto"/>
              <w:bottom w:val="nil"/>
              <w:right w:val="single" w:sz="4" w:space="0" w:color="auto"/>
            </w:tcBorders>
            <w:shd w:val="clear" w:color="auto" w:fill="auto"/>
            <w:noWrap/>
            <w:vAlign w:val="bottom"/>
            <w:hideMark/>
          </w:tcPr>
          <w:p w14:paraId="7B21F914"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615D7F6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 ± 0.1</w:t>
            </w:r>
          </w:p>
        </w:tc>
        <w:tc>
          <w:tcPr>
            <w:tcW w:w="0" w:type="auto"/>
            <w:vMerge/>
            <w:tcBorders>
              <w:top w:val="nil"/>
              <w:left w:val="single" w:sz="4" w:space="0" w:color="auto"/>
              <w:bottom w:val="single" w:sz="8" w:space="0" w:color="000000"/>
              <w:right w:val="single" w:sz="4" w:space="0" w:color="auto"/>
            </w:tcBorders>
            <w:vAlign w:val="center"/>
            <w:hideMark/>
          </w:tcPr>
          <w:p w14:paraId="5AED9E75"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8E4DAFF"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1.08 ± 0.02</w:t>
            </w:r>
          </w:p>
        </w:tc>
        <w:tc>
          <w:tcPr>
            <w:tcW w:w="1704" w:type="dxa"/>
            <w:vMerge/>
            <w:tcBorders>
              <w:top w:val="nil"/>
              <w:left w:val="single" w:sz="4" w:space="0" w:color="auto"/>
              <w:bottom w:val="single" w:sz="8" w:space="0" w:color="000000"/>
              <w:right w:val="single" w:sz="8" w:space="0" w:color="auto"/>
            </w:tcBorders>
            <w:vAlign w:val="center"/>
            <w:hideMark/>
          </w:tcPr>
          <w:p w14:paraId="2EB26971"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0D83D0BF"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14EBE7D0"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928C16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6B91222D"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9D8FF4D"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4C6F6A0" w14:textId="77777777" w:rsidR="00D56B3C" w:rsidRPr="00B55012" w:rsidRDefault="00D56B3C" w:rsidP="00F3542F">
            <w:pPr>
              <w:spacing w:line="240" w:lineRule="auto"/>
              <w:ind w:firstLine="0"/>
              <w:rPr>
                <w:sz w:val="20"/>
                <w:szCs w:val="20"/>
              </w:rPr>
            </w:pPr>
          </w:p>
        </w:tc>
      </w:tr>
      <w:tr w:rsidR="00D56B3C" w:rsidRPr="00B55012" w14:paraId="30A336D4"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6FE71DCD"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106F31F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500</w:t>
            </w:r>
          </w:p>
        </w:tc>
        <w:tc>
          <w:tcPr>
            <w:tcW w:w="0" w:type="auto"/>
            <w:tcBorders>
              <w:top w:val="nil"/>
              <w:left w:val="nil"/>
              <w:bottom w:val="nil"/>
              <w:right w:val="single" w:sz="4" w:space="0" w:color="auto"/>
            </w:tcBorders>
            <w:shd w:val="clear" w:color="auto" w:fill="auto"/>
            <w:noWrap/>
            <w:vAlign w:val="bottom"/>
            <w:hideMark/>
          </w:tcPr>
          <w:p w14:paraId="14DBB6C1"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2.5 ± 0.1</w:t>
            </w:r>
          </w:p>
        </w:tc>
        <w:tc>
          <w:tcPr>
            <w:tcW w:w="0" w:type="auto"/>
            <w:vMerge/>
            <w:tcBorders>
              <w:top w:val="nil"/>
              <w:left w:val="single" w:sz="4" w:space="0" w:color="auto"/>
              <w:bottom w:val="single" w:sz="8" w:space="0" w:color="000000"/>
              <w:right w:val="single" w:sz="4" w:space="0" w:color="auto"/>
            </w:tcBorders>
            <w:vAlign w:val="center"/>
            <w:hideMark/>
          </w:tcPr>
          <w:p w14:paraId="4BFED989"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0AEC4B4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0.16 ± 0.01</w:t>
            </w:r>
          </w:p>
        </w:tc>
        <w:tc>
          <w:tcPr>
            <w:tcW w:w="1704" w:type="dxa"/>
            <w:vMerge/>
            <w:tcBorders>
              <w:top w:val="nil"/>
              <w:left w:val="single" w:sz="4" w:space="0" w:color="auto"/>
              <w:bottom w:val="single" w:sz="8" w:space="0" w:color="000000"/>
              <w:right w:val="single" w:sz="8" w:space="0" w:color="auto"/>
            </w:tcBorders>
            <w:vAlign w:val="center"/>
            <w:hideMark/>
          </w:tcPr>
          <w:p w14:paraId="26112CA7"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7BEAC32E"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84EA49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C0DD9E6"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A6D35AE"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AB1280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95A84BE" w14:textId="77777777" w:rsidR="00D56B3C" w:rsidRPr="00B55012" w:rsidRDefault="00D56B3C" w:rsidP="00F3542F">
            <w:pPr>
              <w:spacing w:line="240" w:lineRule="auto"/>
              <w:ind w:firstLine="0"/>
              <w:rPr>
                <w:sz w:val="20"/>
                <w:szCs w:val="20"/>
              </w:rPr>
            </w:pPr>
          </w:p>
        </w:tc>
      </w:tr>
      <w:tr w:rsidR="00D56B3C" w:rsidRPr="00B55012" w14:paraId="50D98700"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007B39A3"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125ED4C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5B163A8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118 ± 5</w:t>
            </w:r>
          </w:p>
        </w:tc>
        <w:tc>
          <w:tcPr>
            <w:tcW w:w="0" w:type="auto"/>
            <w:vMerge/>
            <w:tcBorders>
              <w:top w:val="nil"/>
              <w:left w:val="single" w:sz="4" w:space="0" w:color="auto"/>
              <w:bottom w:val="single" w:sz="8" w:space="0" w:color="000000"/>
              <w:right w:val="single" w:sz="4" w:space="0" w:color="auto"/>
            </w:tcBorders>
            <w:vAlign w:val="center"/>
            <w:hideMark/>
          </w:tcPr>
          <w:p w14:paraId="7ED016A8"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00229D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7.46 ± 0.22</w:t>
            </w:r>
          </w:p>
        </w:tc>
        <w:tc>
          <w:tcPr>
            <w:tcW w:w="1704" w:type="dxa"/>
            <w:vMerge/>
            <w:tcBorders>
              <w:top w:val="nil"/>
              <w:left w:val="single" w:sz="4" w:space="0" w:color="auto"/>
              <w:bottom w:val="single" w:sz="8" w:space="0" w:color="000000"/>
              <w:right w:val="single" w:sz="8" w:space="0" w:color="auto"/>
            </w:tcBorders>
            <w:vAlign w:val="center"/>
            <w:hideMark/>
          </w:tcPr>
          <w:p w14:paraId="3E0AD0ED"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3FFDEF10"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0BC8FFE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90EC2A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64F145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2CBBE2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D4B67C9" w14:textId="77777777" w:rsidR="00D56B3C" w:rsidRPr="00B55012" w:rsidRDefault="00D56B3C" w:rsidP="00F3542F">
            <w:pPr>
              <w:spacing w:line="240" w:lineRule="auto"/>
              <w:ind w:firstLine="0"/>
              <w:rPr>
                <w:sz w:val="20"/>
                <w:szCs w:val="20"/>
              </w:rPr>
            </w:pPr>
          </w:p>
        </w:tc>
      </w:tr>
      <w:tr w:rsidR="00D56B3C" w:rsidRPr="00B55012" w14:paraId="706BDB08"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441CE3F1"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23615F5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700</w:t>
            </w:r>
          </w:p>
        </w:tc>
        <w:tc>
          <w:tcPr>
            <w:tcW w:w="0" w:type="auto"/>
            <w:tcBorders>
              <w:top w:val="nil"/>
              <w:left w:val="nil"/>
              <w:bottom w:val="nil"/>
              <w:right w:val="single" w:sz="4" w:space="0" w:color="auto"/>
            </w:tcBorders>
            <w:shd w:val="clear" w:color="auto" w:fill="auto"/>
            <w:noWrap/>
            <w:vAlign w:val="bottom"/>
            <w:hideMark/>
          </w:tcPr>
          <w:p w14:paraId="6992FDF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21 ± 1</w:t>
            </w:r>
          </w:p>
        </w:tc>
        <w:tc>
          <w:tcPr>
            <w:tcW w:w="0" w:type="auto"/>
            <w:vMerge/>
            <w:tcBorders>
              <w:top w:val="nil"/>
              <w:left w:val="single" w:sz="4" w:space="0" w:color="auto"/>
              <w:bottom w:val="single" w:sz="8" w:space="0" w:color="000000"/>
              <w:right w:val="single" w:sz="4" w:space="0" w:color="auto"/>
            </w:tcBorders>
            <w:vAlign w:val="center"/>
            <w:hideMark/>
          </w:tcPr>
          <w:p w14:paraId="4726E95E"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3AD38AC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0.45 ± 0.01</w:t>
            </w:r>
          </w:p>
        </w:tc>
        <w:tc>
          <w:tcPr>
            <w:tcW w:w="1704" w:type="dxa"/>
            <w:vMerge/>
            <w:tcBorders>
              <w:top w:val="nil"/>
              <w:left w:val="single" w:sz="4" w:space="0" w:color="auto"/>
              <w:bottom w:val="single" w:sz="8" w:space="0" w:color="000000"/>
              <w:right w:val="single" w:sz="8" w:space="0" w:color="auto"/>
            </w:tcBorders>
            <w:vAlign w:val="center"/>
            <w:hideMark/>
          </w:tcPr>
          <w:p w14:paraId="6080912B"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3F4E0F63"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30B130F7"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8B05211"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F4923F4"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3F50FF2"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B719B9F" w14:textId="77777777" w:rsidR="00D56B3C" w:rsidRPr="00B55012" w:rsidRDefault="00D56B3C" w:rsidP="00F3542F">
            <w:pPr>
              <w:spacing w:line="240" w:lineRule="auto"/>
              <w:ind w:firstLine="0"/>
              <w:rPr>
                <w:sz w:val="20"/>
                <w:szCs w:val="20"/>
              </w:rPr>
            </w:pPr>
          </w:p>
        </w:tc>
      </w:tr>
      <w:tr w:rsidR="00D56B3C" w:rsidRPr="00B55012" w14:paraId="1A287F13"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4BEAB8D"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844E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800</w:t>
            </w:r>
          </w:p>
        </w:tc>
        <w:tc>
          <w:tcPr>
            <w:tcW w:w="0" w:type="auto"/>
            <w:tcBorders>
              <w:top w:val="nil"/>
              <w:left w:val="nil"/>
              <w:bottom w:val="single" w:sz="4" w:space="0" w:color="auto"/>
              <w:right w:val="single" w:sz="4" w:space="0" w:color="auto"/>
            </w:tcBorders>
            <w:shd w:val="clear" w:color="auto" w:fill="auto"/>
            <w:noWrap/>
            <w:vAlign w:val="bottom"/>
            <w:hideMark/>
          </w:tcPr>
          <w:p w14:paraId="0B08DF9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 ± 0.3</w:t>
            </w:r>
          </w:p>
        </w:tc>
        <w:tc>
          <w:tcPr>
            <w:tcW w:w="0" w:type="auto"/>
            <w:vMerge/>
            <w:tcBorders>
              <w:top w:val="nil"/>
              <w:left w:val="single" w:sz="4" w:space="0" w:color="auto"/>
              <w:bottom w:val="single" w:sz="8" w:space="0" w:color="000000"/>
              <w:right w:val="single" w:sz="4" w:space="0" w:color="auto"/>
            </w:tcBorders>
            <w:vAlign w:val="center"/>
            <w:hideMark/>
          </w:tcPr>
          <w:p w14:paraId="6E764CC4"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4B6BDBC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0.13 ± 0.01</w:t>
            </w:r>
          </w:p>
        </w:tc>
        <w:tc>
          <w:tcPr>
            <w:tcW w:w="1704" w:type="dxa"/>
            <w:vMerge/>
            <w:tcBorders>
              <w:top w:val="nil"/>
              <w:left w:val="single" w:sz="4" w:space="0" w:color="auto"/>
              <w:bottom w:val="single" w:sz="8" w:space="0" w:color="000000"/>
              <w:right w:val="single" w:sz="8" w:space="0" w:color="auto"/>
            </w:tcBorders>
            <w:vAlign w:val="center"/>
            <w:hideMark/>
          </w:tcPr>
          <w:p w14:paraId="03DB8D1C"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18C10B8B"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E498F4"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CCCB11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3B2A122"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6DC9721"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79E978A" w14:textId="77777777" w:rsidR="00D56B3C" w:rsidRPr="00B55012" w:rsidRDefault="00D56B3C" w:rsidP="00F3542F">
            <w:pPr>
              <w:spacing w:line="240" w:lineRule="auto"/>
              <w:ind w:firstLine="0"/>
              <w:rPr>
                <w:sz w:val="20"/>
                <w:szCs w:val="20"/>
              </w:rPr>
            </w:pPr>
          </w:p>
        </w:tc>
      </w:tr>
      <w:tr w:rsidR="00D56B3C" w:rsidRPr="00B55012" w14:paraId="7E47E248" w14:textId="77777777" w:rsidTr="00F3542F">
        <w:trPr>
          <w:trHeight w:val="20"/>
        </w:trPr>
        <w:tc>
          <w:tcPr>
            <w:tcW w:w="0" w:type="auto"/>
            <w:vMerge w:val="restart"/>
            <w:tcBorders>
              <w:top w:val="nil"/>
              <w:left w:val="single" w:sz="8" w:space="0" w:color="auto"/>
              <w:bottom w:val="single" w:sz="4" w:space="0" w:color="000000"/>
              <w:right w:val="nil"/>
            </w:tcBorders>
            <w:shd w:val="clear" w:color="auto" w:fill="auto"/>
            <w:noWrap/>
            <w:vAlign w:val="center"/>
            <w:hideMark/>
          </w:tcPr>
          <w:p w14:paraId="1E9FABC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GW</w:t>
            </w:r>
          </w:p>
        </w:tc>
        <w:tc>
          <w:tcPr>
            <w:tcW w:w="0" w:type="auto"/>
            <w:tcBorders>
              <w:top w:val="nil"/>
              <w:left w:val="single" w:sz="4" w:space="0" w:color="auto"/>
              <w:bottom w:val="nil"/>
              <w:right w:val="single" w:sz="4" w:space="0" w:color="auto"/>
            </w:tcBorders>
            <w:shd w:val="clear" w:color="auto" w:fill="auto"/>
            <w:noWrap/>
            <w:vAlign w:val="bottom"/>
            <w:hideMark/>
          </w:tcPr>
          <w:p w14:paraId="6E8DF41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56DB024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0.89 ± 0.02</w:t>
            </w:r>
          </w:p>
        </w:tc>
        <w:tc>
          <w:tcPr>
            <w:tcW w:w="0" w:type="auto"/>
            <w:vMerge/>
            <w:tcBorders>
              <w:top w:val="nil"/>
              <w:left w:val="single" w:sz="4" w:space="0" w:color="auto"/>
              <w:bottom w:val="single" w:sz="8" w:space="0" w:color="000000"/>
              <w:right w:val="single" w:sz="4" w:space="0" w:color="auto"/>
            </w:tcBorders>
            <w:vAlign w:val="center"/>
            <w:hideMark/>
          </w:tcPr>
          <w:p w14:paraId="2AF366D7"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56BD020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0.141 ± 0.005</w:t>
            </w:r>
          </w:p>
        </w:tc>
        <w:tc>
          <w:tcPr>
            <w:tcW w:w="1704" w:type="dxa"/>
            <w:vMerge/>
            <w:tcBorders>
              <w:top w:val="nil"/>
              <w:left w:val="single" w:sz="4" w:space="0" w:color="auto"/>
              <w:bottom w:val="single" w:sz="8" w:space="0" w:color="000000"/>
              <w:right w:val="single" w:sz="8" w:space="0" w:color="auto"/>
            </w:tcBorders>
            <w:vAlign w:val="center"/>
            <w:hideMark/>
          </w:tcPr>
          <w:p w14:paraId="2C046C30"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40B74182"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5158EA6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B26150A"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F01F85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69A2493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1E0F5F1" w14:textId="77777777" w:rsidR="00D56B3C" w:rsidRPr="00B55012" w:rsidRDefault="00D56B3C" w:rsidP="00F3542F">
            <w:pPr>
              <w:spacing w:line="240" w:lineRule="auto"/>
              <w:ind w:firstLine="0"/>
              <w:rPr>
                <w:sz w:val="20"/>
                <w:szCs w:val="20"/>
              </w:rPr>
            </w:pPr>
          </w:p>
        </w:tc>
      </w:tr>
      <w:tr w:rsidR="00D56B3C" w:rsidRPr="00B55012" w14:paraId="48DA66B4"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26C0EC27"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523061B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500</w:t>
            </w:r>
          </w:p>
        </w:tc>
        <w:tc>
          <w:tcPr>
            <w:tcW w:w="0" w:type="auto"/>
            <w:tcBorders>
              <w:top w:val="nil"/>
              <w:left w:val="nil"/>
              <w:bottom w:val="nil"/>
              <w:right w:val="single" w:sz="4" w:space="0" w:color="auto"/>
            </w:tcBorders>
            <w:shd w:val="clear" w:color="auto" w:fill="auto"/>
            <w:noWrap/>
            <w:vAlign w:val="bottom"/>
            <w:hideMark/>
          </w:tcPr>
          <w:p w14:paraId="2521A99C"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14 ± 1</w:t>
            </w:r>
          </w:p>
        </w:tc>
        <w:tc>
          <w:tcPr>
            <w:tcW w:w="0" w:type="auto"/>
            <w:vMerge/>
            <w:tcBorders>
              <w:top w:val="nil"/>
              <w:left w:val="single" w:sz="4" w:space="0" w:color="auto"/>
              <w:bottom w:val="single" w:sz="8" w:space="0" w:color="000000"/>
              <w:right w:val="single" w:sz="4" w:space="0" w:color="auto"/>
            </w:tcBorders>
            <w:vAlign w:val="center"/>
            <w:hideMark/>
          </w:tcPr>
          <w:p w14:paraId="1774906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6DD3906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0.54 ± 0.02</w:t>
            </w:r>
          </w:p>
        </w:tc>
        <w:tc>
          <w:tcPr>
            <w:tcW w:w="1704" w:type="dxa"/>
            <w:vMerge/>
            <w:tcBorders>
              <w:top w:val="nil"/>
              <w:left w:val="single" w:sz="4" w:space="0" w:color="auto"/>
              <w:bottom w:val="single" w:sz="8" w:space="0" w:color="000000"/>
              <w:right w:val="single" w:sz="8" w:space="0" w:color="auto"/>
            </w:tcBorders>
            <w:vAlign w:val="center"/>
            <w:hideMark/>
          </w:tcPr>
          <w:p w14:paraId="6856F3D0"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6AD46846"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1B12CFA"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517743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FD27CDB"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90CC8B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6A7C97DA" w14:textId="77777777" w:rsidR="00D56B3C" w:rsidRPr="00B55012" w:rsidRDefault="00D56B3C" w:rsidP="00F3542F">
            <w:pPr>
              <w:spacing w:line="240" w:lineRule="auto"/>
              <w:ind w:firstLine="0"/>
              <w:rPr>
                <w:sz w:val="20"/>
                <w:szCs w:val="20"/>
              </w:rPr>
            </w:pPr>
          </w:p>
        </w:tc>
      </w:tr>
      <w:tr w:rsidR="00D56B3C" w:rsidRPr="00B55012" w14:paraId="2113DEF4"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7DA2DF6E"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6C62693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166B05FA"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5 ± 0.2</w:t>
            </w:r>
          </w:p>
        </w:tc>
        <w:tc>
          <w:tcPr>
            <w:tcW w:w="0" w:type="auto"/>
            <w:vMerge/>
            <w:tcBorders>
              <w:top w:val="nil"/>
              <w:left w:val="single" w:sz="4" w:space="0" w:color="auto"/>
              <w:bottom w:val="single" w:sz="8" w:space="0" w:color="000000"/>
              <w:right w:val="single" w:sz="4" w:space="0" w:color="auto"/>
            </w:tcBorders>
            <w:vAlign w:val="center"/>
            <w:hideMark/>
          </w:tcPr>
          <w:p w14:paraId="22D0F4B4"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45486FA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0.31 ± 0.01</w:t>
            </w:r>
          </w:p>
        </w:tc>
        <w:tc>
          <w:tcPr>
            <w:tcW w:w="1704" w:type="dxa"/>
            <w:vMerge/>
            <w:tcBorders>
              <w:top w:val="nil"/>
              <w:left w:val="single" w:sz="4" w:space="0" w:color="auto"/>
              <w:bottom w:val="single" w:sz="8" w:space="0" w:color="000000"/>
              <w:right w:val="single" w:sz="8" w:space="0" w:color="auto"/>
            </w:tcBorders>
            <w:vAlign w:val="center"/>
            <w:hideMark/>
          </w:tcPr>
          <w:p w14:paraId="06F0912C"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55FDF23D"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0A430347"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7E16A9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DC34514"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73DCD6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8FDF103" w14:textId="77777777" w:rsidR="00D56B3C" w:rsidRPr="00B55012" w:rsidRDefault="00D56B3C" w:rsidP="00F3542F">
            <w:pPr>
              <w:spacing w:line="240" w:lineRule="auto"/>
              <w:ind w:firstLine="0"/>
              <w:rPr>
                <w:sz w:val="20"/>
                <w:szCs w:val="20"/>
              </w:rPr>
            </w:pPr>
          </w:p>
        </w:tc>
      </w:tr>
      <w:tr w:rsidR="00D56B3C" w:rsidRPr="00B55012" w14:paraId="5E62A363" w14:textId="77777777" w:rsidTr="00F3542F">
        <w:trPr>
          <w:trHeight w:val="20"/>
        </w:trPr>
        <w:tc>
          <w:tcPr>
            <w:tcW w:w="0" w:type="auto"/>
            <w:vMerge/>
            <w:tcBorders>
              <w:top w:val="nil"/>
              <w:left w:val="single" w:sz="8" w:space="0" w:color="auto"/>
              <w:bottom w:val="single" w:sz="4" w:space="0" w:color="000000"/>
              <w:right w:val="nil"/>
            </w:tcBorders>
            <w:vAlign w:val="center"/>
            <w:hideMark/>
          </w:tcPr>
          <w:p w14:paraId="125CE879"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4F156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800</w:t>
            </w:r>
          </w:p>
        </w:tc>
        <w:tc>
          <w:tcPr>
            <w:tcW w:w="0" w:type="auto"/>
            <w:tcBorders>
              <w:top w:val="nil"/>
              <w:left w:val="nil"/>
              <w:bottom w:val="single" w:sz="4" w:space="0" w:color="auto"/>
              <w:right w:val="single" w:sz="4" w:space="0" w:color="auto"/>
            </w:tcBorders>
            <w:shd w:val="clear" w:color="auto" w:fill="auto"/>
            <w:noWrap/>
            <w:vAlign w:val="bottom"/>
            <w:hideMark/>
          </w:tcPr>
          <w:p w14:paraId="21F56AD6"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7.1 ± 0.3</w:t>
            </w:r>
          </w:p>
        </w:tc>
        <w:tc>
          <w:tcPr>
            <w:tcW w:w="0" w:type="auto"/>
            <w:vMerge/>
            <w:tcBorders>
              <w:top w:val="nil"/>
              <w:left w:val="single" w:sz="4" w:space="0" w:color="auto"/>
              <w:bottom w:val="single" w:sz="8" w:space="0" w:color="000000"/>
              <w:right w:val="single" w:sz="4" w:space="0" w:color="auto"/>
            </w:tcBorders>
            <w:vAlign w:val="center"/>
            <w:hideMark/>
          </w:tcPr>
          <w:p w14:paraId="5F1059B9"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4" w:space="0" w:color="auto"/>
              <w:right w:val="single" w:sz="4" w:space="0" w:color="auto"/>
            </w:tcBorders>
            <w:shd w:val="clear" w:color="auto" w:fill="auto"/>
            <w:noWrap/>
            <w:vAlign w:val="bottom"/>
            <w:hideMark/>
          </w:tcPr>
          <w:p w14:paraId="114F0113"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0.25 ± 0.01</w:t>
            </w:r>
          </w:p>
        </w:tc>
        <w:tc>
          <w:tcPr>
            <w:tcW w:w="1704" w:type="dxa"/>
            <w:vMerge/>
            <w:tcBorders>
              <w:top w:val="nil"/>
              <w:left w:val="single" w:sz="4" w:space="0" w:color="auto"/>
              <w:bottom w:val="single" w:sz="8" w:space="0" w:color="000000"/>
              <w:right w:val="single" w:sz="8" w:space="0" w:color="auto"/>
            </w:tcBorders>
            <w:vAlign w:val="center"/>
            <w:hideMark/>
          </w:tcPr>
          <w:p w14:paraId="1EE8FAD7"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6AEBC1C6"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175C78E"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E7591E3"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F6AA2A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8EFD8A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4579100" w14:textId="77777777" w:rsidR="00D56B3C" w:rsidRPr="00B55012" w:rsidRDefault="00D56B3C" w:rsidP="00F3542F">
            <w:pPr>
              <w:spacing w:line="240" w:lineRule="auto"/>
              <w:ind w:firstLine="0"/>
              <w:rPr>
                <w:sz w:val="20"/>
                <w:szCs w:val="20"/>
              </w:rPr>
            </w:pPr>
          </w:p>
        </w:tc>
      </w:tr>
      <w:tr w:rsidR="00D56B3C" w:rsidRPr="00B55012" w14:paraId="1632264A" w14:textId="77777777" w:rsidTr="00F3542F">
        <w:trPr>
          <w:trHeight w:val="20"/>
        </w:trPr>
        <w:tc>
          <w:tcPr>
            <w:tcW w:w="0" w:type="auto"/>
            <w:vMerge w:val="restart"/>
            <w:tcBorders>
              <w:top w:val="nil"/>
              <w:left w:val="single" w:sz="8" w:space="0" w:color="auto"/>
              <w:bottom w:val="single" w:sz="8" w:space="0" w:color="000000"/>
              <w:right w:val="nil"/>
            </w:tcBorders>
            <w:shd w:val="clear" w:color="auto" w:fill="auto"/>
            <w:noWrap/>
            <w:vAlign w:val="center"/>
            <w:hideMark/>
          </w:tcPr>
          <w:p w14:paraId="0922E68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CWC</w:t>
            </w:r>
          </w:p>
        </w:tc>
        <w:tc>
          <w:tcPr>
            <w:tcW w:w="0" w:type="auto"/>
            <w:tcBorders>
              <w:top w:val="nil"/>
              <w:left w:val="single" w:sz="4" w:space="0" w:color="auto"/>
              <w:bottom w:val="nil"/>
              <w:right w:val="single" w:sz="4" w:space="0" w:color="auto"/>
            </w:tcBorders>
            <w:shd w:val="clear" w:color="auto" w:fill="auto"/>
            <w:noWrap/>
            <w:vAlign w:val="bottom"/>
            <w:hideMark/>
          </w:tcPr>
          <w:p w14:paraId="1AF1BF07"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F</w:t>
            </w:r>
          </w:p>
        </w:tc>
        <w:tc>
          <w:tcPr>
            <w:tcW w:w="0" w:type="auto"/>
            <w:tcBorders>
              <w:top w:val="nil"/>
              <w:left w:val="nil"/>
              <w:bottom w:val="nil"/>
              <w:right w:val="single" w:sz="4" w:space="0" w:color="auto"/>
            </w:tcBorders>
            <w:shd w:val="clear" w:color="auto" w:fill="auto"/>
            <w:noWrap/>
            <w:vAlign w:val="bottom"/>
            <w:hideMark/>
          </w:tcPr>
          <w:p w14:paraId="473A330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&lt;LOQ</w:t>
            </w:r>
          </w:p>
        </w:tc>
        <w:tc>
          <w:tcPr>
            <w:tcW w:w="0" w:type="auto"/>
            <w:vMerge/>
            <w:tcBorders>
              <w:top w:val="nil"/>
              <w:left w:val="single" w:sz="4" w:space="0" w:color="auto"/>
              <w:bottom w:val="single" w:sz="8" w:space="0" w:color="000000"/>
              <w:right w:val="single" w:sz="4" w:space="0" w:color="auto"/>
            </w:tcBorders>
            <w:vAlign w:val="center"/>
            <w:hideMark/>
          </w:tcPr>
          <w:p w14:paraId="1EC56CD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6EC4168"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&lt;LOQ</w:t>
            </w:r>
          </w:p>
        </w:tc>
        <w:tc>
          <w:tcPr>
            <w:tcW w:w="1704" w:type="dxa"/>
            <w:vMerge/>
            <w:tcBorders>
              <w:top w:val="nil"/>
              <w:left w:val="single" w:sz="4" w:space="0" w:color="auto"/>
              <w:bottom w:val="single" w:sz="8" w:space="0" w:color="000000"/>
              <w:right w:val="single" w:sz="8" w:space="0" w:color="auto"/>
            </w:tcBorders>
            <w:vAlign w:val="center"/>
            <w:hideMark/>
          </w:tcPr>
          <w:p w14:paraId="0095DE18"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1075F1C0"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17C7FA9E"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6DE6304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2D76182"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BC49990"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043DAEB" w14:textId="77777777" w:rsidR="00D56B3C" w:rsidRPr="00B55012" w:rsidRDefault="00D56B3C" w:rsidP="00F3542F">
            <w:pPr>
              <w:spacing w:line="240" w:lineRule="auto"/>
              <w:ind w:firstLine="0"/>
              <w:rPr>
                <w:sz w:val="20"/>
                <w:szCs w:val="20"/>
              </w:rPr>
            </w:pPr>
          </w:p>
        </w:tc>
      </w:tr>
      <w:tr w:rsidR="00D56B3C" w:rsidRPr="00B55012" w14:paraId="5537EF6D" w14:textId="77777777" w:rsidTr="00F3542F">
        <w:trPr>
          <w:trHeight w:val="20"/>
        </w:trPr>
        <w:tc>
          <w:tcPr>
            <w:tcW w:w="0" w:type="auto"/>
            <w:vMerge/>
            <w:tcBorders>
              <w:top w:val="nil"/>
              <w:left w:val="single" w:sz="8" w:space="0" w:color="auto"/>
              <w:bottom w:val="single" w:sz="8" w:space="0" w:color="000000"/>
              <w:right w:val="nil"/>
            </w:tcBorders>
            <w:vAlign w:val="center"/>
            <w:hideMark/>
          </w:tcPr>
          <w:p w14:paraId="1CF3B236"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4C08867A" w14:textId="765D07B5" w:rsidR="00D56B3C" w:rsidRPr="00B55012" w:rsidRDefault="00D56B3C" w:rsidP="00F3542F">
            <w:pPr>
              <w:spacing w:line="240" w:lineRule="auto"/>
              <w:ind w:firstLine="0"/>
              <w:jc w:val="center"/>
              <w:rPr>
                <w:color w:val="000000"/>
                <w:sz w:val="20"/>
                <w:szCs w:val="20"/>
              </w:rPr>
            </w:pPr>
            <w:r w:rsidRPr="00B55012">
              <w:rPr>
                <w:color w:val="000000"/>
                <w:sz w:val="20"/>
                <w:szCs w:val="20"/>
              </w:rPr>
              <w:t>5</w:t>
            </w:r>
            <w:ins w:id="18" w:author="Katinka Krahn" w:date="2023-06-12T12:21:00Z">
              <w:r w:rsidR="000368FD">
                <w:rPr>
                  <w:color w:val="000000"/>
                  <w:sz w:val="20"/>
                  <w:szCs w:val="20"/>
                </w:rPr>
                <w:t>3</w:t>
              </w:r>
            </w:ins>
            <w:del w:id="19" w:author="Katinka Krahn" w:date="2023-06-12T12:21:00Z">
              <w:r w:rsidRPr="00B55012" w:rsidDel="000368FD">
                <w:rPr>
                  <w:color w:val="000000"/>
                  <w:sz w:val="20"/>
                  <w:szCs w:val="20"/>
                </w:rPr>
                <w:delText>0</w:delText>
              </w:r>
            </w:del>
            <w:r w:rsidRPr="00B55012">
              <w:rPr>
                <w:color w:val="000000"/>
                <w:sz w:val="20"/>
                <w:szCs w:val="20"/>
              </w:rPr>
              <w:t>0</w:t>
            </w:r>
          </w:p>
        </w:tc>
        <w:tc>
          <w:tcPr>
            <w:tcW w:w="0" w:type="auto"/>
            <w:tcBorders>
              <w:top w:val="nil"/>
              <w:left w:val="nil"/>
              <w:bottom w:val="nil"/>
              <w:right w:val="single" w:sz="4" w:space="0" w:color="auto"/>
            </w:tcBorders>
            <w:shd w:val="clear" w:color="auto" w:fill="auto"/>
            <w:noWrap/>
            <w:vAlign w:val="bottom"/>
            <w:hideMark/>
          </w:tcPr>
          <w:p w14:paraId="7E1BCD6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9.4 ± 2.5</w:t>
            </w:r>
          </w:p>
        </w:tc>
        <w:tc>
          <w:tcPr>
            <w:tcW w:w="0" w:type="auto"/>
            <w:vMerge/>
            <w:tcBorders>
              <w:top w:val="nil"/>
              <w:left w:val="single" w:sz="4" w:space="0" w:color="auto"/>
              <w:bottom w:val="single" w:sz="8" w:space="0" w:color="000000"/>
              <w:right w:val="single" w:sz="4" w:space="0" w:color="auto"/>
            </w:tcBorders>
            <w:vAlign w:val="center"/>
            <w:hideMark/>
          </w:tcPr>
          <w:p w14:paraId="0BA32B5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0DC2F43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0.39 ± 0.08</w:t>
            </w:r>
          </w:p>
        </w:tc>
        <w:tc>
          <w:tcPr>
            <w:tcW w:w="1704" w:type="dxa"/>
            <w:vMerge/>
            <w:tcBorders>
              <w:top w:val="nil"/>
              <w:left w:val="single" w:sz="4" w:space="0" w:color="auto"/>
              <w:bottom w:val="single" w:sz="8" w:space="0" w:color="000000"/>
              <w:right w:val="single" w:sz="8" w:space="0" w:color="auto"/>
            </w:tcBorders>
            <w:vAlign w:val="center"/>
            <w:hideMark/>
          </w:tcPr>
          <w:p w14:paraId="0B1E9CC6"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30710869"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B5C6B9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399BDE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C172C9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016AFB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015FD9EC" w14:textId="77777777" w:rsidR="00D56B3C" w:rsidRPr="00B55012" w:rsidRDefault="00D56B3C" w:rsidP="00F3542F">
            <w:pPr>
              <w:spacing w:line="240" w:lineRule="auto"/>
              <w:ind w:firstLine="0"/>
              <w:rPr>
                <w:sz w:val="20"/>
                <w:szCs w:val="20"/>
              </w:rPr>
            </w:pPr>
          </w:p>
        </w:tc>
      </w:tr>
      <w:tr w:rsidR="00D56B3C" w:rsidRPr="00B55012" w14:paraId="5D4C6CC1" w14:textId="77777777" w:rsidTr="00F3542F">
        <w:trPr>
          <w:trHeight w:val="20"/>
        </w:trPr>
        <w:tc>
          <w:tcPr>
            <w:tcW w:w="0" w:type="auto"/>
            <w:vMerge/>
            <w:tcBorders>
              <w:top w:val="nil"/>
              <w:left w:val="single" w:sz="8" w:space="0" w:color="auto"/>
              <w:bottom w:val="single" w:sz="8" w:space="0" w:color="000000"/>
              <w:right w:val="nil"/>
            </w:tcBorders>
            <w:vAlign w:val="center"/>
            <w:hideMark/>
          </w:tcPr>
          <w:p w14:paraId="5DE91509"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51D8E0C5"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600</w:t>
            </w:r>
          </w:p>
        </w:tc>
        <w:tc>
          <w:tcPr>
            <w:tcW w:w="0" w:type="auto"/>
            <w:tcBorders>
              <w:top w:val="nil"/>
              <w:left w:val="nil"/>
              <w:bottom w:val="nil"/>
              <w:right w:val="single" w:sz="4" w:space="0" w:color="auto"/>
            </w:tcBorders>
            <w:shd w:val="clear" w:color="auto" w:fill="auto"/>
            <w:noWrap/>
            <w:vAlign w:val="bottom"/>
            <w:hideMark/>
          </w:tcPr>
          <w:p w14:paraId="0833D1F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17 ± 5</w:t>
            </w:r>
          </w:p>
        </w:tc>
        <w:tc>
          <w:tcPr>
            <w:tcW w:w="0" w:type="auto"/>
            <w:vMerge/>
            <w:tcBorders>
              <w:top w:val="nil"/>
              <w:left w:val="single" w:sz="4" w:space="0" w:color="auto"/>
              <w:bottom w:val="single" w:sz="8" w:space="0" w:color="000000"/>
              <w:right w:val="single" w:sz="4" w:space="0" w:color="auto"/>
            </w:tcBorders>
            <w:vAlign w:val="center"/>
            <w:hideMark/>
          </w:tcPr>
          <w:p w14:paraId="470BAA61"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2594326B"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0.56 ± 0.19</w:t>
            </w:r>
          </w:p>
        </w:tc>
        <w:tc>
          <w:tcPr>
            <w:tcW w:w="1704" w:type="dxa"/>
            <w:vMerge/>
            <w:tcBorders>
              <w:top w:val="nil"/>
              <w:left w:val="single" w:sz="4" w:space="0" w:color="auto"/>
              <w:bottom w:val="single" w:sz="8" w:space="0" w:color="000000"/>
              <w:right w:val="single" w:sz="8" w:space="0" w:color="auto"/>
            </w:tcBorders>
            <w:vAlign w:val="center"/>
            <w:hideMark/>
          </w:tcPr>
          <w:p w14:paraId="415EEAEB"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71670E1D"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19955916"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1875FD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1753D9C"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9C95679"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C0740C4" w14:textId="77777777" w:rsidR="00D56B3C" w:rsidRPr="00B55012" w:rsidRDefault="00D56B3C" w:rsidP="00F3542F">
            <w:pPr>
              <w:spacing w:line="240" w:lineRule="auto"/>
              <w:ind w:firstLine="0"/>
              <w:rPr>
                <w:sz w:val="20"/>
                <w:szCs w:val="20"/>
              </w:rPr>
            </w:pPr>
          </w:p>
        </w:tc>
      </w:tr>
      <w:tr w:rsidR="00D56B3C" w:rsidRPr="00B55012" w14:paraId="68F62F33" w14:textId="77777777" w:rsidTr="00F3542F">
        <w:trPr>
          <w:trHeight w:val="20"/>
        </w:trPr>
        <w:tc>
          <w:tcPr>
            <w:tcW w:w="0" w:type="auto"/>
            <w:vMerge/>
            <w:tcBorders>
              <w:top w:val="nil"/>
              <w:left w:val="single" w:sz="8" w:space="0" w:color="auto"/>
              <w:bottom w:val="single" w:sz="8" w:space="0" w:color="000000"/>
              <w:right w:val="nil"/>
            </w:tcBorders>
            <w:vAlign w:val="center"/>
            <w:hideMark/>
          </w:tcPr>
          <w:p w14:paraId="57F501E0"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nil"/>
              <w:right w:val="single" w:sz="4" w:space="0" w:color="auto"/>
            </w:tcBorders>
            <w:shd w:val="clear" w:color="auto" w:fill="auto"/>
            <w:noWrap/>
            <w:vAlign w:val="bottom"/>
            <w:hideMark/>
          </w:tcPr>
          <w:p w14:paraId="6D55DF7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700</w:t>
            </w:r>
          </w:p>
        </w:tc>
        <w:tc>
          <w:tcPr>
            <w:tcW w:w="0" w:type="auto"/>
            <w:tcBorders>
              <w:top w:val="nil"/>
              <w:left w:val="nil"/>
              <w:bottom w:val="nil"/>
              <w:right w:val="single" w:sz="4" w:space="0" w:color="auto"/>
            </w:tcBorders>
            <w:shd w:val="clear" w:color="auto" w:fill="auto"/>
            <w:noWrap/>
            <w:vAlign w:val="bottom"/>
            <w:hideMark/>
          </w:tcPr>
          <w:p w14:paraId="1269CF90"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6.6 ± 3.4</w:t>
            </w:r>
          </w:p>
        </w:tc>
        <w:tc>
          <w:tcPr>
            <w:tcW w:w="0" w:type="auto"/>
            <w:vMerge/>
            <w:tcBorders>
              <w:top w:val="nil"/>
              <w:left w:val="single" w:sz="4" w:space="0" w:color="auto"/>
              <w:bottom w:val="single" w:sz="8" w:space="0" w:color="000000"/>
              <w:right w:val="single" w:sz="4" w:space="0" w:color="auto"/>
            </w:tcBorders>
            <w:vAlign w:val="center"/>
            <w:hideMark/>
          </w:tcPr>
          <w:p w14:paraId="004C952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nil"/>
              <w:right w:val="single" w:sz="4" w:space="0" w:color="auto"/>
            </w:tcBorders>
            <w:shd w:val="clear" w:color="auto" w:fill="auto"/>
            <w:noWrap/>
            <w:vAlign w:val="bottom"/>
            <w:hideMark/>
          </w:tcPr>
          <w:p w14:paraId="15033B8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0.23 ± 0.09</w:t>
            </w:r>
          </w:p>
        </w:tc>
        <w:tc>
          <w:tcPr>
            <w:tcW w:w="1704" w:type="dxa"/>
            <w:vMerge/>
            <w:tcBorders>
              <w:top w:val="nil"/>
              <w:left w:val="single" w:sz="4" w:space="0" w:color="auto"/>
              <w:bottom w:val="single" w:sz="8" w:space="0" w:color="000000"/>
              <w:right w:val="single" w:sz="8" w:space="0" w:color="auto"/>
            </w:tcBorders>
            <w:vAlign w:val="center"/>
            <w:hideMark/>
          </w:tcPr>
          <w:p w14:paraId="380FB0FE"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4D05C749"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1BB24B7"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37C819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A8409C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46779FD6"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763BA357" w14:textId="77777777" w:rsidR="00D56B3C" w:rsidRPr="00B55012" w:rsidRDefault="00D56B3C" w:rsidP="00F3542F">
            <w:pPr>
              <w:spacing w:line="240" w:lineRule="auto"/>
              <w:ind w:firstLine="0"/>
              <w:rPr>
                <w:sz w:val="20"/>
                <w:szCs w:val="20"/>
              </w:rPr>
            </w:pPr>
          </w:p>
        </w:tc>
      </w:tr>
      <w:tr w:rsidR="00D56B3C" w:rsidRPr="00B55012" w14:paraId="2975F9F5" w14:textId="77777777" w:rsidTr="00F3542F">
        <w:trPr>
          <w:trHeight w:val="40"/>
        </w:trPr>
        <w:tc>
          <w:tcPr>
            <w:tcW w:w="0" w:type="auto"/>
            <w:vMerge/>
            <w:tcBorders>
              <w:top w:val="nil"/>
              <w:left w:val="single" w:sz="8" w:space="0" w:color="auto"/>
              <w:bottom w:val="single" w:sz="8" w:space="0" w:color="000000"/>
              <w:right w:val="nil"/>
            </w:tcBorders>
            <w:vAlign w:val="center"/>
            <w:hideMark/>
          </w:tcPr>
          <w:p w14:paraId="477D9543" w14:textId="77777777" w:rsidR="00D56B3C" w:rsidRPr="00B55012" w:rsidRDefault="00D56B3C" w:rsidP="00F3542F">
            <w:pPr>
              <w:spacing w:line="240" w:lineRule="auto"/>
              <w:ind w:firstLine="0"/>
              <w:rPr>
                <w:color w:val="000000"/>
                <w:sz w:val="20"/>
                <w:szCs w:val="20"/>
              </w:rPr>
            </w:pPr>
          </w:p>
        </w:tc>
        <w:tc>
          <w:tcPr>
            <w:tcW w:w="0" w:type="auto"/>
            <w:tcBorders>
              <w:top w:val="nil"/>
              <w:left w:val="single" w:sz="4" w:space="0" w:color="auto"/>
              <w:bottom w:val="single" w:sz="8" w:space="0" w:color="auto"/>
              <w:right w:val="single" w:sz="4" w:space="0" w:color="auto"/>
            </w:tcBorders>
            <w:shd w:val="clear" w:color="auto" w:fill="auto"/>
            <w:noWrap/>
            <w:vAlign w:val="bottom"/>
            <w:hideMark/>
          </w:tcPr>
          <w:p w14:paraId="37D40E19"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750</w:t>
            </w:r>
          </w:p>
        </w:tc>
        <w:tc>
          <w:tcPr>
            <w:tcW w:w="0" w:type="auto"/>
            <w:tcBorders>
              <w:top w:val="nil"/>
              <w:left w:val="nil"/>
              <w:bottom w:val="single" w:sz="8" w:space="0" w:color="auto"/>
              <w:right w:val="single" w:sz="4" w:space="0" w:color="auto"/>
            </w:tcBorders>
            <w:shd w:val="clear" w:color="auto" w:fill="auto"/>
            <w:noWrap/>
            <w:vAlign w:val="bottom"/>
            <w:hideMark/>
          </w:tcPr>
          <w:p w14:paraId="5D2D97FE"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6.4 ± 0.1</w:t>
            </w:r>
          </w:p>
        </w:tc>
        <w:tc>
          <w:tcPr>
            <w:tcW w:w="0" w:type="auto"/>
            <w:vMerge/>
            <w:tcBorders>
              <w:top w:val="nil"/>
              <w:left w:val="single" w:sz="4" w:space="0" w:color="auto"/>
              <w:bottom w:val="single" w:sz="8" w:space="0" w:color="000000"/>
              <w:right w:val="single" w:sz="4" w:space="0" w:color="auto"/>
            </w:tcBorders>
            <w:vAlign w:val="center"/>
            <w:hideMark/>
          </w:tcPr>
          <w:p w14:paraId="392CCCFB" w14:textId="77777777" w:rsidR="00D56B3C" w:rsidRPr="00B55012" w:rsidRDefault="00D56B3C" w:rsidP="00F3542F">
            <w:pPr>
              <w:spacing w:line="240" w:lineRule="auto"/>
              <w:ind w:firstLine="0"/>
              <w:rPr>
                <w:color w:val="000000"/>
                <w:sz w:val="20"/>
                <w:szCs w:val="20"/>
              </w:rPr>
            </w:pPr>
          </w:p>
        </w:tc>
        <w:tc>
          <w:tcPr>
            <w:tcW w:w="0" w:type="auto"/>
            <w:tcBorders>
              <w:top w:val="nil"/>
              <w:left w:val="nil"/>
              <w:bottom w:val="single" w:sz="8" w:space="0" w:color="auto"/>
              <w:right w:val="single" w:sz="4" w:space="0" w:color="auto"/>
            </w:tcBorders>
            <w:shd w:val="clear" w:color="auto" w:fill="auto"/>
            <w:noWrap/>
            <w:vAlign w:val="bottom"/>
            <w:hideMark/>
          </w:tcPr>
          <w:p w14:paraId="06C08DA2" w14:textId="77777777" w:rsidR="00D56B3C" w:rsidRPr="00B55012" w:rsidRDefault="00D56B3C" w:rsidP="00F3542F">
            <w:pPr>
              <w:spacing w:line="240" w:lineRule="auto"/>
              <w:ind w:firstLine="0"/>
              <w:jc w:val="center"/>
              <w:rPr>
                <w:color w:val="000000"/>
                <w:sz w:val="20"/>
                <w:szCs w:val="20"/>
              </w:rPr>
            </w:pPr>
            <w:r w:rsidRPr="00B55012">
              <w:rPr>
                <w:color w:val="000000"/>
                <w:sz w:val="20"/>
                <w:szCs w:val="20"/>
              </w:rPr>
              <w:t>0.26 ± 0.02</w:t>
            </w:r>
          </w:p>
        </w:tc>
        <w:tc>
          <w:tcPr>
            <w:tcW w:w="1704" w:type="dxa"/>
            <w:vMerge/>
            <w:tcBorders>
              <w:top w:val="nil"/>
              <w:left w:val="single" w:sz="4" w:space="0" w:color="auto"/>
              <w:bottom w:val="single" w:sz="8" w:space="0" w:color="000000"/>
              <w:right w:val="single" w:sz="8" w:space="0" w:color="auto"/>
            </w:tcBorders>
            <w:vAlign w:val="center"/>
            <w:hideMark/>
          </w:tcPr>
          <w:p w14:paraId="2406282A" w14:textId="77777777" w:rsidR="00D56B3C" w:rsidRPr="00B55012" w:rsidRDefault="00D56B3C" w:rsidP="00F3542F">
            <w:pPr>
              <w:spacing w:line="240" w:lineRule="auto"/>
              <w:ind w:firstLine="0"/>
              <w:rPr>
                <w:color w:val="000000"/>
                <w:sz w:val="20"/>
                <w:szCs w:val="20"/>
              </w:rPr>
            </w:pPr>
          </w:p>
        </w:tc>
        <w:tc>
          <w:tcPr>
            <w:tcW w:w="1455" w:type="dxa"/>
            <w:tcBorders>
              <w:top w:val="nil"/>
              <w:left w:val="nil"/>
              <w:bottom w:val="nil"/>
              <w:right w:val="nil"/>
            </w:tcBorders>
            <w:shd w:val="clear" w:color="auto" w:fill="auto"/>
            <w:noWrap/>
            <w:vAlign w:val="bottom"/>
            <w:hideMark/>
          </w:tcPr>
          <w:p w14:paraId="1B3FA276" w14:textId="77777777" w:rsidR="00D56B3C" w:rsidRPr="00B55012" w:rsidRDefault="00D56B3C" w:rsidP="00F3542F">
            <w:pPr>
              <w:spacing w:line="240" w:lineRule="auto"/>
              <w:ind w:firstLine="0"/>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483C1E"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35372E08"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20EDA85F"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58611895" w14:textId="77777777" w:rsidR="00D56B3C" w:rsidRPr="00B55012" w:rsidRDefault="00D56B3C" w:rsidP="00F3542F">
            <w:pPr>
              <w:spacing w:line="240" w:lineRule="auto"/>
              <w:ind w:firstLine="0"/>
              <w:rPr>
                <w:sz w:val="20"/>
                <w:szCs w:val="20"/>
              </w:rPr>
            </w:pPr>
          </w:p>
        </w:tc>
        <w:tc>
          <w:tcPr>
            <w:tcW w:w="0" w:type="auto"/>
            <w:tcBorders>
              <w:top w:val="nil"/>
              <w:left w:val="nil"/>
              <w:bottom w:val="nil"/>
              <w:right w:val="nil"/>
            </w:tcBorders>
            <w:shd w:val="clear" w:color="auto" w:fill="auto"/>
            <w:noWrap/>
            <w:vAlign w:val="bottom"/>
            <w:hideMark/>
          </w:tcPr>
          <w:p w14:paraId="1FF8DE54" w14:textId="77777777" w:rsidR="00D56B3C" w:rsidRPr="00B55012" w:rsidRDefault="00D56B3C" w:rsidP="00F3542F">
            <w:pPr>
              <w:spacing w:line="240" w:lineRule="auto"/>
              <w:ind w:firstLine="0"/>
              <w:rPr>
                <w:sz w:val="20"/>
                <w:szCs w:val="20"/>
              </w:rPr>
            </w:pPr>
          </w:p>
        </w:tc>
      </w:tr>
    </w:tbl>
    <w:p w14:paraId="2E0303BF" w14:textId="77777777" w:rsidR="00D56B3C" w:rsidRPr="00E37A58" w:rsidRDefault="00D56B3C" w:rsidP="00D56B3C">
      <w:pPr>
        <w:ind w:firstLine="0"/>
        <w:rPr>
          <w:lang w:val="en-US"/>
        </w:rPr>
        <w:sectPr w:rsidR="00D56B3C" w:rsidRPr="00E37A58" w:rsidSect="00A837FE">
          <w:pgSz w:w="16838" w:h="11906" w:orient="landscape"/>
          <w:pgMar w:top="720" w:right="720" w:bottom="720" w:left="720" w:header="709" w:footer="709" w:gutter="0"/>
          <w:lnNumType w:countBy="1" w:restart="continuous"/>
          <w:cols w:space="708"/>
          <w:docGrid w:linePitch="360"/>
        </w:sectPr>
      </w:pPr>
    </w:p>
    <w:p w14:paraId="42B31D34" w14:textId="77777777" w:rsidR="00D42E1A" w:rsidRDefault="00D42E1A" w:rsidP="00B0464C">
      <w:pPr>
        <w:pStyle w:val="Caption"/>
        <w:keepNext/>
        <w:rPr>
          <w:lang w:val="en-US"/>
        </w:rPr>
      </w:pPr>
    </w:p>
    <w:p w14:paraId="4FD8076A" w14:textId="7E73A806" w:rsidR="00F97B25" w:rsidRDefault="00254CF5" w:rsidP="00F97B25">
      <w:pPr>
        <w:spacing w:line="240" w:lineRule="auto"/>
        <w:ind w:firstLine="0"/>
        <w:rPr>
          <w:lang w:val="en-US"/>
        </w:rPr>
      </w:pPr>
      <w:r>
        <w:rPr>
          <w:noProof/>
          <w:lang w:val="en-US"/>
        </w:rPr>
        <w:drawing>
          <wp:inline distT="0" distB="0" distL="0" distR="0" wp14:anchorId="76610810" wp14:editId="2DD278DE">
            <wp:extent cx="5755640" cy="4796790"/>
            <wp:effectExtent l="0" t="0" r="0" b="3810"/>
            <wp:docPr id="39058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4796790"/>
                    </a:xfrm>
                    <a:prstGeom prst="rect">
                      <a:avLst/>
                    </a:prstGeom>
                    <a:noFill/>
                    <a:ln>
                      <a:noFill/>
                    </a:ln>
                  </pic:spPr>
                </pic:pic>
              </a:graphicData>
            </a:graphic>
          </wp:inline>
        </w:drawing>
      </w:r>
    </w:p>
    <w:p w14:paraId="2DA152F6" w14:textId="4811CAB8" w:rsidR="00F97B25" w:rsidRDefault="00F97B25" w:rsidP="00F97B25">
      <w:pPr>
        <w:pStyle w:val="Caption"/>
        <w:rPr>
          <w:lang w:val="en-US"/>
        </w:rPr>
      </w:pPr>
      <w:bookmarkStart w:id="20" w:name="_Ref128137139"/>
      <w:r w:rsidRPr="002F31A7">
        <w:rPr>
          <w:lang w:val="en-US"/>
        </w:rPr>
        <w:t xml:space="preserve">Figure </w:t>
      </w:r>
      <w:r>
        <w:rPr>
          <w:lang w:val="en-US"/>
        </w:rPr>
        <w:t>S.</w:t>
      </w:r>
      <w:r>
        <w:fldChar w:fldCharType="begin"/>
      </w:r>
      <w:r w:rsidRPr="002F31A7">
        <w:rPr>
          <w:lang w:val="en-US"/>
        </w:rPr>
        <w:instrText xml:space="preserve"> SEQ Figure \* ARABIC </w:instrText>
      </w:r>
      <w:r>
        <w:fldChar w:fldCharType="separate"/>
      </w:r>
      <w:r w:rsidR="00D40917">
        <w:rPr>
          <w:noProof/>
          <w:lang w:val="en-US"/>
        </w:rPr>
        <w:t>1</w:t>
      </w:r>
      <w:r>
        <w:fldChar w:fldCharType="end"/>
      </w:r>
      <w:bookmarkEnd w:id="20"/>
      <w:r w:rsidRPr="002F31A7">
        <w:rPr>
          <w:lang w:val="en-US"/>
        </w:rPr>
        <w:t xml:space="preserve"> </w:t>
      </w:r>
      <w:r>
        <w:rPr>
          <w:lang w:val="en-US"/>
        </w:rPr>
        <w:t>Total concentration (∑PCDD/F-17, pg g</w:t>
      </w:r>
      <w:r>
        <w:rPr>
          <w:vertAlign w:val="superscript"/>
          <w:lang w:val="en-US"/>
        </w:rPr>
        <w:t>-1</w:t>
      </w:r>
      <w:r>
        <w:rPr>
          <w:lang w:val="en-US"/>
        </w:rPr>
        <w:t>), toxic equivalence quotients (TEQ) relative to 2,3,7,8-PCDD, and distribution of dioxins (% of ∑PCDD/F-17) detected in the digested sewage sludges (DSS-1 and DSS-2), limed sewage sludge (LSS), and food waste reject (FWR) prior to pyrolysis, in order of descending TEF.</w:t>
      </w:r>
    </w:p>
    <w:p w14:paraId="126EC903" w14:textId="77777777" w:rsidR="00254CF5" w:rsidRDefault="00254CF5" w:rsidP="00254CF5">
      <w:pPr>
        <w:spacing w:line="240" w:lineRule="auto"/>
        <w:ind w:firstLine="0"/>
        <w:rPr>
          <w:b/>
          <w:bCs/>
          <w:lang w:val="en-US"/>
        </w:rPr>
      </w:pPr>
      <w:r>
        <w:rPr>
          <w:b/>
          <w:bCs/>
          <w:noProof/>
          <w:lang w:val="en-US"/>
        </w:rPr>
        <w:lastRenderedPageBreak/>
        <w:drawing>
          <wp:inline distT="0" distB="0" distL="0" distR="0" wp14:anchorId="1D89645E" wp14:editId="3ADC24D1">
            <wp:extent cx="5758180" cy="4794250"/>
            <wp:effectExtent l="0" t="0" r="0" b="6350"/>
            <wp:docPr id="9" name="Picture 9"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numb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180" cy="4794250"/>
                    </a:xfrm>
                    <a:prstGeom prst="rect">
                      <a:avLst/>
                    </a:prstGeom>
                    <a:noFill/>
                    <a:ln>
                      <a:noFill/>
                    </a:ln>
                  </pic:spPr>
                </pic:pic>
              </a:graphicData>
            </a:graphic>
          </wp:inline>
        </w:drawing>
      </w:r>
    </w:p>
    <w:p w14:paraId="3F222F9D" w14:textId="7B005DE4" w:rsidR="00254CF5" w:rsidRDefault="00254CF5" w:rsidP="00254CF5">
      <w:pPr>
        <w:pStyle w:val="Caption"/>
        <w:rPr>
          <w:lang w:val="en-US"/>
        </w:rPr>
      </w:pPr>
      <w:r w:rsidRPr="002F31A7">
        <w:rPr>
          <w:lang w:val="en-US"/>
        </w:rPr>
        <w:t xml:space="preserve">Figure </w:t>
      </w:r>
      <w:r>
        <w:rPr>
          <w:lang w:val="en-US"/>
        </w:rPr>
        <w:t>S.</w:t>
      </w:r>
      <w:r>
        <w:fldChar w:fldCharType="begin"/>
      </w:r>
      <w:r w:rsidRPr="002F31A7">
        <w:rPr>
          <w:lang w:val="en-US"/>
        </w:rPr>
        <w:instrText xml:space="preserve"> SEQ Figure \* ARABIC </w:instrText>
      </w:r>
      <w:r>
        <w:fldChar w:fldCharType="separate"/>
      </w:r>
      <w:r w:rsidR="00D40917">
        <w:rPr>
          <w:noProof/>
          <w:lang w:val="en-US"/>
        </w:rPr>
        <w:t>2</w:t>
      </w:r>
      <w:r>
        <w:fldChar w:fldCharType="end"/>
      </w:r>
      <w:r w:rsidRPr="002F31A7">
        <w:rPr>
          <w:lang w:val="en-US"/>
        </w:rPr>
        <w:t xml:space="preserve"> </w:t>
      </w:r>
      <w:r>
        <w:rPr>
          <w:lang w:val="en-US"/>
        </w:rPr>
        <w:t>Total concentration (ng</w:t>
      </w:r>
      <w:r w:rsidRPr="003A5D71">
        <w:rPr>
          <w:lang w:val="en-US"/>
        </w:rPr>
        <w:t xml:space="preserve"> </w:t>
      </w:r>
      <w:r>
        <w:rPr>
          <w:lang w:val="en-US"/>
        </w:rPr>
        <w:t>PCB-7 g</w:t>
      </w:r>
      <w:r>
        <w:rPr>
          <w:vertAlign w:val="superscript"/>
          <w:lang w:val="en-US"/>
        </w:rPr>
        <w:t>-1</w:t>
      </w:r>
      <w:r>
        <w:rPr>
          <w:lang w:val="en-US"/>
        </w:rPr>
        <w:t xml:space="preserve">), and distribution of PCBs (% of PCB-7) detected in the digested sewage sludges (DSS-1 and DSS-2), limed sewage sludge (LSS), and food waste reject (FWR) prior to pyrolysis. </w:t>
      </w:r>
    </w:p>
    <w:p w14:paraId="7621B774" w14:textId="77777777" w:rsidR="00254CF5" w:rsidRPr="007220BE" w:rsidRDefault="00254CF5" w:rsidP="00254CF5">
      <w:pPr>
        <w:spacing w:line="240" w:lineRule="auto"/>
        <w:ind w:firstLine="0"/>
        <w:rPr>
          <w:lang w:val="en-US"/>
        </w:rPr>
      </w:pPr>
      <w:r>
        <w:rPr>
          <w:noProof/>
          <w:lang w:val="en-US"/>
        </w:rPr>
        <w:lastRenderedPageBreak/>
        <w:drawing>
          <wp:inline distT="0" distB="0" distL="0" distR="0" wp14:anchorId="24A6A1CE" wp14:editId="279A13BC">
            <wp:extent cx="5758180" cy="4794250"/>
            <wp:effectExtent l="0" t="0" r="0" b="635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180" cy="4794250"/>
                    </a:xfrm>
                    <a:prstGeom prst="rect">
                      <a:avLst/>
                    </a:prstGeom>
                    <a:noFill/>
                    <a:ln>
                      <a:noFill/>
                    </a:ln>
                  </pic:spPr>
                </pic:pic>
              </a:graphicData>
            </a:graphic>
          </wp:inline>
        </w:drawing>
      </w:r>
    </w:p>
    <w:p w14:paraId="0687D943" w14:textId="0EBD301A" w:rsidR="00254CF5" w:rsidRDefault="00254CF5" w:rsidP="00254CF5">
      <w:pPr>
        <w:pStyle w:val="Caption"/>
        <w:rPr>
          <w:lang w:val="en-US"/>
        </w:rPr>
      </w:pPr>
      <w:bookmarkStart w:id="21" w:name="_Ref128038617"/>
      <w:r w:rsidRPr="002F31A7">
        <w:rPr>
          <w:lang w:val="en-US"/>
        </w:rPr>
        <w:t xml:space="preserve">Figure </w:t>
      </w:r>
      <w:r>
        <w:rPr>
          <w:lang w:val="en-US"/>
        </w:rPr>
        <w:t>S.</w:t>
      </w:r>
      <w:r>
        <w:fldChar w:fldCharType="begin"/>
      </w:r>
      <w:r w:rsidRPr="002F31A7">
        <w:rPr>
          <w:lang w:val="en-US"/>
        </w:rPr>
        <w:instrText xml:space="preserve"> SEQ Figure \* ARABIC </w:instrText>
      </w:r>
      <w:r>
        <w:fldChar w:fldCharType="separate"/>
      </w:r>
      <w:r w:rsidR="00D40917">
        <w:rPr>
          <w:noProof/>
          <w:lang w:val="en-US"/>
        </w:rPr>
        <w:t>3</w:t>
      </w:r>
      <w:r>
        <w:fldChar w:fldCharType="end"/>
      </w:r>
      <w:bookmarkEnd w:id="21"/>
      <w:r w:rsidRPr="002F31A7">
        <w:rPr>
          <w:lang w:val="en-US"/>
        </w:rPr>
        <w:t xml:space="preserve"> </w:t>
      </w:r>
      <w:r>
        <w:rPr>
          <w:lang w:val="en-US"/>
        </w:rPr>
        <w:t>Total concentration (∑PAH-16 µg g</w:t>
      </w:r>
      <w:r>
        <w:rPr>
          <w:vertAlign w:val="superscript"/>
          <w:lang w:val="en-US"/>
        </w:rPr>
        <w:t>-1</w:t>
      </w:r>
      <w:r>
        <w:rPr>
          <w:lang w:val="en-US"/>
        </w:rPr>
        <w:t xml:space="preserve">), toxic equivalence quotients (TEQ) relative to B(a)P, and distribution of PAHs (% of ∑PAH-16) detected in </w:t>
      </w:r>
      <w:bookmarkStart w:id="22" w:name="_Hlk128646386"/>
      <w:r>
        <w:rPr>
          <w:lang w:val="en-US"/>
        </w:rPr>
        <w:t xml:space="preserve">the digested sewage sludges (DSS-1 and DSS-2), dewatered sewage sludge (DWSS), limed sewage sludge (LSS), food waste reject (FWR), waste timber (WT), garden waste (GW), and wood chips (CWC) </w:t>
      </w:r>
      <w:bookmarkEnd w:id="22"/>
      <w:r>
        <w:rPr>
          <w:lang w:val="en-US"/>
        </w:rPr>
        <w:t>prior to pyrolysis.</w:t>
      </w:r>
    </w:p>
    <w:p w14:paraId="27650518" w14:textId="77777777" w:rsidR="00F52847" w:rsidRDefault="00F52847" w:rsidP="00B00B58">
      <w:pPr>
        <w:pStyle w:val="Utenavsnitt"/>
        <w:rPr>
          <w:sz w:val="24"/>
          <w:szCs w:val="24"/>
          <w:vertAlign w:val="baseline"/>
        </w:rPr>
      </w:pPr>
    </w:p>
    <w:p w14:paraId="38621A73" w14:textId="77777777" w:rsidR="008D4887" w:rsidRDefault="008D4887" w:rsidP="008D4887">
      <w:pPr>
        <w:pStyle w:val="Caption"/>
        <w:keepNext/>
        <w:rPr>
          <w:lang w:val="en-US"/>
        </w:rPr>
      </w:pPr>
      <w:r>
        <w:rPr>
          <w:lang w:val="en-US"/>
        </w:rPr>
        <w:br w:type="page"/>
      </w:r>
    </w:p>
    <w:p w14:paraId="3D4125A5" w14:textId="3971F585" w:rsidR="008D4887" w:rsidRPr="000D57E6" w:rsidRDefault="008D4887" w:rsidP="008D4887">
      <w:pPr>
        <w:pStyle w:val="Caption"/>
        <w:keepNext/>
        <w:rPr>
          <w:lang w:val="en-US"/>
        </w:rPr>
      </w:pPr>
      <w:r w:rsidRPr="000D57E6">
        <w:rPr>
          <w:lang w:val="en-US"/>
        </w:rPr>
        <w:lastRenderedPageBreak/>
        <w:t>Table S.</w:t>
      </w:r>
      <w:r>
        <w:fldChar w:fldCharType="begin"/>
      </w:r>
      <w:r w:rsidRPr="000D57E6">
        <w:rPr>
          <w:lang w:val="en-US"/>
        </w:rPr>
        <w:instrText xml:space="preserve"> SEQ Table_S \* ARABIC </w:instrText>
      </w:r>
      <w:r>
        <w:fldChar w:fldCharType="separate"/>
      </w:r>
      <w:r w:rsidR="00D40917">
        <w:rPr>
          <w:noProof/>
          <w:lang w:val="en-US"/>
        </w:rPr>
        <w:t>3</w:t>
      </w:r>
      <w:r>
        <w:fldChar w:fldCharType="end"/>
      </w:r>
      <w:r w:rsidRPr="000D57E6">
        <w:rPr>
          <w:lang w:val="en-US"/>
        </w:rPr>
        <w:t xml:space="preserve"> </w:t>
      </w:r>
      <w:r>
        <w:rPr>
          <w:lang w:val="en-US"/>
        </w:rPr>
        <w:t>C</w:t>
      </w:r>
      <w:r w:rsidRPr="000D57E6">
        <w:rPr>
          <w:lang w:val="en-US"/>
        </w:rPr>
        <w:t>hange in</w:t>
      </w:r>
      <w:r>
        <w:rPr>
          <w:lang w:val="en-US"/>
        </w:rPr>
        <w:t xml:space="preserve"> </w:t>
      </w:r>
      <w:r w:rsidRPr="000D57E6">
        <w:rPr>
          <w:lang w:val="en-US"/>
        </w:rPr>
        <w:t>number of congeners dete</w:t>
      </w:r>
      <w:r>
        <w:rPr>
          <w:lang w:val="en-US"/>
        </w:rPr>
        <w:t xml:space="preserve">cted in feedstock and the respective biochar products. </w:t>
      </w:r>
    </w:p>
    <w:tbl>
      <w:tblPr>
        <w:tblStyle w:val="TableGrid0"/>
        <w:tblW w:w="0" w:type="auto"/>
        <w:tblLayout w:type="fixed"/>
        <w:tblLook w:val="04A0" w:firstRow="1" w:lastRow="0" w:firstColumn="1" w:lastColumn="0" w:noHBand="0" w:noVBand="1"/>
      </w:tblPr>
      <w:tblGrid>
        <w:gridCol w:w="988"/>
        <w:gridCol w:w="992"/>
        <w:gridCol w:w="1134"/>
        <w:gridCol w:w="1134"/>
        <w:gridCol w:w="1134"/>
        <w:gridCol w:w="1141"/>
        <w:gridCol w:w="1257"/>
        <w:gridCol w:w="1280"/>
      </w:tblGrid>
      <w:tr w:rsidR="008D4887" w:rsidRPr="000D57E6" w14:paraId="328043CC" w14:textId="77777777" w:rsidTr="00F3542F">
        <w:trPr>
          <w:trHeight w:val="300"/>
        </w:trPr>
        <w:tc>
          <w:tcPr>
            <w:tcW w:w="988" w:type="dxa"/>
            <w:tcBorders>
              <w:top w:val="single" w:sz="4" w:space="0" w:color="FFFFFF" w:themeColor="background1"/>
              <w:left w:val="single" w:sz="4" w:space="0" w:color="FFFFFF" w:themeColor="background1"/>
              <w:right w:val="single" w:sz="4" w:space="0" w:color="FFFFFF" w:themeColor="background1"/>
            </w:tcBorders>
            <w:noWrap/>
            <w:vAlign w:val="center"/>
            <w:hideMark/>
          </w:tcPr>
          <w:p w14:paraId="074DFA98" w14:textId="77777777" w:rsidR="008D4887" w:rsidRPr="000D57E6" w:rsidRDefault="008D4887" w:rsidP="00F3542F">
            <w:pPr>
              <w:ind w:firstLine="0"/>
              <w:rPr>
                <w:sz w:val="18"/>
                <w:szCs w:val="18"/>
                <w:lang w:val="en-US"/>
              </w:rPr>
            </w:pPr>
          </w:p>
        </w:tc>
        <w:tc>
          <w:tcPr>
            <w:tcW w:w="992" w:type="dxa"/>
            <w:tcBorders>
              <w:top w:val="single" w:sz="4" w:space="0" w:color="FFFFFF" w:themeColor="background1"/>
              <w:left w:val="single" w:sz="4" w:space="0" w:color="FFFFFF" w:themeColor="background1"/>
            </w:tcBorders>
            <w:noWrap/>
            <w:vAlign w:val="center"/>
            <w:hideMark/>
          </w:tcPr>
          <w:p w14:paraId="55934FEA" w14:textId="77777777" w:rsidR="008D4887" w:rsidRPr="000D57E6" w:rsidRDefault="008D4887" w:rsidP="00F3542F">
            <w:pPr>
              <w:ind w:firstLine="0"/>
              <w:rPr>
                <w:sz w:val="18"/>
                <w:szCs w:val="18"/>
                <w:lang w:val="en-US"/>
              </w:rPr>
            </w:pPr>
          </w:p>
        </w:tc>
        <w:tc>
          <w:tcPr>
            <w:tcW w:w="3402" w:type="dxa"/>
            <w:gridSpan w:val="3"/>
            <w:noWrap/>
            <w:vAlign w:val="center"/>
            <w:hideMark/>
          </w:tcPr>
          <w:p w14:paraId="0F6DB4C7" w14:textId="77777777" w:rsidR="008D4887" w:rsidRPr="000D57E6" w:rsidRDefault="008D4887" w:rsidP="00F3542F">
            <w:pPr>
              <w:ind w:firstLine="0"/>
              <w:jc w:val="center"/>
              <w:rPr>
                <w:b/>
                <w:bCs/>
                <w:color w:val="000000"/>
                <w:sz w:val="18"/>
                <w:szCs w:val="18"/>
              </w:rPr>
            </w:pPr>
            <w:r w:rsidRPr="000D57E6">
              <w:rPr>
                <w:b/>
                <w:bCs/>
                <w:color w:val="000000"/>
                <w:sz w:val="18"/>
                <w:szCs w:val="18"/>
              </w:rPr>
              <w:t>PCDD/F-17</w:t>
            </w:r>
          </w:p>
        </w:tc>
        <w:tc>
          <w:tcPr>
            <w:tcW w:w="3678" w:type="dxa"/>
            <w:gridSpan w:val="3"/>
            <w:noWrap/>
            <w:vAlign w:val="center"/>
            <w:hideMark/>
          </w:tcPr>
          <w:p w14:paraId="7EBCF7ED" w14:textId="77777777" w:rsidR="008D4887" w:rsidRPr="000D57E6" w:rsidRDefault="008D4887" w:rsidP="00F3542F">
            <w:pPr>
              <w:ind w:firstLine="0"/>
              <w:jc w:val="center"/>
              <w:rPr>
                <w:b/>
                <w:bCs/>
                <w:color w:val="000000"/>
                <w:sz w:val="18"/>
                <w:szCs w:val="18"/>
              </w:rPr>
            </w:pPr>
            <w:r w:rsidRPr="000D57E6">
              <w:rPr>
                <w:b/>
                <w:bCs/>
                <w:color w:val="000000"/>
                <w:sz w:val="18"/>
                <w:szCs w:val="18"/>
              </w:rPr>
              <w:t>PCB-7</w:t>
            </w:r>
          </w:p>
        </w:tc>
      </w:tr>
      <w:tr w:rsidR="008D4887" w:rsidRPr="000D57E6" w14:paraId="420836EE" w14:textId="77777777" w:rsidTr="00F3542F">
        <w:trPr>
          <w:trHeight w:val="300"/>
        </w:trPr>
        <w:tc>
          <w:tcPr>
            <w:tcW w:w="988" w:type="dxa"/>
            <w:noWrap/>
            <w:vAlign w:val="center"/>
            <w:hideMark/>
          </w:tcPr>
          <w:p w14:paraId="7DB5B6F5" w14:textId="77777777" w:rsidR="008D4887" w:rsidRPr="000D57E6" w:rsidRDefault="008D4887" w:rsidP="00F3542F">
            <w:pPr>
              <w:ind w:firstLine="0"/>
              <w:rPr>
                <w:b/>
                <w:bCs/>
                <w:color w:val="000000"/>
                <w:sz w:val="18"/>
                <w:szCs w:val="18"/>
              </w:rPr>
            </w:pPr>
            <w:r w:rsidRPr="000D57E6">
              <w:rPr>
                <w:b/>
                <w:bCs/>
                <w:color w:val="000000"/>
                <w:sz w:val="18"/>
                <w:szCs w:val="18"/>
              </w:rPr>
              <w:t>Feedstock</w:t>
            </w:r>
          </w:p>
        </w:tc>
        <w:tc>
          <w:tcPr>
            <w:tcW w:w="992" w:type="dxa"/>
            <w:noWrap/>
            <w:vAlign w:val="center"/>
            <w:hideMark/>
          </w:tcPr>
          <w:p w14:paraId="3F38CAA4" w14:textId="77777777" w:rsidR="008D4887" w:rsidRPr="000D57E6" w:rsidRDefault="008D4887" w:rsidP="00F3542F">
            <w:pPr>
              <w:ind w:firstLine="0"/>
              <w:rPr>
                <w:b/>
                <w:bCs/>
                <w:color w:val="000000"/>
                <w:sz w:val="18"/>
                <w:szCs w:val="18"/>
              </w:rPr>
            </w:pPr>
            <w:proofErr w:type="spellStart"/>
            <w:r w:rsidRPr="000D57E6">
              <w:rPr>
                <w:b/>
                <w:bCs/>
                <w:color w:val="000000"/>
                <w:sz w:val="18"/>
                <w:szCs w:val="18"/>
              </w:rPr>
              <w:t>Pyrolysis</w:t>
            </w:r>
            <w:proofErr w:type="spellEnd"/>
            <w:r w:rsidRPr="000D57E6">
              <w:rPr>
                <w:b/>
                <w:bCs/>
                <w:color w:val="000000"/>
                <w:sz w:val="18"/>
                <w:szCs w:val="18"/>
              </w:rPr>
              <w:t xml:space="preserve"> temp. (˚C)</w:t>
            </w:r>
          </w:p>
        </w:tc>
        <w:tc>
          <w:tcPr>
            <w:tcW w:w="1134" w:type="dxa"/>
            <w:noWrap/>
            <w:vAlign w:val="center"/>
            <w:hideMark/>
          </w:tcPr>
          <w:p w14:paraId="00C2D651" w14:textId="19352AE2" w:rsidR="008D4887" w:rsidRPr="000D57E6" w:rsidRDefault="008D4887" w:rsidP="00F3542F">
            <w:pPr>
              <w:ind w:firstLine="0"/>
              <w:rPr>
                <w:b/>
                <w:bCs/>
                <w:color w:val="000000"/>
                <w:sz w:val="18"/>
                <w:szCs w:val="18"/>
                <w:lang w:val="en-US"/>
              </w:rPr>
            </w:pPr>
            <w:r w:rsidRPr="000D57E6">
              <w:rPr>
                <w:b/>
                <w:bCs/>
                <w:color w:val="000000"/>
                <w:sz w:val="18"/>
                <w:szCs w:val="18"/>
                <w:lang w:val="en-US"/>
              </w:rPr>
              <w:t>num</w:t>
            </w:r>
            <w:ins w:id="23" w:author="Gudny Flatabo" w:date="2023-06-08T20:02:00Z">
              <w:r w:rsidR="009666F4">
                <w:rPr>
                  <w:b/>
                  <w:bCs/>
                  <w:color w:val="000000"/>
                  <w:sz w:val="18"/>
                  <w:szCs w:val="18"/>
                  <w:lang w:val="en-US"/>
                </w:rPr>
                <w:t>b</w:t>
              </w:r>
            </w:ins>
            <w:r w:rsidRPr="000D57E6">
              <w:rPr>
                <w:b/>
                <w:bCs/>
                <w:color w:val="000000"/>
                <w:sz w:val="18"/>
                <w:szCs w:val="18"/>
                <w:lang w:val="en-US"/>
              </w:rPr>
              <w:t>er of congeners in feedstock</w:t>
            </w:r>
          </w:p>
        </w:tc>
        <w:tc>
          <w:tcPr>
            <w:tcW w:w="1134" w:type="dxa"/>
            <w:noWrap/>
            <w:vAlign w:val="center"/>
            <w:hideMark/>
          </w:tcPr>
          <w:p w14:paraId="4DA481A5" w14:textId="77777777" w:rsidR="008D4887" w:rsidRPr="000D57E6" w:rsidRDefault="008D4887" w:rsidP="00F3542F">
            <w:pPr>
              <w:ind w:firstLine="0"/>
              <w:rPr>
                <w:b/>
                <w:bCs/>
                <w:color w:val="000000"/>
                <w:sz w:val="18"/>
                <w:szCs w:val="18"/>
                <w:lang w:val="en-US"/>
              </w:rPr>
            </w:pPr>
            <w:r w:rsidRPr="000D57E6">
              <w:rPr>
                <w:b/>
                <w:bCs/>
                <w:color w:val="000000"/>
                <w:sz w:val="18"/>
                <w:szCs w:val="18"/>
                <w:lang w:val="en-US"/>
              </w:rPr>
              <w:t>number of congeners in biochar</w:t>
            </w:r>
          </w:p>
        </w:tc>
        <w:tc>
          <w:tcPr>
            <w:tcW w:w="1134" w:type="dxa"/>
            <w:noWrap/>
            <w:vAlign w:val="center"/>
            <w:hideMark/>
          </w:tcPr>
          <w:p w14:paraId="3B0E74D4" w14:textId="77777777" w:rsidR="008D4887" w:rsidRPr="000D57E6" w:rsidRDefault="008D4887" w:rsidP="00F3542F">
            <w:pPr>
              <w:ind w:firstLine="0"/>
              <w:rPr>
                <w:b/>
                <w:bCs/>
                <w:color w:val="000000"/>
                <w:sz w:val="18"/>
                <w:szCs w:val="18"/>
              </w:rPr>
            </w:pPr>
            <w:r w:rsidRPr="000D57E6">
              <w:rPr>
                <w:b/>
                <w:bCs/>
                <w:color w:val="000000"/>
                <w:sz w:val="18"/>
                <w:szCs w:val="18"/>
              </w:rPr>
              <w:t xml:space="preserve">% </w:t>
            </w:r>
            <w:proofErr w:type="spellStart"/>
            <w:r w:rsidRPr="000D57E6">
              <w:rPr>
                <w:b/>
                <w:bCs/>
                <w:color w:val="000000"/>
                <w:sz w:val="18"/>
                <w:szCs w:val="18"/>
              </w:rPr>
              <w:t>fewer</w:t>
            </w:r>
            <w:proofErr w:type="spellEnd"/>
            <w:r w:rsidRPr="000D57E6">
              <w:rPr>
                <w:b/>
                <w:bCs/>
                <w:color w:val="000000"/>
                <w:sz w:val="18"/>
                <w:szCs w:val="18"/>
              </w:rPr>
              <w:t xml:space="preserve"> </w:t>
            </w:r>
            <w:proofErr w:type="spellStart"/>
            <w:r w:rsidRPr="000D57E6">
              <w:rPr>
                <w:b/>
                <w:bCs/>
                <w:color w:val="000000"/>
                <w:sz w:val="18"/>
                <w:szCs w:val="18"/>
              </w:rPr>
              <w:t>congeners</w:t>
            </w:r>
            <w:proofErr w:type="spellEnd"/>
            <w:r w:rsidRPr="000D57E6">
              <w:rPr>
                <w:b/>
                <w:bCs/>
                <w:color w:val="000000"/>
                <w:sz w:val="18"/>
                <w:szCs w:val="18"/>
              </w:rPr>
              <w:t xml:space="preserve"> in </w:t>
            </w:r>
            <w:proofErr w:type="spellStart"/>
            <w:r w:rsidRPr="000D57E6">
              <w:rPr>
                <w:b/>
                <w:bCs/>
                <w:color w:val="000000"/>
                <w:sz w:val="18"/>
                <w:szCs w:val="18"/>
              </w:rPr>
              <w:t>biochar</w:t>
            </w:r>
            <w:proofErr w:type="spellEnd"/>
          </w:p>
        </w:tc>
        <w:tc>
          <w:tcPr>
            <w:tcW w:w="1141" w:type="dxa"/>
            <w:noWrap/>
            <w:vAlign w:val="center"/>
            <w:hideMark/>
          </w:tcPr>
          <w:p w14:paraId="34A4BECF" w14:textId="27BAD993" w:rsidR="008D4887" w:rsidRPr="000D57E6" w:rsidRDefault="008D4887" w:rsidP="00F3542F">
            <w:pPr>
              <w:ind w:firstLine="0"/>
              <w:rPr>
                <w:b/>
                <w:bCs/>
                <w:color w:val="000000"/>
                <w:sz w:val="18"/>
                <w:szCs w:val="18"/>
                <w:lang w:val="en-US"/>
              </w:rPr>
            </w:pPr>
            <w:r w:rsidRPr="000D57E6">
              <w:rPr>
                <w:b/>
                <w:bCs/>
                <w:color w:val="000000"/>
                <w:sz w:val="18"/>
                <w:szCs w:val="18"/>
                <w:lang w:val="en-US"/>
              </w:rPr>
              <w:t>num</w:t>
            </w:r>
            <w:ins w:id="24" w:author="Gudny Flatabo" w:date="2023-06-08T20:02:00Z">
              <w:r w:rsidR="009666F4">
                <w:rPr>
                  <w:b/>
                  <w:bCs/>
                  <w:color w:val="000000"/>
                  <w:sz w:val="18"/>
                  <w:szCs w:val="18"/>
                  <w:lang w:val="en-US"/>
                </w:rPr>
                <w:t>b</w:t>
              </w:r>
            </w:ins>
            <w:r w:rsidRPr="000D57E6">
              <w:rPr>
                <w:b/>
                <w:bCs/>
                <w:color w:val="000000"/>
                <w:sz w:val="18"/>
                <w:szCs w:val="18"/>
                <w:lang w:val="en-US"/>
              </w:rPr>
              <w:t>er of congeners in feedstock</w:t>
            </w:r>
          </w:p>
        </w:tc>
        <w:tc>
          <w:tcPr>
            <w:tcW w:w="1257" w:type="dxa"/>
            <w:noWrap/>
            <w:vAlign w:val="center"/>
            <w:hideMark/>
          </w:tcPr>
          <w:p w14:paraId="2F38E437" w14:textId="77777777" w:rsidR="008D4887" w:rsidRPr="000D57E6" w:rsidRDefault="008D4887" w:rsidP="00F3542F">
            <w:pPr>
              <w:ind w:firstLine="0"/>
              <w:rPr>
                <w:b/>
                <w:bCs/>
                <w:color w:val="000000"/>
                <w:sz w:val="18"/>
                <w:szCs w:val="18"/>
                <w:lang w:val="en-US"/>
              </w:rPr>
            </w:pPr>
            <w:r w:rsidRPr="000D57E6">
              <w:rPr>
                <w:b/>
                <w:bCs/>
                <w:color w:val="000000"/>
                <w:sz w:val="18"/>
                <w:szCs w:val="18"/>
                <w:lang w:val="en-US"/>
              </w:rPr>
              <w:t>number of congeners in biochar</w:t>
            </w:r>
          </w:p>
        </w:tc>
        <w:tc>
          <w:tcPr>
            <w:tcW w:w="1280" w:type="dxa"/>
            <w:noWrap/>
            <w:vAlign w:val="center"/>
            <w:hideMark/>
          </w:tcPr>
          <w:p w14:paraId="3497E3BA" w14:textId="77777777" w:rsidR="008D4887" w:rsidRPr="000D57E6" w:rsidRDefault="008D4887" w:rsidP="00F3542F">
            <w:pPr>
              <w:ind w:firstLine="0"/>
              <w:rPr>
                <w:b/>
                <w:bCs/>
                <w:color w:val="000000"/>
                <w:sz w:val="18"/>
                <w:szCs w:val="18"/>
              </w:rPr>
            </w:pPr>
            <w:r w:rsidRPr="000D57E6">
              <w:rPr>
                <w:b/>
                <w:bCs/>
                <w:color w:val="000000"/>
                <w:sz w:val="18"/>
                <w:szCs w:val="18"/>
              </w:rPr>
              <w:t xml:space="preserve">% </w:t>
            </w:r>
            <w:proofErr w:type="spellStart"/>
            <w:r w:rsidRPr="000D57E6">
              <w:rPr>
                <w:b/>
                <w:bCs/>
                <w:color w:val="000000"/>
                <w:sz w:val="18"/>
                <w:szCs w:val="18"/>
              </w:rPr>
              <w:t>fewer</w:t>
            </w:r>
            <w:proofErr w:type="spellEnd"/>
            <w:r w:rsidRPr="000D57E6">
              <w:rPr>
                <w:b/>
                <w:bCs/>
                <w:color w:val="000000"/>
                <w:sz w:val="18"/>
                <w:szCs w:val="18"/>
              </w:rPr>
              <w:t xml:space="preserve"> </w:t>
            </w:r>
            <w:proofErr w:type="spellStart"/>
            <w:r w:rsidRPr="000D57E6">
              <w:rPr>
                <w:b/>
                <w:bCs/>
                <w:color w:val="000000"/>
                <w:sz w:val="18"/>
                <w:szCs w:val="18"/>
              </w:rPr>
              <w:t>congeners</w:t>
            </w:r>
            <w:proofErr w:type="spellEnd"/>
            <w:r w:rsidRPr="000D57E6">
              <w:rPr>
                <w:b/>
                <w:bCs/>
                <w:color w:val="000000"/>
                <w:sz w:val="18"/>
                <w:szCs w:val="18"/>
              </w:rPr>
              <w:t xml:space="preserve"> in </w:t>
            </w:r>
            <w:proofErr w:type="spellStart"/>
            <w:r w:rsidRPr="000D57E6">
              <w:rPr>
                <w:b/>
                <w:bCs/>
                <w:color w:val="000000"/>
                <w:sz w:val="18"/>
                <w:szCs w:val="18"/>
              </w:rPr>
              <w:t>biochar</w:t>
            </w:r>
            <w:proofErr w:type="spellEnd"/>
          </w:p>
        </w:tc>
      </w:tr>
      <w:tr w:rsidR="008D4887" w:rsidRPr="000D57E6" w14:paraId="4A165BEA" w14:textId="77777777" w:rsidTr="00F3542F">
        <w:trPr>
          <w:trHeight w:val="300"/>
        </w:trPr>
        <w:tc>
          <w:tcPr>
            <w:tcW w:w="988" w:type="dxa"/>
            <w:vMerge w:val="restart"/>
            <w:noWrap/>
            <w:vAlign w:val="center"/>
            <w:hideMark/>
          </w:tcPr>
          <w:p w14:paraId="50301290" w14:textId="77777777" w:rsidR="008D4887" w:rsidRPr="000D57E6" w:rsidRDefault="008D4887" w:rsidP="00F3542F">
            <w:pPr>
              <w:ind w:firstLine="0"/>
              <w:jc w:val="center"/>
              <w:rPr>
                <w:color w:val="000000"/>
                <w:sz w:val="18"/>
                <w:szCs w:val="18"/>
              </w:rPr>
            </w:pPr>
            <w:r w:rsidRPr="000D57E6">
              <w:rPr>
                <w:color w:val="000000"/>
                <w:sz w:val="18"/>
                <w:szCs w:val="18"/>
              </w:rPr>
              <w:t>DSS-1</w:t>
            </w:r>
          </w:p>
        </w:tc>
        <w:tc>
          <w:tcPr>
            <w:tcW w:w="992" w:type="dxa"/>
            <w:noWrap/>
            <w:vAlign w:val="center"/>
            <w:hideMark/>
          </w:tcPr>
          <w:p w14:paraId="5F4510CD" w14:textId="77777777" w:rsidR="008D4887" w:rsidRPr="000D57E6" w:rsidRDefault="008D4887" w:rsidP="00F3542F">
            <w:pPr>
              <w:ind w:firstLine="0"/>
              <w:jc w:val="center"/>
              <w:rPr>
                <w:color w:val="000000"/>
                <w:sz w:val="18"/>
                <w:szCs w:val="18"/>
              </w:rPr>
            </w:pPr>
            <w:r w:rsidRPr="000D57E6">
              <w:rPr>
                <w:color w:val="000000"/>
                <w:sz w:val="18"/>
                <w:szCs w:val="18"/>
              </w:rPr>
              <w:t>500</w:t>
            </w:r>
          </w:p>
        </w:tc>
        <w:tc>
          <w:tcPr>
            <w:tcW w:w="1134" w:type="dxa"/>
            <w:noWrap/>
            <w:vAlign w:val="center"/>
            <w:hideMark/>
          </w:tcPr>
          <w:p w14:paraId="77A2774A"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2EC74486"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134" w:type="dxa"/>
            <w:noWrap/>
            <w:vAlign w:val="center"/>
            <w:hideMark/>
          </w:tcPr>
          <w:p w14:paraId="2D9C9F39" w14:textId="77777777" w:rsidR="008D4887" w:rsidRPr="000D57E6" w:rsidRDefault="008D4887" w:rsidP="00F3542F">
            <w:pPr>
              <w:ind w:firstLine="0"/>
              <w:jc w:val="center"/>
              <w:rPr>
                <w:color w:val="000000"/>
                <w:sz w:val="18"/>
                <w:szCs w:val="18"/>
              </w:rPr>
            </w:pPr>
            <w:r w:rsidRPr="000D57E6">
              <w:rPr>
                <w:color w:val="000000"/>
                <w:sz w:val="18"/>
                <w:szCs w:val="18"/>
              </w:rPr>
              <w:t>86 %</w:t>
            </w:r>
          </w:p>
        </w:tc>
        <w:tc>
          <w:tcPr>
            <w:tcW w:w="1141" w:type="dxa"/>
            <w:noWrap/>
            <w:vAlign w:val="center"/>
            <w:hideMark/>
          </w:tcPr>
          <w:p w14:paraId="6C951FAD"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2FED251D" w14:textId="77777777" w:rsidR="008D4887" w:rsidRPr="000D57E6" w:rsidRDefault="008D4887" w:rsidP="00F3542F">
            <w:pPr>
              <w:ind w:firstLine="0"/>
              <w:jc w:val="center"/>
              <w:rPr>
                <w:color w:val="000000"/>
                <w:sz w:val="18"/>
                <w:szCs w:val="18"/>
              </w:rPr>
            </w:pPr>
            <w:r w:rsidRPr="000D57E6">
              <w:rPr>
                <w:color w:val="000000"/>
                <w:sz w:val="18"/>
                <w:szCs w:val="18"/>
              </w:rPr>
              <w:t>6</w:t>
            </w:r>
          </w:p>
        </w:tc>
        <w:tc>
          <w:tcPr>
            <w:tcW w:w="1280" w:type="dxa"/>
            <w:noWrap/>
            <w:vAlign w:val="center"/>
            <w:hideMark/>
          </w:tcPr>
          <w:p w14:paraId="37B5875A" w14:textId="77777777" w:rsidR="008D4887" w:rsidRPr="000D57E6" w:rsidRDefault="008D4887" w:rsidP="00F3542F">
            <w:pPr>
              <w:ind w:firstLine="0"/>
              <w:jc w:val="center"/>
              <w:rPr>
                <w:color w:val="000000"/>
                <w:sz w:val="18"/>
                <w:szCs w:val="18"/>
              </w:rPr>
            </w:pPr>
            <w:r w:rsidRPr="000D57E6">
              <w:rPr>
                <w:color w:val="000000"/>
                <w:sz w:val="18"/>
                <w:szCs w:val="18"/>
              </w:rPr>
              <w:t>14 %</w:t>
            </w:r>
          </w:p>
        </w:tc>
      </w:tr>
      <w:tr w:rsidR="008D4887" w:rsidRPr="000D57E6" w14:paraId="7F7FB51D" w14:textId="77777777" w:rsidTr="00F3542F">
        <w:trPr>
          <w:trHeight w:val="300"/>
        </w:trPr>
        <w:tc>
          <w:tcPr>
            <w:tcW w:w="988" w:type="dxa"/>
            <w:vMerge/>
            <w:vAlign w:val="center"/>
            <w:hideMark/>
          </w:tcPr>
          <w:p w14:paraId="56D10024" w14:textId="77777777" w:rsidR="008D4887" w:rsidRPr="000D57E6" w:rsidRDefault="008D4887" w:rsidP="00F3542F">
            <w:pPr>
              <w:ind w:firstLine="0"/>
              <w:jc w:val="center"/>
              <w:rPr>
                <w:color w:val="000000"/>
                <w:sz w:val="18"/>
                <w:szCs w:val="18"/>
              </w:rPr>
            </w:pPr>
          </w:p>
        </w:tc>
        <w:tc>
          <w:tcPr>
            <w:tcW w:w="992" w:type="dxa"/>
            <w:noWrap/>
            <w:vAlign w:val="center"/>
            <w:hideMark/>
          </w:tcPr>
          <w:p w14:paraId="2AFF40A4" w14:textId="77777777" w:rsidR="008D4887" w:rsidRPr="000D57E6" w:rsidRDefault="008D4887" w:rsidP="00F3542F">
            <w:pPr>
              <w:ind w:firstLine="0"/>
              <w:jc w:val="center"/>
              <w:rPr>
                <w:color w:val="000000"/>
                <w:sz w:val="18"/>
                <w:szCs w:val="18"/>
              </w:rPr>
            </w:pPr>
            <w:r w:rsidRPr="000D57E6">
              <w:rPr>
                <w:color w:val="000000"/>
                <w:sz w:val="18"/>
                <w:szCs w:val="18"/>
              </w:rPr>
              <w:t>600</w:t>
            </w:r>
          </w:p>
        </w:tc>
        <w:tc>
          <w:tcPr>
            <w:tcW w:w="1134" w:type="dxa"/>
            <w:noWrap/>
            <w:vAlign w:val="center"/>
            <w:hideMark/>
          </w:tcPr>
          <w:p w14:paraId="1D5FAC12"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7A58F5DE" w14:textId="77777777" w:rsidR="008D4887" w:rsidRPr="000D57E6" w:rsidRDefault="008D4887" w:rsidP="00F3542F">
            <w:pPr>
              <w:ind w:firstLine="0"/>
              <w:jc w:val="center"/>
              <w:rPr>
                <w:color w:val="000000"/>
                <w:sz w:val="18"/>
                <w:szCs w:val="18"/>
              </w:rPr>
            </w:pPr>
            <w:r w:rsidRPr="000D57E6">
              <w:rPr>
                <w:color w:val="000000"/>
                <w:sz w:val="18"/>
                <w:szCs w:val="18"/>
              </w:rPr>
              <w:t>3</w:t>
            </w:r>
          </w:p>
        </w:tc>
        <w:tc>
          <w:tcPr>
            <w:tcW w:w="1134" w:type="dxa"/>
            <w:noWrap/>
            <w:vAlign w:val="center"/>
            <w:hideMark/>
          </w:tcPr>
          <w:p w14:paraId="41DD42DB" w14:textId="77777777" w:rsidR="008D4887" w:rsidRPr="000D57E6" w:rsidRDefault="008D4887" w:rsidP="00F3542F">
            <w:pPr>
              <w:ind w:firstLine="0"/>
              <w:jc w:val="center"/>
              <w:rPr>
                <w:color w:val="000000"/>
                <w:sz w:val="18"/>
                <w:szCs w:val="18"/>
              </w:rPr>
            </w:pPr>
            <w:r w:rsidRPr="000D57E6">
              <w:rPr>
                <w:color w:val="000000"/>
                <w:sz w:val="18"/>
                <w:szCs w:val="18"/>
              </w:rPr>
              <w:t>79 %</w:t>
            </w:r>
          </w:p>
        </w:tc>
        <w:tc>
          <w:tcPr>
            <w:tcW w:w="1141" w:type="dxa"/>
            <w:noWrap/>
            <w:vAlign w:val="center"/>
            <w:hideMark/>
          </w:tcPr>
          <w:p w14:paraId="605A931D"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0DCAAB49" w14:textId="77777777" w:rsidR="008D4887" w:rsidRPr="000D57E6" w:rsidRDefault="008D4887" w:rsidP="00F3542F">
            <w:pPr>
              <w:ind w:firstLine="0"/>
              <w:jc w:val="center"/>
              <w:rPr>
                <w:color w:val="000000"/>
                <w:sz w:val="18"/>
                <w:szCs w:val="18"/>
              </w:rPr>
            </w:pPr>
            <w:r w:rsidRPr="000D57E6">
              <w:rPr>
                <w:color w:val="000000"/>
                <w:sz w:val="18"/>
                <w:szCs w:val="18"/>
              </w:rPr>
              <w:t>0</w:t>
            </w:r>
          </w:p>
        </w:tc>
        <w:tc>
          <w:tcPr>
            <w:tcW w:w="1280" w:type="dxa"/>
            <w:noWrap/>
            <w:vAlign w:val="center"/>
            <w:hideMark/>
          </w:tcPr>
          <w:p w14:paraId="3319CAA4" w14:textId="77777777" w:rsidR="008D4887" w:rsidRPr="000D57E6" w:rsidRDefault="008D4887" w:rsidP="00F3542F">
            <w:pPr>
              <w:ind w:firstLine="0"/>
              <w:jc w:val="center"/>
              <w:rPr>
                <w:color w:val="000000"/>
                <w:sz w:val="18"/>
                <w:szCs w:val="18"/>
              </w:rPr>
            </w:pPr>
            <w:r w:rsidRPr="000D57E6">
              <w:rPr>
                <w:color w:val="000000"/>
                <w:sz w:val="18"/>
                <w:szCs w:val="18"/>
              </w:rPr>
              <w:t>100 %</w:t>
            </w:r>
          </w:p>
        </w:tc>
      </w:tr>
      <w:tr w:rsidR="008D4887" w:rsidRPr="000D57E6" w14:paraId="5105FBDD" w14:textId="77777777" w:rsidTr="00F3542F">
        <w:trPr>
          <w:trHeight w:val="300"/>
        </w:trPr>
        <w:tc>
          <w:tcPr>
            <w:tcW w:w="988" w:type="dxa"/>
            <w:vMerge/>
            <w:vAlign w:val="center"/>
            <w:hideMark/>
          </w:tcPr>
          <w:p w14:paraId="61541AEF" w14:textId="77777777" w:rsidR="008D4887" w:rsidRPr="000D57E6" w:rsidRDefault="008D4887" w:rsidP="00F3542F">
            <w:pPr>
              <w:ind w:firstLine="0"/>
              <w:jc w:val="center"/>
              <w:rPr>
                <w:color w:val="000000"/>
                <w:sz w:val="18"/>
                <w:szCs w:val="18"/>
              </w:rPr>
            </w:pPr>
          </w:p>
        </w:tc>
        <w:tc>
          <w:tcPr>
            <w:tcW w:w="992" w:type="dxa"/>
            <w:noWrap/>
            <w:vAlign w:val="center"/>
            <w:hideMark/>
          </w:tcPr>
          <w:p w14:paraId="729A3756" w14:textId="77777777" w:rsidR="008D4887" w:rsidRPr="000D57E6" w:rsidRDefault="008D4887" w:rsidP="00F3542F">
            <w:pPr>
              <w:ind w:firstLine="0"/>
              <w:jc w:val="center"/>
              <w:rPr>
                <w:color w:val="000000"/>
                <w:sz w:val="18"/>
                <w:szCs w:val="18"/>
              </w:rPr>
            </w:pPr>
            <w:r w:rsidRPr="000D57E6">
              <w:rPr>
                <w:color w:val="000000"/>
                <w:sz w:val="18"/>
                <w:szCs w:val="18"/>
              </w:rPr>
              <w:t>700</w:t>
            </w:r>
          </w:p>
        </w:tc>
        <w:tc>
          <w:tcPr>
            <w:tcW w:w="1134" w:type="dxa"/>
            <w:noWrap/>
            <w:vAlign w:val="center"/>
            <w:hideMark/>
          </w:tcPr>
          <w:p w14:paraId="2149C964"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26BFD194"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134" w:type="dxa"/>
            <w:noWrap/>
            <w:vAlign w:val="center"/>
            <w:hideMark/>
          </w:tcPr>
          <w:p w14:paraId="27D7E2D9" w14:textId="77777777" w:rsidR="008D4887" w:rsidRPr="000D57E6" w:rsidRDefault="008D4887" w:rsidP="00F3542F">
            <w:pPr>
              <w:ind w:firstLine="0"/>
              <w:jc w:val="center"/>
              <w:rPr>
                <w:color w:val="000000"/>
                <w:sz w:val="18"/>
                <w:szCs w:val="18"/>
              </w:rPr>
            </w:pPr>
            <w:r w:rsidRPr="000D57E6">
              <w:rPr>
                <w:color w:val="000000"/>
                <w:sz w:val="18"/>
                <w:szCs w:val="18"/>
              </w:rPr>
              <w:t>71 %</w:t>
            </w:r>
          </w:p>
        </w:tc>
        <w:tc>
          <w:tcPr>
            <w:tcW w:w="1141" w:type="dxa"/>
            <w:noWrap/>
            <w:vAlign w:val="center"/>
            <w:hideMark/>
          </w:tcPr>
          <w:p w14:paraId="20266EA2"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7D6F017C" w14:textId="77777777" w:rsidR="008D4887" w:rsidRPr="000D57E6" w:rsidRDefault="008D4887" w:rsidP="00F3542F">
            <w:pPr>
              <w:ind w:firstLine="0"/>
              <w:jc w:val="center"/>
              <w:rPr>
                <w:color w:val="000000"/>
                <w:sz w:val="18"/>
                <w:szCs w:val="18"/>
              </w:rPr>
            </w:pPr>
            <w:r w:rsidRPr="000D57E6">
              <w:rPr>
                <w:color w:val="000000"/>
                <w:sz w:val="18"/>
                <w:szCs w:val="18"/>
              </w:rPr>
              <w:t>5</w:t>
            </w:r>
          </w:p>
        </w:tc>
        <w:tc>
          <w:tcPr>
            <w:tcW w:w="1280" w:type="dxa"/>
            <w:noWrap/>
            <w:vAlign w:val="center"/>
            <w:hideMark/>
          </w:tcPr>
          <w:p w14:paraId="2698DA93" w14:textId="77777777" w:rsidR="008D4887" w:rsidRPr="000D57E6" w:rsidRDefault="008D4887" w:rsidP="00F3542F">
            <w:pPr>
              <w:ind w:firstLine="0"/>
              <w:jc w:val="center"/>
              <w:rPr>
                <w:color w:val="000000"/>
                <w:sz w:val="18"/>
                <w:szCs w:val="18"/>
              </w:rPr>
            </w:pPr>
            <w:r w:rsidRPr="000D57E6">
              <w:rPr>
                <w:color w:val="000000"/>
                <w:sz w:val="18"/>
                <w:szCs w:val="18"/>
              </w:rPr>
              <w:t>29 %</w:t>
            </w:r>
          </w:p>
        </w:tc>
      </w:tr>
      <w:tr w:rsidR="008D4887" w:rsidRPr="000D57E6" w14:paraId="343225CC" w14:textId="77777777" w:rsidTr="00F3542F">
        <w:trPr>
          <w:trHeight w:val="300"/>
        </w:trPr>
        <w:tc>
          <w:tcPr>
            <w:tcW w:w="988" w:type="dxa"/>
            <w:vMerge/>
            <w:vAlign w:val="center"/>
            <w:hideMark/>
          </w:tcPr>
          <w:p w14:paraId="6D9C2B8B" w14:textId="77777777" w:rsidR="008D4887" w:rsidRPr="000D57E6" w:rsidRDefault="008D4887" w:rsidP="00F3542F">
            <w:pPr>
              <w:ind w:firstLine="0"/>
              <w:jc w:val="center"/>
              <w:rPr>
                <w:color w:val="000000"/>
                <w:sz w:val="18"/>
                <w:szCs w:val="18"/>
              </w:rPr>
            </w:pPr>
          </w:p>
        </w:tc>
        <w:tc>
          <w:tcPr>
            <w:tcW w:w="992" w:type="dxa"/>
            <w:noWrap/>
            <w:vAlign w:val="center"/>
            <w:hideMark/>
          </w:tcPr>
          <w:p w14:paraId="1B3F60AB" w14:textId="21890D99" w:rsidR="008D4887" w:rsidRPr="000D57E6" w:rsidRDefault="000368FD" w:rsidP="00F3542F">
            <w:pPr>
              <w:ind w:firstLine="0"/>
              <w:jc w:val="center"/>
              <w:rPr>
                <w:color w:val="000000"/>
                <w:sz w:val="18"/>
                <w:szCs w:val="18"/>
              </w:rPr>
            </w:pPr>
            <w:ins w:id="25" w:author="Katinka Krahn" w:date="2023-06-12T12:20:00Z">
              <w:r>
                <w:rPr>
                  <w:color w:val="000000"/>
                  <w:sz w:val="18"/>
                  <w:szCs w:val="18"/>
                </w:rPr>
                <w:t>760</w:t>
              </w:r>
            </w:ins>
            <w:del w:id="26" w:author="Katinka Krahn" w:date="2023-06-12T12:20:00Z">
              <w:r w:rsidR="008D4887" w:rsidRPr="000D57E6" w:rsidDel="000368FD">
                <w:rPr>
                  <w:color w:val="000000"/>
                  <w:sz w:val="18"/>
                  <w:szCs w:val="18"/>
                </w:rPr>
                <w:delText>800</w:delText>
              </w:r>
            </w:del>
          </w:p>
        </w:tc>
        <w:tc>
          <w:tcPr>
            <w:tcW w:w="1134" w:type="dxa"/>
            <w:noWrap/>
            <w:vAlign w:val="center"/>
            <w:hideMark/>
          </w:tcPr>
          <w:p w14:paraId="696C4C9F"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7AC45B0E"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134" w:type="dxa"/>
            <w:noWrap/>
            <w:vAlign w:val="center"/>
            <w:hideMark/>
          </w:tcPr>
          <w:p w14:paraId="59E62C7C" w14:textId="77777777" w:rsidR="008D4887" w:rsidRPr="000D57E6" w:rsidRDefault="008D4887" w:rsidP="00F3542F">
            <w:pPr>
              <w:ind w:firstLine="0"/>
              <w:jc w:val="center"/>
              <w:rPr>
                <w:color w:val="000000"/>
                <w:sz w:val="18"/>
                <w:szCs w:val="18"/>
              </w:rPr>
            </w:pPr>
            <w:r w:rsidRPr="000D57E6">
              <w:rPr>
                <w:color w:val="000000"/>
                <w:sz w:val="18"/>
                <w:szCs w:val="18"/>
              </w:rPr>
              <w:t>86 %</w:t>
            </w:r>
          </w:p>
        </w:tc>
        <w:tc>
          <w:tcPr>
            <w:tcW w:w="1141" w:type="dxa"/>
            <w:noWrap/>
            <w:vAlign w:val="center"/>
            <w:hideMark/>
          </w:tcPr>
          <w:p w14:paraId="6E456963"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77E8DAB8"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280" w:type="dxa"/>
            <w:noWrap/>
            <w:vAlign w:val="center"/>
            <w:hideMark/>
          </w:tcPr>
          <w:p w14:paraId="3B1BCA71" w14:textId="77777777" w:rsidR="008D4887" w:rsidRPr="000D57E6" w:rsidRDefault="008D4887" w:rsidP="00F3542F">
            <w:pPr>
              <w:ind w:firstLine="0"/>
              <w:jc w:val="center"/>
              <w:rPr>
                <w:color w:val="000000"/>
                <w:sz w:val="18"/>
                <w:szCs w:val="18"/>
              </w:rPr>
            </w:pPr>
            <w:r w:rsidRPr="000D57E6">
              <w:rPr>
                <w:color w:val="000000"/>
                <w:sz w:val="18"/>
                <w:szCs w:val="18"/>
              </w:rPr>
              <w:t>71 %</w:t>
            </w:r>
          </w:p>
        </w:tc>
      </w:tr>
      <w:tr w:rsidR="008D4887" w:rsidRPr="000D57E6" w14:paraId="3B9A58B3" w14:textId="77777777" w:rsidTr="00F3542F">
        <w:trPr>
          <w:trHeight w:val="300"/>
        </w:trPr>
        <w:tc>
          <w:tcPr>
            <w:tcW w:w="988" w:type="dxa"/>
            <w:vMerge w:val="restart"/>
            <w:noWrap/>
            <w:vAlign w:val="center"/>
            <w:hideMark/>
          </w:tcPr>
          <w:p w14:paraId="02E0C74C" w14:textId="77777777" w:rsidR="008D4887" w:rsidRPr="000D57E6" w:rsidRDefault="008D4887" w:rsidP="00F3542F">
            <w:pPr>
              <w:ind w:firstLine="0"/>
              <w:jc w:val="center"/>
              <w:rPr>
                <w:color w:val="000000"/>
                <w:sz w:val="18"/>
                <w:szCs w:val="18"/>
              </w:rPr>
            </w:pPr>
            <w:r w:rsidRPr="000D57E6">
              <w:rPr>
                <w:color w:val="000000"/>
                <w:sz w:val="18"/>
                <w:szCs w:val="18"/>
              </w:rPr>
              <w:t>DSS-2</w:t>
            </w:r>
          </w:p>
        </w:tc>
        <w:tc>
          <w:tcPr>
            <w:tcW w:w="992" w:type="dxa"/>
            <w:noWrap/>
            <w:vAlign w:val="center"/>
            <w:hideMark/>
          </w:tcPr>
          <w:p w14:paraId="044A6D54" w14:textId="77777777" w:rsidR="008D4887" w:rsidRPr="000D57E6" w:rsidRDefault="008D4887" w:rsidP="00F3542F">
            <w:pPr>
              <w:ind w:firstLine="0"/>
              <w:jc w:val="center"/>
              <w:rPr>
                <w:color w:val="000000"/>
                <w:sz w:val="18"/>
                <w:szCs w:val="18"/>
              </w:rPr>
            </w:pPr>
            <w:r w:rsidRPr="000D57E6">
              <w:rPr>
                <w:color w:val="000000"/>
                <w:sz w:val="18"/>
                <w:szCs w:val="18"/>
              </w:rPr>
              <w:t>500</w:t>
            </w:r>
          </w:p>
        </w:tc>
        <w:tc>
          <w:tcPr>
            <w:tcW w:w="1134" w:type="dxa"/>
            <w:noWrap/>
            <w:vAlign w:val="center"/>
            <w:hideMark/>
          </w:tcPr>
          <w:p w14:paraId="3650E445"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5851F0BD" w14:textId="77777777" w:rsidR="008D4887" w:rsidRPr="000D57E6" w:rsidRDefault="008D4887" w:rsidP="00F3542F">
            <w:pPr>
              <w:ind w:firstLine="0"/>
              <w:jc w:val="center"/>
              <w:rPr>
                <w:color w:val="000000"/>
                <w:sz w:val="18"/>
                <w:szCs w:val="18"/>
              </w:rPr>
            </w:pPr>
            <w:r w:rsidRPr="000D57E6">
              <w:rPr>
                <w:color w:val="000000"/>
                <w:sz w:val="18"/>
                <w:szCs w:val="18"/>
              </w:rPr>
              <w:t>5</w:t>
            </w:r>
          </w:p>
        </w:tc>
        <w:tc>
          <w:tcPr>
            <w:tcW w:w="1134" w:type="dxa"/>
            <w:noWrap/>
            <w:vAlign w:val="center"/>
            <w:hideMark/>
          </w:tcPr>
          <w:p w14:paraId="5A8D70BB" w14:textId="77777777" w:rsidR="008D4887" w:rsidRPr="000D57E6" w:rsidRDefault="008D4887" w:rsidP="00F3542F">
            <w:pPr>
              <w:ind w:firstLine="0"/>
              <w:jc w:val="center"/>
              <w:rPr>
                <w:color w:val="000000"/>
                <w:sz w:val="18"/>
                <w:szCs w:val="18"/>
              </w:rPr>
            </w:pPr>
            <w:r w:rsidRPr="000D57E6">
              <w:rPr>
                <w:color w:val="000000"/>
                <w:sz w:val="18"/>
                <w:szCs w:val="18"/>
              </w:rPr>
              <w:t>64 %</w:t>
            </w:r>
          </w:p>
        </w:tc>
        <w:tc>
          <w:tcPr>
            <w:tcW w:w="1141" w:type="dxa"/>
            <w:noWrap/>
            <w:vAlign w:val="center"/>
            <w:hideMark/>
          </w:tcPr>
          <w:p w14:paraId="7F2A8940"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1DE05BDB"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280" w:type="dxa"/>
            <w:noWrap/>
            <w:vAlign w:val="center"/>
            <w:hideMark/>
          </w:tcPr>
          <w:p w14:paraId="4330A0EC" w14:textId="77777777" w:rsidR="008D4887" w:rsidRPr="000D57E6" w:rsidRDefault="008D4887" w:rsidP="00F3542F">
            <w:pPr>
              <w:ind w:firstLine="0"/>
              <w:jc w:val="center"/>
              <w:rPr>
                <w:color w:val="000000"/>
                <w:sz w:val="18"/>
                <w:szCs w:val="18"/>
              </w:rPr>
            </w:pPr>
            <w:r w:rsidRPr="000D57E6">
              <w:rPr>
                <w:color w:val="000000"/>
                <w:sz w:val="18"/>
                <w:szCs w:val="18"/>
              </w:rPr>
              <w:t>43 %</w:t>
            </w:r>
          </w:p>
        </w:tc>
      </w:tr>
      <w:tr w:rsidR="008D4887" w:rsidRPr="000D57E6" w14:paraId="32EC5A96" w14:textId="77777777" w:rsidTr="00F3542F">
        <w:trPr>
          <w:trHeight w:val="300"/>
        </w:trPr>
        <w:tc>
          <w:tcPr>
            <w:tcW w:w="988" w:type="dxa"/>
            <w:vMerge/>
            <w:vAlign w:val="center"/>
            <w:hideMark/>
          </w:tcPr>
          <w:p w14:paraId="2B499223" w14:textId="77777777" w:rsidR="008D4887" w:rsidRPr="000D57E6" w:rsidRDefault="008D4887" w:rsidP="00F3542F">
            <w:pPr>
              <w:ind w:firstLine="0"/>
              <w:jc w:val="center"/>
              <w:rPr>
                <w:color w:val="000000"/>
                <w:sz w:val="18"/>
                <w:szCs w:val="18"/>
              </w:rPr>
            </w:pPr>
          </w:p>
        </w:tc>
        <w:tc>
          <w:tcPr>
            <w:tcW w:w="992" w:type="dxa"/>
            <w:noWrap/>
            <w:vAlign w:val="center"/>
            <w:hideMark/>
          </w:tcPr>
          <w:p w14:paraId="40780AA7" w14:textId="77777777" w:rsidR="008D4887" w:rsidRPr="000D57E6" w:rsidRDefault="008D4887" w:rsidP="00F3542F">
            <w:pPr>
              <w:ind w:firstLine="0"/>
              <w:jc w:val="center"/>
              <w:rPr>
                <w:color w:val="000000"/>
                <w:sz w:val="18"/>
                <w:szCs w:val="18"/>
              </w:rPr>
            </w:pPr>
            <w:r w:rsidRPr="000D57E6">
              <w:rPr>
                <w:color w:val="000000"/>
                <w:sz w:val="18"/>
                <w:szCs w:val="18"/>
              </w:rPr>
              <w:t>600</w:t>
            </w:r>
          </w:p>
        </w:tc>
        <w:tc>
          <w:tcPr>
            <w:tcW w:w="1134" w:type="dxa"/>
            <w:noWrap/>
            <w:vAlign w:val="center"/>
            <w:hideMark/>
          </w:tcPr>
          <w:p w14:paraId="583D7C83"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49DE913F"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134" w:type="dxa"/>
            <w:noWrap/>
            <w:vAlign w:val="center"/>
            <w:hideMark/>
          </w:tcPr>
          <w:p w14:paraId="7A76E7B0" w14:textId="77777777" w:rsidR="008D4887" w:rsidRPr="000D57E6" w:rsidRDefault="008D4887" w:rsidP="00F3542F">
            <w:pPr>
              <w:ind w:firstLine="0"/>
              <w:jc w:val="center"/>
              <w:rPr>
                <w:color w:val="000000"/>
                <w:sz w:val="18"/>
                <w:szCs w:val="18"/>
              </w:rPr>
            </w:pPr>
            <w:r w:rsidRPr="000D57E6">
              <w:rPr>
                <w:color w:val="000000"/>
                <w:sz w:val="18"/>
                <w:szCs w:val="18"/>
              </w:rPr>
              <w:t>71 %</w:t>
            </w:r>
          </w:p>
        </w:tc>
        <w:tc>
          <w:tcPr>
            <w:tcW w:w="1141" w:type="dxa"/>
            <w:noWrap/>
            <w:vAlign w:val="center"/>
            <w:hideMark/>
          </w:tcPr>
          <w:p w14:paraId="3EA347EB"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190ADB50"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280" w:type="dxa"/>
            <w:noWrap/>
            <w:vAlign w:val="center"/>
            <w:hideMark/>
          </w:tcPr>
          <w:p w14:paraId="508C56D7" w14:textId="77777777" w:rsidR="008D4887" w:rsidRPr="000D57E6" w:rsidRDefault="008D4887" w:rsidP="00F3542F">
            <w:pPr>
              <w:ind w:firstLine="0"/>
              <w:jc w:val="center"/>
              <w:rPr>
                <w:color w:val="000000"/>
                <w:sz w:val="18"/>
                <w:szCs w:val="18"/>
              </w:rPr>
            </w:pPr>
            <w:r w:rsidRPr="000D57E6">
              <w:rPr>
                <w:color w:val="000000"/>
                <w:sz w:val="18"/>
                <w:szCs w:val="18"/>
              </w:rPr>
              <w:t>71 %</w:t>
            </w:r>
          </w:p>
        </w:tc>
      </w:tr>
      <w:tr w:rsidR="008D4887" w:rsidRPr="000D57E6" w14:paraId="7410E33C" w14:textId="77777777" w:rsidTr="00F3542F">
        <w:trPr>
          <w:trHeight w:val="300"/>
        </w:trPr>
        <w:tc>
          <w:tcPr>
            <w:tcW w:w="988" w:type="dxa"/>
            <w:vMerge/>
            <w:vAlign w:val="center"/>
            <w:hideMark/>
          </w:tcPr>
          <w:p w14:paraId="305BF639" w14:textId="77777777" w:rsidR="008D4887" w:rsidRPr="000D57E6" w:rsidRDefault="008D4887" w:rsidP="00F3542F">
            <w:pPr>
              <w:ind w:firstLine="0"/>
              <w:jc w:val="center"/>
              <w:rPr>
                <w:color w:val="000000"/>
                <w:sz w:val="18"/>
                <w:szCs w:val="18"/>
              </w:rPr>
            </w:pPr>
          </w:p>
        </w:tc>
        <w:tc>
          <w:tcPr>
            <w:tcW w:w="992" w:type="dxa"/>
            <w:noWrap/>
            <w:vAlign w:val="center"/>
            <w:hideMark/>
          </w:tcPr>
          <w:p w14:paraId="5301B85B" w14:textId="77777777" w:rsidR="008D4887" w:rsidRPr="000D57E6" w:rsidRDefault="008D4887" w:rsidP="00F3542F">
            <w:pPr>
              <w:ind w:firstLine="0"/>
              <w:jc w:val="center"/>
              <w:rPr>
                <w:color w:val="000000"/>
                <w:sz w:val="18"/>
                <w:szCs w:val="18"/>
              </w:rPr>
            </w:pPr>
            <w:r w:rsidRPr="000D57E6">
              <w:rPr>
                <w:color w:val="000000"/>
                <w:sz w:val="18"/>
                <w:szCs w:val="18"/>
              </w:rPr>
              <w:t>700</w:t>
            </w:r>
          </w:p>
        </w:tc>
        <w:tc>
          <w:tcPr>
            <w:tcW w:w="1134" w:type="dxa"/>
            <w:noWrap/>
            <w:vAlign w:val="center"/>
            <w:hideMark/>
          </w:tcPr>
          <w:p w14:paraId="040A5820"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1BE367AB"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134" w:type="dxa"/>
            <w:noWrap/>
            <w:vAlign w:val="center"/>
            <w:hideMark/>
          </w:tcPr>
          <w:p w14:paraId="7E0CCCC1" w14:textId="77777777" w:rsidR="008D4887" w:rsidRPr="000D57E6" w:rsidRDefault="008D4887" w:rsidP="00F3542F">
            <w:pPr>
              <w:ind w:firstLine="0"/>
              <w:jc w:val="center"/>
              <w:rPr>
                <w:color w:val="000000"/>
                <w:sz w:val="18"/>
                <w:szCs w:val="18"/>
              </w:rPr>
            </w:pPr>
            <w:r w:rsidRPr="000D57E6">
              <w:rPr>
                <w:color w:val="000000"/>
                <w:sz w:val="18"/>
                <w:szCs w:val="18"/>
              </w:rPr>
              <w:t>71 %</w:t>
            </w:r>
          </w:p>
        </w:tc>
        <w:tc>
          <w:tcPr>
            <w:tcW w:w="1141" w:type="dxa"/>
            <w:noWrap/>
            <w:vAlign w:val="center"/>
            <w:hideMark/>
          </w:tcPr>
          <w:p w14:paraId="4C180CD0"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51B0556A" w14:textId="77777777" w:rsidR="008D4887" w:rsidRPr="000D57E6" w:rsidRDefault="008D4887" w:rsidP="00F3542F">
            <w:pPr>
              <w:ind w:firstLine="0"/>
              <w:jc w:val="center"/>
              <w:rPr>
                <w:color w:val="000000"/>
                <w:sz w:val="18"/>
                <w:szCs w:val="18"/>
              </w:rPr>
            </w:pPr>
            <w:r w:rsidRPr="000D57E6">
              <w:rPr>
                <w:color w:val="000000"/>
                <w:sz w:val="18"/>
                <w:szCs w:val="18"/>
              </w:rPr>
              <w:t>3</w:t>
            </w:r>
          </w:p>
        </w:tc>
        <w:tc>
          <w:tcPr>
            <w:tcW w:w="1280" w:type="dxa"/>
            <w:noWrap/>
            <w:vAlign w:val="center"/>
            <w:hideMark/>
          </w:tcPr>
          <w:p w14:paraId="74C992C7" w14:textId="77777777" w:rsidR="008D4887" w:rsidRPr="000D57E6" w:rsidRDefault="008D4887" w:rsidP="00F3542F">
            <w:pPr>
              <w:ind w:firstLine="0"/>
              <w:jc w:val="center"/>
              <w:rPr>
                <w:color w:val="000000"/>
                <w:sz w:val="18"/>
                <w:szCs w:val="18"/>
              </w:rPr>
            </w:pPr>
            <w:r w:rsidRPr="000D57E6">
              <w:rPr>
                <w:color w:val="000000"/>
                <w:sz w:val="18"/>
                <w:szCs w:val="18"/>
              </w:rPr>
              <w:t>57 %</w:t>
            </w:r>
          </w:p>
        </w:tc>
      </w:tr>
      <w:tr w:rsidR="008D4887" w:rsidRPr="000D57E6" w14:paraId="7BACDC31" w14:textId="77777777" w:rsidTr="00F3542F">
        <w:trPr>
          <w:trHeight w:val="300"/>
        </w:trPr>
        <w:tc>
          <w:tcPr>
            <w:tcW w:w="988" w:type="dxa"/>
            <w:vMerge/>
            <w:vAlign w:val="center"/>
            <w:hideMark/>
          </w:tcPr>
          <w:p w14:paraId="46EA7A3E" w14:textId="77777777" w:rsidR="008D4887" w:rsidRPr="000D57E6" w:rsidRDefault="008D4887" w:rsidP="00F3542F">
            <w:pPr>
              <w:ind w:firstLine="0"/>
              <w:jc w:val="center"/>
              <w:rPr>
                <w:color w:val="000000"/>
                <w:sz w:val="18"/>
                <w:szCs w:val="18"/>
              </w:rPr>
            </w:pPr>
          </w:p>
        </w:tc>
        <w:tc>
          <w:tcPr>
            <w:tcW w:w="992" w:type="dxa"/>
            <w:noWrap/>
            <w:vAlign w:val="center"/>
            <w:hideMark/>
          </w:tcPr>
          <w:p w14:paraId="2C6089B2" w14:textId="77777777" w:rsidR="008D4887" w:rsidRPr="000D57E6" w:rsidRDefault="008D4887" w:rsidP="00F3542F">
            <w:pPr>
              <w:ind w:firstLine="0"/>
              <w:jc w:val="center"/>
              <w:rPr>
                <w:color w:val="000000"/>
                <w:sz w:val="18"/>
                <w:szCs w:val="18"/>
              </w:rPr>
            </w:pPr>
            <w:r w:rsidRPr="000D57E6">
              <w:rPr>
                <w:color w:val="000000"/>
                <w:sz w:val="18"/>
                <w:szCs w:val="18"/>
              </w:rPr>
              <w:t>800</w:t>
            </w:r>
          </w:p>
        </w:tc>
        <w:tc>
          <w:tcPr>
            <w:tcW w:w="1134" w:type="dxa"/>
            <w:noWrap/>
            <w:vAlign w:val="center"/>
            <w:hideMark/>
          </w:tcPr>
          <w:p w14:paraId="0E8F3E18" w14:textId="77777777" w:rsidR="008D4887" w:rsidRPr="000D57E6" w:rsidRDefault="008D4887" w:rsidP="00F3542F">
            <w:pPr>
              <w:ind w:firstLine="0"/>
              <w:jc w:val="center"/>
              <w:rPr>
                <w:color w:val="000000"/>
                <w:sz w:val="18"/>
                <w:szCs w:val="18"/>
              </w:rPr>
            </w:pPr>
            <w:r w:rsidRPr="000D57E6">
              <w:rPr>
                <w:color w:val="000000"/>
                <w:sz w:val="18"/>
                <w:szCs w:val="18"/>
              </w:rPr>
              <w:t>14</w:t>
            </w:r>
          </w:p>
        </w:tc>
        <w:tc>
          <w:tcPr>
            <w:tcW w:w="1134" w:type="dxa"/>
            <w:noWrap/>
            <w:vAlign w:val="center"/>
            <w:hideMark/>
          </w:tcPr>
          <w:p w14:paraId="284DDCB0" w14:textId="77777777" w:rsidR="008D4887" w:rsidRPr="000D57E6" w:rsidRDefault="008D4887" w:rsidP="00F3542F">
            <w:pPr>
              <w:ind w:firstLine="0"/>
              <w:jc w:val="center"/>
              <w:rPr>
                <w:color w:val="000000"/>
                <w:sz w:val="18"/>
                <w:szCs w:val="18"/>
              </w:rPr>
            </w:pPr>
            <w:r w:rsidRPr="000D57E6">
              <w:rPr>
                <w:color w:val="000000"/>
                <w:sz w:val="18"/>
                <w:szCs w:val="18"/>
              </w:rPr>
              <w:t>5</w:t>
            </w:r>
          </w:p>
        </w:tc>
        <w:tc>
          <w:tcPr>
            <w:tcW w:w="1134" w:type="dxa"/>
            <w:noWrap/>
            <w:vAlign w:val="center"/>
            <w:hideMark/>
          </w:tcPr>
          <w:p w14:paraId="4E1807BB" w14:textId="77777777" w:rsidR="008D4887" w:rsidRPr="000D57E6" w:rsidRDefault="008D4887" w:rsidP="00F3542F">
            <w:pPr>
              <w:ind w:firstLine="0"/>
              <w:jc w:val="center"/>
              <w:rPr>
                <w:color w:val="000000"/>
                <w:sz w:val="18"/>
                <w:szCs w:val="18"/>
              </w:rPr>
            </w:pPr>
            <w:r w:rsidRPr="000D57E6">
              <w:rPr>
                <w:color w:val="000000"/>
                <w:sz w:val="18"/>
                <w:szCs w:val="18"/>
              </w:rPr>
              <w:t>64 %</w:t>
            </w:r>
          </w:p>
        </w:tc>
        <w:tc>
          <w:tcPr>
            <w:tcW w:w="1141" w:type="dxa"/>
            <w:noWrap/>
            <w:vAlign w:val="center"/>
            <w:hideMark/>
          </w:tcPr>
          <w:p w14:paraId="0AED68D4"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50DB42F7" w14:textId="77777777" w:rsidR="008D4887" w:rsidRPr="000D57E6" w:rsidRDefault="008D4887" w:rsidP="00F3542F">
            <w:pPr>
              <w:ind w:firstLine="0"/>
              <w:jc w:val="center"/>
              <w:rPr>
                <w:color w:val="000000"/>
                <w:sz w:val="18"/>
                <w:szCs w:val="18"/>
              </w:rPr>
            </w:pPr>
            <w:r w:rsidRPr="000D57E6">
              <w:rPr>
                <w:color w:val="000000"/>
                <w:sz w:val="18"/>
                <w:szCs w:val="18"/>
              </w:rPr>
              <w:t>3</w:t>
            </w:r>
          </w:p>
        </w:tc>
        <w:tc>
          <w:tcPr>
            <w:tcW w:w="1280" w:type="dxa"/>
            <w:noWrap/>
            <w:vAlign w:val="center"/>
            <w:hideMark/>
          </w:tcPr>
          <w:p w14:paraId="06A4CF2E" w14:textId="77777777" w:rsidR="008D4887" w:rsidRPr="000D57E6" w:rsidRDefault="008D4887" w:rsidP="00F3542F">
            <w:pPr>
              <w:ind w:firstLine="0"/>
              <w:jc w:val="center"/>
              <w:rPr>
                <w:color w:val="000000"/>
                <w:sz w:val="18"/>
                <w:szCs w:val="18"/>
              </w:rPr>
            </w:pPr>
            <w:r w:rsidRPr="000D57E6">
              <w:rPr>
                <w:color w:val="000000"/>
                <w:sz w:val="18"/>
                <w:szCs w:val="18"/>
              </w:rPr>
              <w:t>57 %</w:t>
            </w:r>
          </w:p>
        </w:tc>
      </w:tr>
      <w:tr w:rsidR="008D4887" w:rsidRPr="000D57E6" w14:paraId="16C0A870" w14:textId="77777777" w:rsidTr="00F3542F">
        <w:trPr>
          <w:trHeight w:val="300"/>
        </w:trPr>
        <w:tc>
          <w:tcPr>
            <w:tcW w:w="988" w:type="dxa"/>
            <w:vMerge w:val="restart"/>
            <w:noWrap/>
            <w:vAlign w:val="center"/>
            <w:hideMark/>
          </w:tcPr>
          <w:p w14:paraId="318844C1" w14:textId="77777777" w:rsidR="008D4887" w:rsidRPr="000D57E6" w:rsidRDefault="008D4887" w:rsidP="00F3542F">
            <w:pPr>
              <w:ind w:firstLine="0"/>
              <w:jc w:val="center"/>
              <w:rPr>
                <w:color w:val="000000"/>
                <w:sz w:val="18"/>
                <w:szCs w:val="18"/>
              </w:rPr>
            </w:pPr>
            <w:r w:rsidRPr="000D57E6">
              <w:rPr>
                <w:color w:val="000000"/>
                <w:sz w:val="18"/>
                <w:szCs w:val="18"/>
              </w:rPr>
              <w:t>FWR</w:t>
            </w:r>
          </w:p>
        </w:tc>
        <w:tc>
          <w:tcPr>
            <w:tcW w:w="992" w:type="dxa"/>
            <w:noWrap/>
            <w:vAlign w:val="center"/>
            <w:hideMark/>
          </w:tcPr>
          <w:p w14:paraId="53C26AD1" w14:textId="77777777" w:rsidR="008D4887" w:rsidRPr="000D57E6" w:rsidRDefault="008D4887" w:rsidP="00F3542F">
            <w:pPr>
              <w:ind w:firstLine="0"/>
              <w:jc w:val="center"/>
              <w:rPr>
                <w:color w:val="000000"/>
                <w:sz w:val="18"/>
                <w:szCs w:val="18"/>
              </w:rPr>
            </w:pPr>
            <w:r w:rsidRPr="000D57E6">
              <w:rPr>
                <w:color w:val="000000"/>
                <w:sz w:val="18"/>
                <w:szCs w:val="18"/>
              </w:rPr>
              <w:t>600</w:t>
            </w:r>
          </w:p>
        </w:tc>
        <w:tc>
          <w:tcPr>
            <w:tcW w:w="1134" w:type="dxa"/>
            <w:noWrap/>
            <w:vAlign w:val="center"/>
            <w:hideMark/>
          </w:tcPr>
          <w:p w14:paraId="6488B16F"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134" w:type="dxa"/>
            <w:noWrap/>
            <w:vAlign w:val="center"/>
            <w:hideMark/>
          </w:tcPr>
          <w:p w14:paraId="6B0BE389" w14:textId="77777777" w:rsidR="008D4887" w:rsidRPr="000D57E6" w:rsidRDefault="008D4887" w:rsidP="00F3542F">
            <w:pPr>
              <w:ind w:firstLine="0"/>
              <w:jc w:val="center"/>
              <w:rPr>
                <w:color w:val="000000"/>
                <w:sz w:val="18"/>
                <w:szCs w:val="18"/>
              </w:rPr>
            </w:pPr>
            <w:r w:rsidRPr="000D57E6">
              <w:rPr>
                <w:color w:val="000000"/>
                <w:sz w:val="18"/>
                <w:szCs w:val="18"/>
              </w:rPr>
              <w:t>4</w:t>
            </w:r>
          </w:p>
        </w:tc>
        <w:tc>
          <w:tcPr>
            <w:tcW w:w="1134" w:type="dxa"/>
            <w:noWrap/>
            <w:vAlign w:val="center"/>
            <w:hideMark/>
          </w:tcPr>
          <w:p w14:paraId="4224F468" w14:textId="77777777" w:rsidR="008D4887" w:rsidRPr="000D57E6" w:rsidRDefault="008D4887" w:rsidP="00F3542F">
            <w:pPr>
              <w:ind w:firstLine="0"/>
              <w:jc w:val="center"/>
              <w:rPr>
                <w:color w:val="000000"/>
                <w:sz w:val="18"/>
                <w:szCs w:val="18"/>
              </w:rPr>
            </w:pPr>
            <w:r w:rsidRPr="000D57E6">
              <w:rPr>
                <w:color w:val="000000"/>
                <w:sz w:val="18"/>
                <w:szCs w:val="18"/>
              </w:rPr>
              <w:t>43 %</w:t>
            </w:r>
          </w:p>
        </w:tc>
        <w:tc>
          <w:tcPr>
            <w:tcW w:w="1141" w:type="dxa"/>
            <w:noWrap/>
            <w:vAlign w:val="center"/>
            <w:hideMark/>
          </w:tcPr>
          <w:p w14:paraId="1EC11A84" w14:textId="77777777" w:rsidR="008D4887" w:rsidRPr="000D57E6" w:rsidRDefault="008D4887" w:rsidP="00F3542F">
            <w:pPr>
              <w:ind w:firstLine="0"/>
              <w:jc w:val="center"/>
              <w:rPr>
                <w:color w:val="000000"/>
                <w:sz w:val="18"/>
                <w:szCs w:val="18"/>
              </w:rPr>
            </w:pPr>
          </w:p>
        </w:tc>
        <w:tc>
          <w:tcPr>
            <w:tcW w:w="1257" w:type="dxa"/>
            <w:noWrap/>
            <w:vAlign w:val="center"/>
            <w:hideMark/>
          </w:tcPr>
          <w:p w14:paraId="71230088" w14:textId="77777777" w:rsidR="008D4887" w:rsidRPr="000D57E6" w:rsidRDefault="008D4887" w:rsidP="00F3542F">
            <w:pPr>
              <w:ind w:firstLine="0"/>
              <w:jc w:val="center"/>
              <w:rPr>
                <w:sz w:val="18"/>
                <w:szCs w:val="18"/>
              </w:rPr>
            </w:pPr>
          </w:p>
        </w:tc>
        <w:tc>
          <w:tcPr>
            <w:tcW w:w="1280" w:type="dxa"/>
            <w:noWrap/>
            <w:vAlign w:val="center"/>
            <w:hideMark/>
          </w:tcPr>
          <w:p w14:paraId="66D865A7" w14:textId="77777777" w:rsidR="008D4887" w:rsidRPr="000D57E6" w:rsidRDefault="008D4887" w:rsidP="00F3542F">
            <w:pPr>
              <w:ind w:firstLine="0"/>
              <w:jc w:val="center"/>
              <w:rPr>
                <w:sz w:val="18"/>
                <w:szCs w:val="18"/>
              </w:rPr>
            </w:pPr>
          </w:p>
        </w:tc>
      </w:tr>
      <w:tr w:rsidR="008D4887" w:rsidRPr="000D57E6" w14:paraId="4C6FBAEF" w14:textId="77777777" w:rsidTr="00F3542F">
        <w:trPr>
          <w:trHeight w:val="300"/>
        </w:trPr>
        <w:tc>
          <w:tcPr>
            <w:tcW w:w="988" w:type="dxa"/>
            <w:vMerge/>
            <w:vAlign w:val="center"/>
            <w:hideMark/>
          </w:tcPr>
          <w:p w14:paraId="780A9252" w14:textId="77777777" w:rsidR="008D4887" w:rsidRPr="000D57E6" w:rsidRDefault="008D4887" w:rsidP="00F3542F">
            <w:pPr>
              <w:ind w:firstLine="0"/>
              <w:jc w:val="center"/>
              <w:rPr>
                <w:color w:val="000000"/>
                <w:sz w:val="18"/>
                <w:szCs w:val="18"/>
              </w:rPr>
            </w:pPr>
          </w:p>
        </w:tc>
        <w:tc>
          <w:tcPr>
            <w:tcW w:w="992" w:type="dxa"/>
            <w:noWrap/>
            <w:vAlign w:val="center"/>
            <w:hideMark/>
          </w:tcPr>
          <w:p w14:paraId="489C587D" w14:textId="77777777" w:rsidR="008D4887" w:rsidRPr="000D57E6" w:rsidRDefault="008D4887" w:rsidP="00F3542F">
            <w:pPr>
              <w:ind w:firstLine="0"/>
              <w:jc w:val="center"/>
              <w:rPr>
                <w:color w:val="000000"/>
                <w:sz w:val="18"/>
                <w:szCs w:val="18"/>
              </w:rPr>
            </w:pPr>
            <w:r w:rsidRPr="000D57E6">
              <w:rPr>
                <w:color w:val="000000"/>
                <w:sz w:val="18"/>
                <w:szCs w:val="18"/>
              </w:rPr>
              <w:t>800</w:t>
            </w:r>
          </w:p>
        </w:tc>
        <w:tc>
          <w:tcPr>
            <w:tcW w:w="1134" w:type="dxa"/>
            <w:noWrap/>
            <w:vAlign w:val="center"/>
            <w:hideMark/>
          </w:tcPr>
          <w:p w14:paraId="30FB8143"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134" w:type="dxa"/>
            <w:noWrap/>
            <w:vAlign w:val="center"/>
            <w:hideMark/>
          </w:tcPr>
          <w:p w14:paraId="3B9AB69D" w14:textId="77777777" w:rsidR="008D4887" w:rsidRPr="000D57E6" w:rsidRDefault="008D4887" w:rsidP="00F3542F">
            <w:pPr>
              <w:ind w:firstLine="0"/>
              <w:jc w:val="center"/>
              <w:rPr>
                <w:color w:val="000000"/>
                <w:sz w:val="18"/>
                <w:szCs w:val="18"/>
              </w:rPr>
            </w:pPr>
            <w:r w:rsidRPr="000D57E6">
              <w:rPr>
                <w:color w:val="000000"/>
                <w:sz w:val="18"/>
                <w:szCs w:val="18"/>
              </w:rPr>
              <w:t>1</w:t>
            </w:r>
          </w:p>
        </w:tc>
        <w:tc>
          <w:tcPr>
            <w:tcW w:w="1134" w:type="dxa"/>
            <w:noWrap/>
            <w:vAlign w:val="center"/>
            <w:hideMark/>
          </w:tcPr>
          <w:p w14:paraId="395C859E" w14:textId="77777777" w:rsidR="008D4887" w:rsidRPr="000D57E6" w:rsidRDefault="008D4887" w:rsidP="00F3542F">
            <w:pPr>
              <w:ind w:firstLine="0"/>
              <w:jc w:val="center"/>
              <w:rPr>
                <w:color w:val="000000"/>
                <w:sz w:val="18"/>
                <w:szCs w:val="18"/>
              </w:rPr>
            </w:pPr>
            <w:r w:rsidRPr="000D57E6">
              <w:rPr>
                <w:color w:val="000000"/>
                <w:sz w:val="18"/>
                <w:szCs w:val="18"/>
              </w:rPr>
              <w:t>86 %</w:t>
            </w:r>
          </w:p>
        </w:tc>
        <w:tc>
          <w:tcPr>
            <w:tcW w:w="1141" w:type="dxa"/>
            <w:noWrap/>
            <w:vAlign w:val="center"/>
            <w:hideMark/>
          </w:tcPr>
          <w:p w14:paraId="2D7EDD69" w14:textId="77777777" w:rsidR="008D4887" w:rsidRPr="000D57E6" w:rsidRDefault="008D4887" w:rsidP="00F3542F">
            <w:pPr>
              <w:ind w:firstLine="0"/>
              <w:jc w:val="center"/>
              <w:rPr>
                <w:color w:val="000000"/>
                <w:sz w:val="18"/>
                <w:szCs w:val="18"/>
              </w:rPr>
            </w:pPr>
          </w:p>
        </w:tc>
        <w:tc>
          <w:tcPr>
            <w:tcW w:w="1257" w:type="dxa"/>
            <w:noWrap/>
            <w:vAlign w:val="center"/>
            <w:hideMark/>
          </w:tcPr>
          <w:p w14:paraId="7700C4E8" w14:textId="77777777" w:rsidR="008D4887" w:rsidRPr="000D57E6" w:rsidRDefault="008D4887" w:rsidP="00F3542F">
            <w:pPr>
              <w:ind w:firstLine="0"/>
              <w:jc w:val="center"/>
              <w:rPr>
                <w:sz w:val="18"/>
                <w:szCs w:val="18"/>
              </w:rPr>
            </w:pPr>
          </w:p>
        </w:tc>
        <w:tc>
          <w:tcPr>
            <w:tcW w:w="1280" w:type="dxa"/>
            <w:noWrap/>
            <w:vAlign w:val="center"/>
            <w:hideMark/>
          </w:tcPr>
          <w:p w14:paraId="738EE839" w14:textId="77777777" w:rsidR="008D4887" w:rsidRPr="000D57E6" w:rsidRDefault="008D4887" w:rsidP="00F3542F">
            <w:pPr>
              <w:ind w:firstLine="0"/>
              <w:jc w:val="center"/>
              <w:rPr>
                <w:sz w:val="18"/>
                <w:szCs w:val="18"/>
              </w:rPr>
            </w:pPr>
          </w:p>
        </w:tc>
      </w:tr>
      <w:tr w:rsidR="008D4887" w:rsidRPr="000D57E6" w14:paraId="09E2B955" w14:textId="77777777" w:rsidTr="00F3542F">
        <w:trPr>
          <w:trHeight w:val="300"/>
        </w:trPr>
        <w:tc>
          <w:tcPr>
            <w:tcW w:w="988" w:type="dxa"/>
            <w:vMerge w:val="restart"/>
            <w:noWrap/>
            <w:vAlign w:val="center"/>
            <w:hideMark/>
          </w:tcPr>
          <w:p w14:paraId="75632FC6" w14:textId="77777777" w:rsidR="008D4887" w:rsidRPr="000D57E6" w:rsidRDefault="008D4887" w:rsidP="00F3542F">
            <w:pPr>
              <w:ind w:firstLine="0"/>
              <w:jc w:val="center"/>
              <w:rPr>
                <w:color w:val="000000"/>
                <w:sz w:val="18"/>
                <w:szCs w:val="18"/>
              </w:rPr>
            </w:pPr>
            <w:r w:rsidRPr="000D57E6">
              <w:rPr>
                <w:color w:val="000000"/>
                <w:sz w:val="18"/>
                <w:szCs w:val="18"/>
              </w:rPr>
              <w:t>LSS</w:t>
            </w:r>
          </w:p>
        </w:tc>
        <w:tc>
          <w:tcPr>
            <w:tcW w:w="992" w:type="dxa"/>
            <w:noWrap/>
            <w:vAlign w:val="center"/>
            <w:hideMark/>
          </w:tcPr>
          <w:p w14:paraId="792CADAC" w14:textId="77777777" w:rsidR="008D4887" w:rsidRPr="000D57E6" w:rsidRDefault="008D4887" w:rsidP="00F3542F">
            <w:pPr>
              <w:ind w:firstLine="0"/>
              <w:jc w:val="center"/>
              <w:rPr>
                <w:color w:val="000000"/>
                <w:sz w:val="18"/>
                <w:szCs w:val="18"/>
              </w:rPr>
            </w:pPr>
            <w:r w:rsidRPr="000D57E6">
              <w:rPr>
                <w:color w:val="000000"/>
                <w:sz w:val="18"/>
                <w:szCs w:val="18"/>
              </w:rPr>
              <w:t>600</w:t>
            </w:r>
          </w:p>
        </w:tc>
        <w:tc>
          <w:tcPr>
            <w:tcW w:w="1134" w:type="dxa"/>
            <w:noWrap/>
            <w:vAlign w:val="center"/>
            <w:hideMark/>
          </w:tcPr>
          <w:p w14:paraId="420F8B4E" w14:textId="77777777" w:rsidR="008D4887" w:rsidRPr="000D57E6" w:rsidRDefault="008D4887" w:rsidP="00F3542F">
            <w:pPr>
              <w:ind w:firstLine="0"/>
              <w:jc w:val="center"/>
              <w:rPr>
                <w:color w:val="000000"/>
                <w:sz w:val="18"/>
                <w:szCs w:val="18"/>
              </w:rPr>
            </w:pPr>
          </w:p>
        </w:tc>
        <w:tc>
          <w:tcPr>
            <w:tcW w:w="1134" w:type="dxa"/>
            <w:noWrap/>
            <w:vAlign w:val="center"/>
            <w:hideMark/>
          </w:tcPr>
          <w:p w14:paraId="696017DC" w14:textId="77777777" w:rsidR="008D4887" w:rsidRPr="000D57E6" w:rsidRDefault="008D4887" w:rsidP="00F3542F">
            <w:pPr>
              <w:ind w:firstLine="0"/>
              <w:jc w:val="center"/>
              <w:rPr>
                <w:sz w:val="18"/>
                <w:szCs w:val="18"/>
              </w:rPr>
            </w:pPr>
          </w:p>
        </w:tc>
        <w:tc>
          <w:tcPr>
            <w:tcW w:w="1134" w:type="dxa"/>
            <w:noWrap/>
            <w:vAlign w:val="center"/>
            <w:hideMark/>
          </w:tcPr>
          <w:p w14:paraId="26803BAC" w14:textId="77777777" w:rsidR="008D4887" w:rsidRPr="000D57E6" w:rsidRDefault="008D4887" w:rsidP="00F3542F">
            <w:pPr>
              <w:ind w:firstLine="0"/>
              <w:jc w:val="center"/>
              <w:rPr>
                <w:sz w:val="18"/>
                <w:szCs w:val="18"/>
              </w:rPr>
            </w:pPr>
          </w:p>
        </w:tc>
        <w:tc>
          <w:tcPr>
            <w:tcW w:w="1141" w:type="dxa"/>
            <w:noWrap/>
            <w:vAlign w:val="center"/>
            <w:hideMark/>
          </w:tcPr>
          <w:p w14:paraId="207E0CC7"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1EBCF939"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280" w:type="dxa"/>
            <w:noWrap/>
            <w:vAlign w:val="center"/>
            <w:hideMark/>
          </w:tcPr>
          <w:p w14:paraId="52B1CBC2" w14:textId="77777777" w:rsidR="008D4887" w:rsidRPr="000D57E6" w:rsidRDefault="008D4887" w:rsidP="00F3542F">
            <w:pPr>
              <w:ind w:firstLine="0"/>
              <w:jc w:val="center"/>
              <w:rPr>
                <w:color w:val="000000"/>
                <w:sz w:val="18"/>
                <w:szCs w:val="18"/>
              </w:rPr>
            </w:pPr>
            <w:r w:rsidRPr="000D57E6">
              <w:rPr>
                <w:color w:val="000000"/>
                <w:sz w:val="18"/>
                <w:szCs w:val="18"/>
              </w:rPr>
              <w:t>71 %</w:t>
            </w:r>
          </w:p>
        </w:tc>
      </w:tr>
      <w:tr w:rsidR="008D4887" w:rsidRPr="000D57E6" w14:paraId="2B4D7021" w14:textId="77777777" w:rsidTr="00F3542F">
        <w:trPr>
          <w:trHeight w:val="300"/>
        </w:trPr>
        <w:tc>
          <w:tcPr>
            <w:tcW w:w="988" w:type="dxa"/>
            <w:vMerge/>
            <w:vAlign w:val="center"/>
            <w:hideMark/>
          </w:tcPr>
          <w:p w14:paraId="59EC9BEA" w14:textId="77777777" w:rsidR="008D4887" w:rsidRPr="000D57E6" w:rsidRDefault="008D4887" w:rsidP="00F3542F">
            <w:pPr>
              <w:ind w:firstLine="0"/>
              <w:rPr>
                <w:color w:val="000000"/>
                <w:sz w:val="18"/>
                <w:szCs w:val="18"/>
              </w:rPr>
            </w:pPr>
          </w:p>
        </w:tc>
        <w:tc>
          <w:tcPr>
            <w:tcW w:w="992" w:type="dxa"/>
            <w:noWrap/>
            <w:vAlign w:val="center"/>
            <w:hideMark/>
          </w:tcPr>
          <w:p w14:paraId="65263606" w14:textId="526996E8" w:rsidR="008D4887" w:rsidRPr="000D57E6" w:rsidRDefault="008D4887" w:rsidP="00F3542F">
            <w:pPr>
              <w:ind w:firstLine="0"/>
              <w:jc w:val="center"/>
              <w:rPr>
                <w:color w:val="000000"/>
                <w:sz w:val="18"/>
                <w:szCs w:val="18"/>
              </w:rPr>
            </w:pPr>
            <w:r w:rsidRPr="000D57E6">
              <w:rPr>
                <w:color w:val="000000"/>
                <w:sz w:val="18"/>
                <w:szCs w:val="18"/>
              </w:rPr>
              <w:t>7</w:t>
            </w:r>
            <w:ins w:id="27" w:author="Katinka Krahn" w:date="2023-06-12T12:20:00Z">
              <w:r w:rsidR="000368FD">
                <w:rPr>
                  <w:color w:val="000000"/>
                  <w:sz w:val="18"/>
                  <w:szCs w:val="18"/>
                </w:rPr>
                <w:t>6</w:t>
              </w:r>
            </w:ins>
            <w:del w:id="28" w:author="Katinka Krahn" w:date="2023-06-12T12:20:00Z">
              <w:r w:rsidRPr="000D57E6" w:rsidDel="000368FD">
                <w:rPr>
                  <w:color w:val="000000"/>
                  <w:sz w:val="18"/>
                  <w:szCs w:val="18"/>
                </w:rPr>
                <w:delText>5</w:delText>
              </w:r>
            </w:del>
            <w:r w:rsidRPr="000D57E6">
              <w:rPr>
                <w:color w:val="000000"/>
                <w:sz w:val="18"/>
                <w:szCs w:val="18"/>
              </w:rPr>
              <w:t>0</w:t>
            </w:r>
          </w:p>
        </w:tc>
        <w:tc>
          <w:tcPr>
            <w:tcW w:w="1134" w:type="dxa"/>
            <w:noWrap/>
            <w:vAlign w:val="center"/>
            <w:hideMark/>
          </w:tcPr>
          <w:p w14:paraId="05F3721A" w14:textId="77777777" w:rsidR="008D4887" w:rsidRPr="000D57E6" w:rsidRDefault="008D4887" w:rsidP="00F3542F">
            <w:pPr>
              <w:ind w:firstLine="0"/>
              <w:jc w:val="center"/>
              <w:rPr>
                <w:color w:val="000000"/>
                <w:sz w:val="18"/>
                <w:szCs w:val="18"/>
              </w:rPr>
            </w:pPr>
          </w:p>
        </w:tc>
        <w:tc>
          <w:tcPr>
            <w:tcW w:w="1134" w:type="dxa"/>
            <w:noWrap/>
            <w:vAlign w:val="center"/>
            <w:hideMark/>
          </w:tcPr>
          <w:p w14:paraId="676D14D4" w14:textId="77777777" w:rsidR="008D4887" w:rsidRPr="000D57E6" w:rsidRDefault="008D4887" w:rsidP="00F3542F">
            <w:pPr>
              <w:ind w:firstLine="0"/>
              <w:jc w:val="center"/>
              <w:rPr>
                <w:sz w:val="18"/>
                <w:szCs w:val="18"/>
              </w:rPr>
            </w:pPr>
          </w:p>
        </w:tc>
        <w:tc>
          <w:tcPr>
            <w:tcW w:w="1134" w:type="dxa"/>
            <w:noWrap/>
            <w:vAlign w:val="center"/>
            <w:hideMark/>
          </w:tcPr>
          <w:p w14:paraId="5EC4EA7F" w14:textId="77777777" w:rsidR="008D4887" w:rsidRPr="000D57E6" w:rsidRDefault="008D4887" w:rsidP="00F3542F">
            <w:pPr>
              <w:ind w:firstLine="0"/>
              <w:jc w:val="center"/>
              <w:rPr>
                <w:sz w:val="18"/>
                <w:szCs w:val="18"/>
              </w:rPr>
            </w:pPr>
          </w:p>
        </w:tc>
        <w:tc>
          <w:tcPr>
            <w:tcW w:w="1141" w:type="dxa"/>
            <w:noWrap/>
            <w:vAlign w:val="center"/>
            <w:hideMark/>
          </w:tcPr>
          <w:p w14:paraId="4364F00A" w14:textId="77777777" w:rsidR="008D4887" w:rsidRPr="000D57E6" w:rsidRDefault="008D4887" w:rsidP="00F3542F">
            <w:pPr>
              <w:ind w:firstLine="0"/>
              <w:jc w:val="center"/>
              <w:rPr>
                <w:color w:val="000000"/>
                <w:sz w:val="18"/>
                <w:szCs w:val="18"/>
              </w:rPr>
            </w:pPr>
            <w:r w:rsidRPr="000D57E6">
              <w:rPr>
                <w:color w:val="000000"/>
                <w:sz w:val="18"/>
                <w:szCs w:val="18"/>
              </w:rPr>
              <w:t>7</w:t>
            </w:r>
          </w:p>
        </w:tc>
        <w:tc>
          <w:tcPr>
            <w:tcW w:w="1257" w:type="dxa"/>
            <w:noWrap/>
            <w:vAlign w:val="center"/>
            <w:hideMark/>
          </w:tcPr>
          <w:p w14:paraId="12598AAC" w14:textId="77777777" w:rsidR="008D4887" w:rsidRPr="000D57E6" w:rsidRDefault="008D4887" w:rsidP="00F3542F">
            <w:pPr>
              <w:ind w:firstLine="0"/>
              <w:jc w:val="center"/>
              <w:rPr>
                <w:color w:val="000000"/>
                <w:sz w:val="18"/>
                <w:szCs w:val="18"/>
              </w:rPr>
            </w:pPr>
            <w:r w:rsidRPr="000D57E6">
              <w:rPr>
                <w:color w:val="000000"/>
                <w:sz w:val="18"/>
                <w:szCs w:val="18"/>
              </w:rPr>
              <w:t>2</w:t>
            </w:r>
          </w:p>
        </w:tc>
        <w:tc>
          <w:tcPr>
            <w:tcW w:w="1280" w:type="dxa"/>
            <w:noWrap/>
            <w:vAlign w:val="center"/>
            <w:hideMark/>
          </w:tcPr>
          <w:p w14:paraId="1029B690" w14:textId="77777777" w:rsidR="008D4887" w:rsidRPr="000D57E6" w:rsidRDefault="008D4887" w:rsidP="00F3542F">
            <w:pPr>
              <w:ind w:firstLine="0"/>
              <w:jc w:val="center"/>
              <w:rPr>
                <w:color w:val="000000"/>
                <w:sz w:val="18"/>
                <w:szCs w:val="18"/>
              </w:rPr>
            </w:pPr>
            <w:r w:rsidRPr="000D57E6">
              <w:rPr>
                <w:color w:val="000000"/>
                <w:sz w:val="18"/>
                <w:szCs w:val="18"/>
              </w:rPr>
              <w:t>71 %</w:t>
            </w:r>
          </w:p>
        </w:tc>
      </w:tr>
    </w:tbl>
    <w:p w14:paraId="3459476A" w14:textId="77777777" w:rsidR="008D4887" w:rsidRDefault="008D4887" w:rsidP="00B00B58">
      <w:pPr>
        <w:pStyle w:val="Utenavsnitt"/>
        <w:rPr>
          <w:sz w:val="24"/>
          <w:szCs w:val="24"/>
          <w:vertAlign w:val="baseline"/>
        </w:rPr>
        <w:sectPr w:rsidR="008D4887" w:rsidSect="0010092D">
          <w:pgSz w:w="11906" w:h="16838"/>
          <w:pgMar w:top="1418" w:right="1418" w:bottom="1418" w:left="1418" w:header="709" w:footer="709" w:gutter="0"/>
          <w:lnNumType w:countBy="1" w:restart="continuous"/>
          <w:cols w:space="708"/>
          <w:docGrid w:linePitch="360"/>
        </w:sectPr>
      </w:pPr>
    </w:p>
    <w:p w14:paraId="1A508F32" w14:textId="38EF757E" w:rsidR="008D4887" w:rsidRDefault="00676EAA" w:rsidP="008D4887">
      <w:pPr>
        <w:keepNext/>
        <w:spacing w:after="160" w:line="240" w:lineRule="auto"/>
        <w:ind w:firstLine="0"/>
      </w:pPr>
      <w:r>
        <w:rPr>
          <w:noProof/>
          <w:lang w:val="en-US"/>
        </w:rPr>
        <w:lastRenderedPageBreak/>
        <w:drawing>
          <wp:inline distT="0" distB="0" distL="0" distR="0" wp14:anchorId="02642B60" wp14:editId="1197B436">
            <wp:extent cx="6677025" cy="5237562"/>
            <wp:effectExtent l="0" t="0" r="0" b="1270"/>
            <wp:docPr id="3803970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4149" cy="5250994"/>
                    </a:xfrm>
                    <a:prstGeom prst="rect">
                      <a:avLst/>
                    </a:prstGeom>
                    <a:noFill/>
                    <a:ln>
                      <a:noFill/>
                    </a:ln>
                  </pic:spPr>
                </pic:pic>
              </a:graphicData>
            </a:graphic>
          </wp:inline>
        </w:drawing>
      </w:r>
    </w:p>
    <w:p w14:paraId="74F8314C" w14:textId="41BD7A23" w:rsidR="008D4887" w:rsidRDefault="008D4887" w:rsidP="008D4887">
      <w:pPr>
        <w:pStyle w:val="Caption"/>
        <w:rPr>
          <w:lang w:val="en-US"/>
        </w:rPr>
      </w:pPr>
      <w:r w:rsidRPr="008D4887">
        <w:rPr>
          <w:lang w:val="en-US"/>
        </w:rPr>
        <w:t>Figure S.4 Distribution of PCDD/Fs (% of ∑PCDD/F-17) in the feedstock (F) and biochars (BC) at different temperatures (500-800 ˚C) for the digested sludge 1 (DSS-1), digested sludge 2 (DSS-2), and food waste reject (FWR).</w:t>
      </w:r>
    </w:p>
    <w:p w14:paraId="4D38B1B7" w14:textId="5166A87F" w:rsidR="003D6F0A" w:rsidRDefault="00676EAA" w:rsidP="003D6F0A">
      <w:pPr>
        <w:keepNext/>
        <w:spacing w:after="160" w:line="240" w:lineRule="auto"/>
        <w:ind w:firstLine="0"/>
      </w:pPr>
      <w:r>
        <w:rPr>
          <w:noProof/>
          <w:lang w:val="en-US"/>
        </w:rPr>
        <w:lastRenderedPageBreak/>
        <w:drawing>
          <wp:inline distT="0" distB="0" distL="0" distR="0" wp14:anchorId="5549C35C" wp14:editId="6A5AFF07">
            <wp:extent cx="7858125" cy="5159030"/>
            <wp:effectExtent l="0" t="0" r="0" b="3810"/>
            <wp:docPr id="107094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61301" cy="5161115"/>
                    </a:xfrm>
                    <a:prstGeom prst="rect">
                      <a:avLst/>
                    </a:prstGeom>
                    <a:noFill/>
                    <a:ln>
                      <a:noFill/>
                    </a:ln>
                  </pic:spPr>
                </pic:pic>
              </a:graphicData>
            </a:graphic>
          </wp:inline>
        </w:drawing>
      </w:r>
    </w:p>
    <w:p w14:paraId="6B2878AD" w14:textId="4A6B82A3" w:rsidR="005B1B02" w:rsidRPr="004D4D5B" w:rsidRDefault="003D6F0A" w:rsidP="004D4D5B">
      <w:pPr>
        <w:pStyle w:val="Caption"/>
        <w:rPr>
          <w:lang w:val="en-US"/>
        </w:rPr>
      </w:pPr>
      <w:r w:rsidRPr="003D6F0A">
        <w:rPr>
          <w:lang w:val="en-US"/>
        </w:rPr>
        <w:t>Figure S.</w:t>
      </w:r>
      <w:r w:rsidR="008D4887" w:rsidRPr="008D4887">
        <w:rPr>
          <w:lang w:val="en-US"/>
        </w:rPr>
        <w:t>5</w:t>
      </w:r>
      <w:r w:rsidRPr="003D6F0A">
        <w:rPr>
          <w:lang w:val="en-US"/>
        </w:rPr>
        <w:t xml:space="preserve"> </w:t>
      </w:r>
      <w:r>
        <w:rPr>
          <w:lang w:val="en-US"/>
        </w:rPr>
        <w:t>Distribution of PCBs (% of ∑PCB-7) in the feedstock (F) and biochars (BC) at different temperatures (500-800 ˚C) for the digested sludge 1 (DSS-1), digested sludge 2 (DSS-2), and limed sludge feedstocks (LSS).</w:t>
      </w:r>
      <w:r w:rsidR="005B1B02">
        <w:rPr>
          <w:lang w:val="en-US"/>
        </w:rPr>
        <w:br w:type="page"/>
      </w:r>
    </w:p>
    <w:p w14:paraId="788BD682" w14:textId="77777777" w:rsidR="005B1B02" w:rsidRDefault="005B1B02" w:rsidP="00EF090F">
      <w:pPr>
        <w:pStyle w:val="Caption"/>
        <w:rPr>
          <w:lang w:val="en-US"/>
        </w:rPr>
        <w:sectPr w:rsidR="005B1B02" w:rsidSect="00F2690C">
          <w:pgSz w:w="16838" w:h="11906" w:orient="landscape"/>
          <w:pgMar w:top="1418" w:right="1418" w:bottom="1418" w:left="1418" w:header="709" w:footer="709" w:gutter="0"/>
          <w:lnNumType w:countBy="1" w:restart="continuous"/>
          <w:cols w:space="708"/>
          <w:docGrid w:linePitch="360"/>
        </w:sectPr>
      </w:pPr>
    </w:p>
    <w:p w14:paraId="73D618C2" w14:textId="19AA4210" w:rsidR="005B1B02" w:rsidRDefault="002037FE" w:rsidP="003D6F0A">
      <w:pPr>
        <w:pStyle w:val="Caption"/>
        <w:keepNext/>
      </w:pPr>
      <w:r>
        <w:rPr>
          <w:noProof/>
        </w:rPr>
        <w:lastRenderedPageBreak/>
        <w:drawing>
          <wp:inline distT="0" distB="0" distL="0" distR="0" wp14:anchorId="5ED5290D" wp14:editId="15C98D0A">
            <wp:extent cx="6800850" cy="5212834"/>
            <wp:effectExtent l="0" t="0" r="0" b="6985"/>
            <wp:docPr id="991085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749" cy="5218122"/>
                    </a:xfrm>
                    <a:prstGeom prst="rect">
                      <a:avLst/>
                    </a:prstGeom>
                    <a:noFill/>
                    <a:ln>
                      <a:noFill/>
                    </a:ln>
                  </pic:spPr>
                </pic:pic>
              </a:graphicData>
            </a:graphic>
          </wp:inline>
        </w:drawing>
      </w:r>
    </w:p>
    <w:p w14:paraId="7EC19DDA" w14:textId="7EB2BE72" w:rsidR="00990EEE" w:rsidRDefault="005B1B02" w:rsidP="005B1B02">
      <w:pPr>
        <w:pStyle w:val="Caption"/>
        <w:rPr>
          <w:lang w:val="en-US"/>
        </w:rPr>
        <w:sectPr w:rsidR="00990EEE" w:rsidSect="00990EEE">
          <w:pgSz w:w="16838" w:h="11906" w:orient="landscape"/>
          <w:pgMar w:top="1418" w:right="1418" w:bottom="1418" w:left="1418" w:header="709" w:footer="709" w:gutter="0"/>
          <w:lnNumType w:countBy="1" w:restart="continuous"/>
          <w:cols w:space="708"/>
          <w:docGrid w:linePitch="360"/>
        </w:sectPr>
      </w:pPr>
      <w:r w:rsidRPr="005B1B02">
        <w:rPr>
          <w:lang w:val="en-US"/>
        </w:rPr>
        <w:t xml:space="preserve">Figure </w:t>
      </w:r>
      <w:r w:rsidR="00841CAA">
        <w:rPr>
          <w:lang w:val="en-US"/>
        </w:rPr>
        <w:t>S.</w:t>
      </w:r>
      <w:r w:rsidR="008D4887" w:rsidRPr="008D4887">
        <w:rPr>
          <w:lang w:val="en-US"/>
        </w:rPr>
        <w:t>6</w:t>
      </w:r>
      <w:r w:rsidRPr="005B1B02">
        <w:rPr>
          <w:lang w:val="en-US"/>
        </w:rPr>
        <w:t xml:space="preserve"> </w:t>
      </w:r>
      <w:r>
        <w:rPr>
          <w:lang w:val="en-US"/>
        </w:rPr>
        <w:t xml:space="preserve">Distribution of PAHs (% of ∑PAH-16) in the feedstock (F) and biochars (BC) at different temperatures (500-800 ˚C) for the sewage sludge and food waste reject samples. </w:t>
      </w:r>
    </w:p>
    <w:p w14:paraId="1E00ACC5" w14:textId="390718A0" w:rsidR="005B1B02" w:rsidRPr="002037FE" w:rsidRDefault="002037FE" w:rsidP="005B1B02">
      <w:pPr>
        <w:keepNext/>
        <w:ind w:firstLine="0"/>
        <w:rPr>
          <w:lang w:val="en-US"/>
        </w:rPr>
      </w:pPr>
      <w:r>
        <w:rPr>
          <w:noProof/>
          <w:lang w:val="en-US"/>
        </w:rPr>
        <w:lastRenderedPageBreak/>
        <w:drawing>
          <wp:inline distT="0" distB="0" distL="0" distR="0" wp14:anchorId="61FC4812" wp14:editId="5439248F">
            <wp:extent cx="6696075" cy="5130537"/>
            <wp:effectExtent l="0" t="0" r="0" b="0"/>
            <wp:docPr id="1425554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04254" cy="5136803"/>
                    </a:xfrm>
                    <a:prstGeom prst="rect">
                      <a:avLst/>
                    </a:prstGeom>
                    <a:noFill/>
                    <a:ln>
                      <a:noFill/>
                    </a:ln>
                  </pic:spPr>
                </pic:pic>
              </a:graphicData>
            </a:graphic>
          </wp:inline>
        </w:drawing>
      </w:r>
    </w:p>
    <w:p w14:paraId="60046BE5" w14:textId="13602880" w:rsidR="00463D24" w:rsidRDefault="005B1B02" w:rsidP="00990EEE">
      <w:pPr>
        <w:pStyle w:val="Caption"/>
        <w:rPr>
          <w:lang w:val="en-US"/>
        </w:rPr>
        <w:sectPr w:rsidR="00463D24" w:rsidSect="00990EEE">
          <w:pgSz w:w="16838" w:h="11906" w:orient="landscape"/>
          <w:pgMar w:top="1418" w:right="1418" w:bottom="1418" w:left="1418" w:header="709" w:footer="709" w:gutter="0"/>
          <w:lnNumType w:countBy="1" w:restart="continuous"/>
          <w:cols w:space="708"/>
          <w:docGrid w:linePitch="360"/>
        </w:sectPr>
      </w:pPr>
      <w:r w:rsidRPr="005B1B02">
        <w:rPr>
          <w:lang w:val="en-US"/>
        </w:rPr>
        <w:t xml:space="preserve">Figure </w:t>
      </w:r>
      <w:r w:rsidR="00841CAA">
        <w:rPr>
          <w:lang w:val="en-US"/>
        </w:rPr>
        <w:t>S.</w:t>
      </w:r>
      <w:r>
        <w:fldChar w:fldCharType="begin"/>
      </w:r>
      <w:r w:rsidRPr="005B1B02">
        <w:rPr>
          <w:lang w:val="en-US"/>
        </w:rPr>
        <w:instrText xml:space="preserve"> SEQ Figure \* ARABIC </w:instrText>
      </w:r>
      <w:r>
        <w:fldChar w:fldCharType="separate"/>
      </w:r>
      <w:r w:rsidR="00D40917">
        <w:rPr>
          <w:noProof/>
          <w:lang w:val="en-US"/>
        </w:rPr>
        <w:t>4</w:t>
      </w:r>
      <w:r>
        <w:fldChar w:fldCharType="end"/>
      </w:r>
      <w:r w:rsidRPr="005B1B02">
        <w:rPr>
          <w:lang w:val="en-US"/>
        </w:rPr>
        <w:t xml:space="preserve"> </w:t>
      </w:r>
      <w:r>
        <w:rPr>
          <w:lang w:val="en-US"/>
        </w:rPr>
        <w:t>Distribution of PAHs (% of ∑PAH-16) in the feedstock (F) and biochars (BC) at different temperatures (500-800 ˚C) for the wood-based sample</w:t>
      </w:r>
    </w:p>
    <w:p w14:paraId="730A98C9" w14:textId="4E359E09" w:rsidR="000940A3" w:rsidRPr="00B0464C" w:rsidRDefault="000940A3" w:rsidP="000940A3">
      <w:pPr>
        <w:pStyle w:val="Caption"/>
        <w:keepNext/>
        <w:rPr>
          <w:lang w:val="en-US"/>
        </w:rPr>
      </w:pPr>
      <w:r w:rsidRPr="00B0464C">
        <w:rPr>
          <w:lang w:val="en-US"/>
        </w:rPr>
        <w:lastRenderedPageBreak/>
        <w:t>Table S.</w:t>
      </w:r>
      <w:r>
        <w:fldChar w:fldCharType="begin"/>
      </w:r>
      <w:r w:rsidRPr="00B0464C">
        <w:rPr>
          <w:lang w:val="en-US"/>
        </w:rPr>
        <w:instrText xml:space="preserve"> SEQ Table_S \* ARABIC </w:instrText>
      </w:r>
      <w:r>
        <w:fldChar w:fldCharType="separate"/>
      </w:r>
      <w:r w:rsidR="00D40917">
        <w:rPr>
          <w:noProof/>
          <w:lang w:val="en-US"/>
        </w:rPr>
        <w:t>4</w:t>
      </w:r>
      <w:r>
        <w:fldChar w:fldCharType="end"/>
      </w:r>
      <w:r w:rsidRPr="00B0464C">
        <w:rPr>
          <w:lang w:val="en-US"/>
        </w:rPr>
        <w:t>. Pyrolysis product y</w:t>
      </w:r>
      <w:r>
        <w:rPr>
          <w:lang w:val="en-US"/>
        </w:rPr>
        <w:t>ields</w:t>
      </w:r>
      <w:r w:rsidR="00513EFD">
        <w:rPr>
          <w:lang w:val="en-US"/>
        </w:rPr>
        <w:t xml:space="preserve">, </w:t>
      </w:r>
      <w:r>
        <w:rPr>
          <w:lang w:val="en-US"/>
        </w:rPr>
        <w:t>gas sampling volumes</w:t>
      </w:r>
      <w:r w:rsidR="00513EFD">
        <w:rPr>
          <w:lang w:val="en-US"/>
        </w:rPr>
        <w:t xml:space="preserve"> and chloride (Cl) content in feedstocks.</w:t>
      </w:r>
    </w:p>
    <w:tbl>
      <w:tblPr>
        <w:tblStyle w:val="TableGrid0"/>
        <w:tblW w:w="5000" w:type="pct"/>
        <w:jc w:val="center"/>
        <w:tblLayout w:type="fixed"/>
        <w:tblLook w:val="04A0" w:firstRow="1" w:lastRow="0" w:firstColumn="1" w:lastColumn="0" w:noHBand="0" w:noVBand="1"/>
        <w:tblPrChange w:id="29" w:author="Gudny Flatabo" w:date="2023-06-08T20:04:00Z">
          <w:tblPr>
            <w:tblStyle w:val="TableGrid0"/>
            <w:tblW w:w="5000" w:type="pct"/>
            <w:jc w:val="center"/>
            <w:tblLayout w:type="fixed"/>
            <w:tblLook w:val="04A0" w:firstRow="1" w:lastRow="0" w:firstColumn="1" w:lastColumn="0" w:noHBand="0" w:noVBand="1"/>
          </w:tblPr>
        </w:tblPrChange>
      </w:tblPr>
      <w:tblGrid>
        <w:gridCol w:w="923"/>
        <w:gridCol w:w="815"/>
        <w:gridCol w:w="806"/>
        <w:gridCol w:w="578"/>
        <w:gridCol w:w="696"/>
        <w:gridCol w:w="692"/>
        <w:gridCol w:w="922"/>
        <w:gridCol w:w="1042"/>
        <w:gridCol w:w="1044"/>
        <w:gridCol w:w="772"/>
        <w:gridCol w:w="770"/>
        <w:tblGridChange w:id="30">
          <w:tblGrid>
            <w:gridCol w:w="923"/>
            <w:gridCol w:w="85"/>
            <w:gridCol w:w="730"/>
            <w:gridCol w:w="162"/>
            <w:gridCol w:w="644"/>
            <w:gridCol w:w="238"/>
            <w:gridCol w:w="340"/>
            <w:gridCol w:w="292"/>
            <w:gridCol w:w="404"/>
            <w:gridCol w:w="355"/>
            <w:gridCol w:w="337"/>
            <w:gridCol w:w="420"/>
            <w:gridCol w:w="502"/>
            <w:gridCol w:w="507"/>
            <w:gridCol w:w="535"/>
            <w:gridCol w:w="603"/>
            <w:gridCol w:w="441"/>
            <w:gridCol w:w="699"/>
            <w:gridCol w:w="73"/>
            <w:gridCol w:w="770"/>
            <w:gridCol w:w="843"/>
          </w:tblGrid>
        </w:tblGridChange>
      </w:tblGrid>
      <w:tr w:rsidR="009666F4" w:rsidRPr="00B0464C" w14:paraId="76E8EC4B" w14:textId="0B60919F" w:rsidTr="009666F4">
        <w:trPr>
          <w:trHeight w:val="300"/>
          <w:jc w:val="center"/>
          <w:trPrChange w:id="31" w:author="Gudny Flatabo" w:date="2023-06-08T20:04:00Z">
            <w:trPr>
              <w:trHeight w:val="300"/>
              <w:jc w:val="center"/>
            </w:trPr>
          </w:trPrChange>
        </w:trPr>
        <w:tc>
          <w:tcPr>
            <w:tcW w:w="509" w:type="pct"/>
            <w:vMerge w:val="restart"/>
            <w:noWrap/>
            <w:vAlign w:val="center"/>
            <w:hideMark/>
            <w:tcPrChange w:id="32" w:author="Gudny Flatabo" w:date="2023-06-08T20:04:00Z">
              <w:tcPr>
                <w:tcW w:w="556" w:type="pct"/>
                <w:gridSpan w:val="2"/>
                <w:vMerge w:val="restart"/>
                <w:noWrap/>
                <w:vAlign w:val="center"/>
                <w:hideMark/>
              </w:tcPr>
            </w:tcPrChange>
          </w:tcPr>
          <w:p w14:paraId="78944FBA" w14:textId="77777777" w:rsidR="009666F4" w:rsidRPr="004D3D3C" w:rsidRDefault="009666F4"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Feedstock</w:t>
            </w:r>
          </w:p>
        </w:tc>
        <w:tc>
          <w:tcPr>
            <w:tcW w:w="450" w:type="pct"/>
            <w:vMerge w:val="restart"/>
            <w:vAlign w:val="center"/>
            <w:hideMark/>
            <w:tcPrChange w:id="33" w:author="Gudny Flatabo" w:date="2023-06-08T20:04:00Z">
              <w:tcPr>
                <w:tcW w:w="492" w:type="pct"/>
                <w:gridSpan w:val="2"/>
                <w:vMerge w:val="restart"/>
                <w:vAlign w:val="center"/>
                <w:hideMark/>
              </w:tcPr>
            </w:tcPrChange>
          </w:tcPr>
          <w:p w14:paraId="6CC38462" w14:textId="67D4EE3B" w:rsidR="009666F4" w:rsidRPr="004D3D3C" w:rsidRDefault="009666F4"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Pyrolysis temp. (°C)</w:t>
            </w:r>
          </w:p>
        </w:tc>
        <w:tc>
          <w:tcPr>
            <w:tcW w:w="1148" w:type="pct"/>
            <w:gridSpan w:val="3"/>
            <w:noWrap/>
            <w:vAlign w:val="center"/>
            <w:hideMark/>
            <w:tcPrChange w:id="34" w:author="Gudny Flatabo" w:date="2023-06-08T20:04:00Z">
              <w:tcPr>
                <w:tcW w:w="1254" w:type="pct"/>
                <w:gridSpan w:val="6"/>
                <w:noWrap/>
                <w:vAlign w:val="center"/>
                <w:hideMark/>
              </w:tcPr>
            </w:tcPrChange>
          </w:tcPr>
          <w:p w14:paraId="23BAA082" w14:textId="77777777" w:rsidR="009666F4" w:rsidRPr="004D3D3C" w:rsidRDefault="009666F4"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Yield (%)</w:t>
            </w:r>
          </w:p>
        </w:tc>
        <w:tc>
          <w:tcPr>
            <w:tcW w:w="2042" w:type="pct"/>
            <w:gridSpan w:val="4"/>
            <w:noWrap/>
            <w:vAlign w:val="center"/>
            <w:hideMark/>
            <w:tcPrChange w:id="35" w:author="Gudny Flatabo" w:date="2023-06-08T20:04:00Z">
              <w:tcPr>
                <w:tcW w:w="2232" w:type="pct"/>
                <w:gridSpan w:val="8"/>
                <w:noWrap/>
                <w:vAlign w:val="center"/>
                <w:hideMark/>
              </w:tcPr>
            </w:tcPrChange>
          </w:tcPr>
          <w:p w14:paraId="49AC6D46" w14:textId="77777777" w:rsidR="009666F4" w:rsidRPr="004D3D3C" w:rsidRDefault="009666F4"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Gas sampling volumes</w:t>
            </w:r>
          </w:p>
        </w:tc>
        <w:tc>
          <w:tcPr>
            <w:tcW w:w="426" w:type="pct"/>
            <w:tcPrChange w:id="36" w:author="Gudny Flatabo" w:date="2023-06-08T20:04:00Z">
              <w:tcPr>
                <w:tcW w:w="465" w:type="pct"/>
                <w:gridSpan w:val="2"/>
              </w:tcPr>
            </w:tcPrChange>
          </w:tcPr>
          <w:p w14:paraId="38524083" w14:textId="77777777" w:rsidR="009666F4" w:rsidRPr="004D3D3C" w:rsidRDefault="009666F4" w:rsidP="00F3542F">
            <w:pPr>
              <w:ind w:firstLine="0"/>
              <w:jc w:val="center"/>
              <w:rPr>
                <w:rFonts w:asciiTheme="majorHAnsi" w:hAnsiTheme="majorHAnsi" w:cstheme="majorHAnsi"/>
                <w:b/>
                <w:bCs/>
                <w:color w:val="000000"/>
                <w:sz w:val="20"/>
                <w:szCs w:val="20"/>
                <w:lang w:val="en-US"/>
              </w:rPr>
            </w:pPr>
          </w:p>
        </w:tc>
        <w:tc>
          <w:tcPr>
            <w:tcW w:w="425" w:type="pct"/>
            <w:tcPrChange w:id="37" w:author="Gudny Flatabo" w:date="2023-06-08T20:04:00Z">
              <w:tcPr>
                <w:tcW w:w="1" w:type="pct"/>
              </w:tcPr>
            </w:tcPrChange>
          </w:tcPr>
          <w:p w14:paraId="12BF4925" w14:textId="77777777" w:rsidR="009666F4" w:rsidRPr="004D3D3C" w:rsidRDefault="009666F4" w:rsidP="00F3542F">
            <w:pPr>
              <w:ind w:firstLine="0"/>
              <w:jc w:val="center"/>
              <w:rPr>
                <w:rFonts w:asciiTheme="majorHAnsi" w:hAnsiTheme="majorHAnsi" w:cstheme="majorHAnsi"/>
                <w:b/>
                <w:bCs/>
                <w:color w:val="000000"/>
                <w:sz w:val="20"/>
                <w:szCs w:val="20"/>
                <w:lang w:val="en-US"/>
              </w:rPr>
            </w:pPr>
          </w:p>
        </w:tc>
      </w:tr>
      <w:tr w:rsidR="009666F4" w:rsidRPr="00B0464C" w14:paraId="34F5AE7B" w14:textId="4F65D5C0" w:rsidTr="009666F4">
        <w:trPr>
          <w:trHeight w:val="510"/>
          <w:jc w:val="center"/>
          <w:trPrChange w:id="38" w:author="Gudny Flatabo" w:date="2023-06-08T20:04:00Z">
            <w:trPr>
              <w:trHeight w:val="510"/>
              <w:jc w:val="center"/>
            </w:trPr>
          </w:trPrChange>
        </w:trPr>
        <w:tc>
          <w:tcPr>
            <w:tcW w:w="509" w:type="pct"/>
            <w:vMerge/>
            <w:vAlign w:val="center"/>
            <w:hideMark/>
            <w:tcPrChange w:id="39" w:author="Gudny Flatabo" w:date="2023-06-08T20:04:00Z">
              <w:tcPr>
                <w:tcW w:w="556" w:type="pct"/>
                <w:gridSpan w:val="2"/>
                <w:vMerge/>
                <w:vAlign w:val="center"/>
                <w:hideMark/>
              </w:tcPr>
            </w:tcPrChange>
          </w:tcPr>
          <w:p w14:paraId="60BDFF97" w14:textId="77777777" w:rsidR="009666F4" w:rsidRPr="004D3D3C" w:rsidRDefault="009666F4" w:rsidP="00F3542F">
            <w:pPr>
              <w:ind w:firstLine="0"/>
              <w:jc w:val="center"/>
              <w:rPr>
                <w:rFonts w:asciiTheme="majorHAnsi" w:hAnsiTheme="majorHAnsi" w:cstheme="majorHAnsi"/>
                <w:b/>
                <w:bCs/>
                <w:color w:val="000000"/>
                <w:sz w:val="20"/>
                <w:szCs w:val="20"/>
                <w:lang w:val="en-US"/>
              </w:rPr>
            </w:pPr>
          </w:p>
        </w:tc>
        <w:tc>
          <w:tcPr>
            <w:tcW w:w="450" w:type="pct"/>
            <w:vMerge/>
            <w:vAlign w:val="center"/>
            <w:hideMark/>
            <w:tcPrChange w:id="40" w:author="Gudny Flatabo" w:date="2023-06-08T20:04:00Z">
              <w:tcPr>
                <w:tcW w:w="492" w:type="pct"/>
                <w:gridSpan w:val="2"/>
                <w:vMerge/>
                <w:vAlign w:val="center"/>
                <w:hideMark/>
              </w:tcPr>
            </w:tcPrChange>
          </w:tcPr>
          <w:p w14:paraId="740337EB" w14:textId="7AC6A4B0" w:rsidR="009666F4" w:rsidRPr="004D3D3C" w:rsidRDefault="009666F4" w:rsidP="00F3542F">
            <w:pPr>
              <w:ind w:firstLine="0"/>
              <w:jc w:val="center"/>
              <w:rPr>
                <w:rFonts w:asciiTheme="majorHAnsi" w:hAnsiTheme="majorHAnsi" w:cstheme="majorHAnsi"/>
                <w:b/>
                <w:bCs/>
                <w:color w:val="000000"/>
                <w:sz w:val="20"/>
                <w:szCs w:val="20"/>
                <w:lang w:val="en-US"/>
              </w:rPr>
            </w:pPr>
          </w:p>
        </w:tc>
        <w:tc>
          <w:tcPr>
            <w:tcW w:w="445" w:type="pct"/>
            <w:noWrap/>
            <w:vAlign w:val="center"/>
            <w:hideMark/>
            <w:tcPrChange w:id="41" w:author="Gudny Flatabo" w:date="2023-06-08T20:04:00Z">
              <w:tcPr>
                <w:tcW w:w="487" w:type="pct"/>
                <w:gridSpan w:val="2"/>
                <w:noWrap/>
                <w:vAlign w:val="center"/>
                <w:hideMark/>
              </w:tcPr>
            </w:tcPrChange>
          </w:tcPr>
          <w:p w14:paraId="3A851A13" w14:textId="77777777" w:rsidR="009666F4" w:rsidRPr="004D3D3C" w:rsidRDefault="009666F4"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Biochar</w:t>
            </w:r>
          </w:p>
        </w:tc>
        <w:tc>
          <w:tcPr>
            <w:tcW w:w="319" w:type="pct"/>
            <w:noWrap/>
            <w:vAlign w:val="center"/>
            <w:hideMark/>
            <w:tcPrChange w:id="42" w:author="Gudny Flatabo" w:date="2023-06-08T20:04:00Z">
              <w:tcPr>
                <w:tcW w:w="349" w:type="pct"/>
                <w:gridSpan w:val="2"/>
                <w:noWrap/>
                <w:vAlign w:val="center"/>
                <w:hideMark/>
              </w:tcPr>
            </w:tcPrChange>
          </w:tcPr>
          <w:p w14:paraId="1F460D5E" w14:textId="77777777" w:rsidR="009666F4" w:rsidRPr="004D3D3C" w:rsidRDefault="009666F4"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Oil</w:t>
            </w:r>
          </w:p>
        </w:tc>
        <w:tc>
          <w:tcPr>
            <w:tcW w:w="384" w:type="pct"/>
            <w:noWrap/>
            <w:vAlign w:val="center"/>
            <w:hideMark/>
            <w:tcPrChange w:id="43" w:author="Gudny Flatabo" w:date="2023-06-08T20:04:00Z">
              <w:tcPr>
                <w:tcW w:w="419" w:type="pct"/>
                <w:gridSpan w:val="2"/>
                <w:noWrap/>
                <w:vAlign w:val="center"/>
                <w:hideMark/>
              </w:tcPr>
            </w:tcPrChange>
          </w:tcPr>
          <w:p w14:paraId="5D7B870B" w14:textId="77777777" w:rsidR="009666F4" w:rsidRPr="004D3D3C" w:rsidRDefault="009666F4" w:rsidP="00F3542F">
            <w:pPr>
              <w:ind w:firstLine="0"/>
              <w:jc w:val="center"/>
              <w:rPr>
                <w:rFonts w:asciiTheme="majorHAnsi" w:hAnsiTheme="majorHAnsi" w:cstheme="majorHAnsi"/>
                <w:b/>
                <w:bCs/>
                <w:color w:val="000000"/>
                <w:sz w:val="20"/>
                <w:szCs w:val="20"/>
                <w:lang w:val="en-US"/>
              </w:rPr>
            </w:pPr>
            <w:r w:rsidRPr="004D3D3C">
              <w:rPr>
                <w:rFonts w:asciiTheme="majorHAnsi" w:hAnsiTheme="majorHAnsi" w:cstheme="majorHAnsi"/>
                <w:b/>
                <w:bCs/>
                <w:color w:val="000000"/>
                <w:sz w:val="20"/>
                <w:szCs w:val="20"/>
                <w:lang w:val="en-US"/>
              </w:rPr>
              <w:t>Gas</w:t>
            </w:r>
          </w:p>
        </w:tc>
        <w:tc>
          <w:tcPr>
            <w:tcW w:w="382" w:type="pct"/>
            <w:vAlign w:val="center"/>
            <w:hideMark/>
            <w:tcPrChange w:id="44" w:author="Gudny Flatabo" w:date="2023-06-08T20:04:00Z">
              <w:tcPr>
                <w:tcW w:w="418" w:type="pct"/>
                <w:gridSpan w:val="2"/>
                <w:vAlign w:val="center"/>
                <w:hideMark/>
              </w:tcPr>
            </w:tcPrChange>
          </w:tcPr>
          <w:p w14:paraId="66F89E2A" w14:textId="77777777" w:rsidR="009666F4" w:rsidRPr="004D3D3C" w:rsidRDefault="009666F4" w:rsidP="00F3542F">
            <w:pPr>
              <w:ind w:firstLine="0"/>
              <w:jc w:val="center"/>
              <w:rPr>
                <w:rFonts w:asciiTheme="majorHAnsi" w:hAnsiTheme="majorHAnsi" w:cstheme="majorHAnsi"/>
                <w:b/>
                <w:bCs/>
                <w:sz w:val="20"/>
                <w:szCs w:val="20"/>
                <w:lang w:val="en-US"/>
              </w:rPr>
            </w:pPr>
            <w:r w:rsidRPr="004D3D3C">
              <w:rPr>
                <w:rFonts w:asciiTheme="majorHAnsi" w:hAnsiTheme="majorHAnsi" w:cstheme="majorHAnsi"/>
                <w:b/>
                <w:bCs/>
                <w:sz w:val="20"/>
                <w:szCs w:val="20"/>
                <w:lang w:val="en-US"/>
              </w:rPr>
              <w:t>V_gas_m3</w:t>
            </w:r>
          </w:p>
        </w:tc>
        <w:tc>
          <w:tcPr>
            <w:tcW w:w="509" w:type="pct"/>
            <w:vAlign w:val="center"/>
            <w:hideMark/>
            <w:tcPrChange w:id="45" w:author="Gudny Flatabo" w:date="2023-06-08T20:04:00Z">
              <w:tcPr>
                <w:tcW w:w="557" w:type="pct"/>
                <w:gridSpan w:val="2"/>
                <w:vAlign w:val="center"/>
                <w:hideMark/>
              </w:tcPr>
            </w:tcPrChange>
          </w:tcPr>
          <w:p w14:paraId="6AD8A40C" w14:textId="77777777" w:rsidR="009666F4" w:rsidRPr="004D3D3C" w:rsidRDefault="009666F4" w:rsidP="00F3542F">
            <w:pPr>
              <w:ind w:firstLine="0"/>
              <w:jc w:val="center"/>
              <w:rPr>
                <w:rFonts w:asciiTheme="majorHAnsi" w:hAnsiTheme="majorHAnsi" w:cstheme="majorHAnsi"/>
                <w:b/>
                <w:bCs/>
                <w:sz w:val="20"/>
                <w:szCs w:val="20"/>
                <w:lang w:val="en-US"/>
              </w:rPr>
            </w:pPr>
            <w:r w:rsidRPr="004D3D3C">
              <w:rPr>
                <w:rFonts w:asciiTheme="majorHAnsi" w:hAnsiTheme="majorHAnsi" w:cstheme="majorHAnsi"/>
                <w:b/>
                <w:bCs/>
                <w:sz w:val="20"/>
                <w:szCs w:val="20"/>
                <w:lang w:val="en-US"/>
              </w:rPr>
              <w:t>V_gas_m3kg</w:t>
            </w:r>
          </w:p>
        </w:tc>
        <w:tc>
          <w:tcPr>
            <w:tcW w:w="575" w:type="pct"/>
            <w:vAlign w:val="center"/>
            <w:hideMark/>
            <w:tcPrChange w:id="46" w:author="Gudny Flatabo" w:date="2023-06-08T20:04:00Z">
              <w:tcPr>
                <w:tcW w:w="628" w:type="pct"/>
                <w:gridSpan w:val="2"/>
                <w:vAlign w:val="center"/>
                <w:hideMark/>
              </w:tcPr>
            </w:tcPrChange>
          </w:tcPr>
          <w:p w14:paraId="141A44B1" w14:textId="77777777" w:rsidR="009666F4" w:rsidRPr="004D3D3C" w:rsidRDefault="009666F4" w:rsidP="00F3542F">
            <w:pPr>
              <w:ind w:firstLine="0"/>
              <w:jc w:val="center"/>
              <w:rPr>
                <w:rFonts w:asciiTheme="majorHAnsi" w:hAnsiTheme="majorHAnsi" w:cstheme="majorHAnsi"/>
                <w:b/>
                <w:bCs/>
                <w:sz w:val="20"/>
                <w:szCs w:val="20"/>
                <w:lang w:val="en-US"/>
              </w:rPr>
            </w:pPr>
            <w:r w:rsidRPr="004D3D3C">
              <w:rPr>
                <w:rFonts w:asciiTheme="majorHAnsi" w:hAnsiTheme="majorHAnsi" w:cstheme="majorHAnsi"/>
                <w:b/>
                <w:bCs/>
                <w:sz w:val="20"/>
                <w:szCs w:val="20"/>
                <w:lang w:val="en-US"/>
              </w:rPr>
              <w:t>V_gas_m3kg_propane</w:t>
            </w:r>
          </w:p>
        </w:tc>
        <w:tc>
          <w:tcPr>
            <w:tcW w:w="576" w:type="pct"/>
            <w:vAlign w:val="center"/>
            <w:hideMark/>
            <w:tcPrChange w:id="47" w:author="Gudny Flatabo" w:date="2023-06-08T20:04:00Z">
              <w:tcPr>
                <w:tcW w:w="629" w:type="pct"/>
                <w:gridSpan w:val="2"/>
                <w:vAlign w:val="center"/>
                <w:hideMark/>
              </w:tcPr>
            </w:tcPrChange>
          </w:tcPr>
          <w:p w14:paraId="4EC9F62B" w14:textId="77777777" w:rsidR="009666F4" w:rsidRPr="004D3D3C" w:rsidRDefault="009666F4" w:rsidP="00F3542F">
            <w:pPr>
              <w:ind w:firstLine="0"/>
              <w:jc w:val="center"/>
              <w:rPr>
                <w:rFonts w:asciiTheme="majorHAnsi" w:hAnsiTheme="majorHAnsi" w:cstheme="majorHAnsi"/>
                <w:b/>
                <w:bCs/>
                <w:sz w:val="20"/>
                <w:szCs w:val="20"/>
                <w:lang w:val="en-US"/>
              </w:rPr>
            </w:pPr>
            <w:r w:rsidRPr="004D3D3C">
              <w:rPr>
                <w:rFonts w:asciiTheme="majorHAnsi" w:hAnsiTheme="majorHAnsi" w:cstheme="majorHAnsi"/>
                <w:b/>
                <w:bCs/>
                <w:sz w:val="20"/>
                <w:szCs w:val="20"/>
                <w:lang w:val="en-US"/>
              </w:rPr>
              <w:t>V_gas_m3kg_feedstock</w:t>
            </w:r>
          </w:p>
        </w:tc>
        <w:tc>
          <w:tcPr>
            <w:tcW w:w="426" w:type="pct"/>
            <w:vAlign w:val="center"/>
            <w:tcPrChange w:id="48" w:author="Gudny Flatabo" w:date="2023-06-08T20:04:00Z">
              <w:tcPr>
                <w:tcW w:w="465" w:type="pct"/>
                <w:gridSpan w:val="2"/>
                <w:vAlign w:val="center"/>
              </w:tcPr>
            </w:tcPrChange>
          </w:tcPr>
          <w:p w14:paraId="12301D8A" w14:textId="06A8CF56" w:rsidR="009666F4" w:rsidRDefault="009666F4" w:rsidP="00513EFD">
            <w:pPr>
              <w:ind w:firstLine="0"/>
              <w:jc w:val="center"/>
              <w:rPr>
                <w:rFonts w:asciiTheme="majorHAnsi" w:hAnsiTheme="majorHAnsi" w:cstheme="majorHAnsi"/>
                <w:b/>
                <w:bCs/>
                <w:sz w:val="20"/>
                <w:szCs w:val="20"/>
                <w:lang w:val="en-US"/>
              </w:rPr>
            </w:pPr>
            <w:r>
              <w:rPr>
                <w:rFonts w:asciiTheme="majorHAnsi" w:hAnsiTheme="majorHAnsi" w:cstheme="majorHAnsi"/>
                <w:b/>
                <w:bCs/>
                <w:sz w:val="20"/>
                <w:szCs w:val="20"/>
                <w:lang w:val="en-US"/>
              </w:rPr>
              <w:t>Cl</w:t>
            </w:r>
          </w:p>
          <w:p w14:paraId="788A8D71" w14:textId="7A5E6405" w:rsidR="009666F4" w:rsidRPr="00513EFD" w:rsidRDefault="009666F4" w:rsidP="00513EFD">
            <w:pPr>
              <w:ind w:firstLine="0"/>
              <w:jc w:val="center"/>
              <w:rPr>
                <w:rFonts w:asciiTheme="majorHAnsi" w:hAnsiTheme="majorHAnsi" w:cstheme="majorHAnsi"/>
                <w:b/>
                <w:bCs/>
                <w:sz w:val="20"/>
                <w:szCs w:val="20"/>
                <w:lang w:val="en-US"/>
              </w:rPr>
            </w:pPr>
            <w:r>
              <w:rPr>
                <w:rFonts w:asciiTheme="majorHAnsi" w:hAnsiTheme="majorHAnsi" w:cstheme="majorHAnsi"/>
                <w:b/>
                <w:bCs/>
                <w:sz w:val="20"/>
                <w:szCs w:val="20"/>
                <w:lang w:val="en-US"/>
              </w:rPr>
              <w:t>(g kg</w:t>
            </w:r>
            <w:r>
              <w:rPr>
                <w:rFonts w:asciiTheme="majorHAnsi" w:hAnsiTheme="majorHAnsi" w:cstheme="majorHAnsi"/>
                <w:b/>
                <w:bCs/>
                <w:sz w:val="20"/>
                <w:szCs w:val="20"/>
                <w:vertAlign w:val="superscript"/>
                <w:lang w:val="en-US"/>
              </w:rPr>
              <w:t>-1</w:t>
            </w:r>
            <w:r>
              <w:rPr>
                <w:rFonts w:asciiTheme="majorHAnsi" w:hAnsiTheme="majorHAnsi" w:cstheme="majorHAnsi"/>
                <w:b/>
                <w:bCs/>
                <w:sz w:val="20"/>
                <w:szCs w:val="20"/>
                <w:lang w:val="en-US"/>
              </w:rPr>
              <w:t>)</w:t>
            </w:r>
          </w:p>
        </w:tc>
        <w:tc>
          <w:tcPr>
            <w:tcW w:w="425" w:type="pct"/>
            <w:tcPrChange w:id="49" w:author="Gudny Flatabo" w:date="2023-06-08T20:04:00Z">
              <w:tcPr>
                <w:tcW w:w="1" w:type="pct"/>
              </w:tcPr>
            </w:tcPrChange>
          </w:tcPr>
          <w:p w14:paraId="38390642" w14:textId="77777777" w:rsidR="009666F4" w:rsidRDefault="009666F4" w:rsidP="009666F4">
            <w:pPr>
              <w:ind w:firstLine="0"/>
              <w:jc w:val="center"/>
              <w:rPr>
                <w:ins w:id="50" w:author="Gudny Flatabo" w:date="2023-06-08T20:05:00Z"/>
                <w:rFonts w:asciiTheme="majorHAnsi" w:hAnsiTheme="majorHAnsi" w:cstheme="majorHAnsi"/>
                <w:b/>
                <w:bCs/>
                <w:sz w:val="20"/>
                <w:szCs w:val="20"/>
                <w:lang w:val="en-US"/>
              </w:rPr>
            </w:pPr>
            <w:ins w:id="51" w:author="Gudny Flatabo" w:date="2023-06-08T20:04:00Z">
              <w:r>
                <w:rPr>
                  <w:rFonts w:asciiTheme="majorHAnsi" w:hAnsiTheme="majorHAnsi" w:cstheme="majorHAnsi"/>
                  <w:b/>
                  <w:bCs/>
                  <w:sz w:val="20"/>
                  <w:szCs w:val="20"/>
                  <w:lang w:val="en-US"/>
                </w:rPr>
                <w:t>S</w:t>
              </w:r>
            </w:ins>
          </w:p>
          <w:p w14:paraId="10C60144" w14:textId="7EB1D5EF" w:rsidR="009666F4" w:rsidRDefault="009666F4" w:rsidP="009666F4">
            <w:pPr>
              <w:ind w:firstLine="0"/>
              <w:jc w:val="center"/>
              <w:rPr>
                <w:rFonts w:asciiTheme="majorHAnsi" w:hAnsiTheme="majorHAnsi" w:cstheme="majorHAnsi"/>
                <w:b/>
                <w:bCs/>
                <w:sz w:val="20"/>
                <w:szCs w:val="20"/>
                <w:lang w:val="en-US"/>
              </w:rPr>
            </w:pPr>
            <w:ins w:id="52" w:author="Gudny Flatabo" w:date="2023-06-08T20:05:00Z">
              <w:r>
                <w:rPr>
                  <w:rFonts w:asciiTheme="majorHAnsi" w:hAnsiTheme="majorHAnsi" w:cstheme="majorHAnsi"/>
                  <w:b/>
                  <w:bCs/>
                  <w:sz w:val="20"/>
                  <w:szCs w:val="20"/>
                  <w:lang w:val="en-US"/>
                </w:rPr>
                <w:t>(g kg</w:t>
              </w:r>
              <w:r>
                <w:rPr>
                  <w:rFonts w:asciiTheme="majorHAnsi" w:hAnsiTheme="majorHAnsi" w:cstheme="majorHAnsi"/>
                  <w:b/>
                  <w:bCs/>
                  <w:sz w:val="20"/>
                  <w:szCs w:val="20"/>
                  <w:vertAlign w:val="superscript"/>
                  <w:lang w:val="en-US"/>
                </w:rPr>
                <w:t>-1</w:t>
              </w:r>
              <w:r>
                <w:rPr>
                  <w:rFonts w:asciiTheme="majorHAnsi" w:hAnsiTheme="majorHAnsi" w:cstheme="majorHAnsi"/>
                  <w:b/>
                  <w:bCs/>
                  <w:sz w:val="20"/>
                  <w:szCs w:val="20"/>
                  <w:lang w:val="en-US"/>
                </w:rPr>
                <w:t>)</w:t>
              </w:r>
            </w:ins>
          </w:p>
        </w:tc>
      </w:tr>
      <w:tr w:rsidR="009666F4" w:rsidRPr="00B0464C" w14:paraId="7FC119A5" w14:textId="172B515E" w:rsidTr="00F77AB8">
        <w:trPr>
          <w:trHeight w:val="300"/>
          <w:jc w:val="center"/>
        </w:trPr>
        <w:tc>
          <w:tcPr>
            <w:tcW w:w="509" w:type="pct"/>
            <w:vMerge w:val="restart"/>
            <w:noWrap/>
            <w:vAlign w:val="center"/>
            <w:hideMark/>
          </w:tcPr>
          <w:p w14:paraId="50337CE0" w14:textId="77777777"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CWC</w:t>
            </w:r>
          </w:p>
        </w:tc>
        <w:tc>
          <w:tcPr>
            <w:tcW w:w="450" w:type="pct"/>
            <w:noWrap/>
            <w:vAlign w:val="center"/>
            <w:hideMark/>
          </w:tcPr>
          <w:p w14:paraId="624A6F32" w14:textId="43C625F0"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w:t>
            </w:r>
            <w:ins w:id="53" w:author="Katinka Krahn" w:date="2023-06-12T12:22:00Z">
              <w:r w:rsidR="000368FD">
                <w:rPr>
                  <w:rFonts w:asciiTheme="majorHAnsi" w:hAnsiTheme="majorHAnsi" w:cstheme="majorHAnsi"/>
                  <w:sz w:val="20"/>
                  <w:szCs w:val="20"/>
                  <w:lang w:val="en-US"/>
                </w:rPr>
                <w:t>3</w:t>
              </w:r>
            </w:ins>
            <w:del w:id="54" w:author="Katinka Krahn" w:date="2023-06-12T12:22:00Z">
              <w:r w:rsidRPr="004D3D3C" w:rsidDel="000368FD">
                <w:rPr>
                  <w:rFonts w:asciiTheme="majorHAnsi" w:hAnsiTheme="majorHAnsi" w:cstheme="majorHAnsi"/>
                  <w:sz w:val="20"/>
                  <w:szCs w:val="20"/>
                  <w:lang w:val="en-US"/>
                </w:rPr>
                <w:delText>0</w:delText>
              </w:r>
            </w:del>
            <w:r w:rsidRPr="004D3D3C">
              <w:rPr>
                <w:rFonts w:asciiTheme="majorHAnsi" w:hAnsiTheme="majorHAnsi" w:cstheme="majorHAnsi"/>
                <w:sz w:val="20"/>
                <w:szCs w:val="20"/>
                <w:lang w:val="en-US"/>
              </w:rPr>
              <w:t>0</w:t>
            </w:r>
          </w:p>
        </w:tc>
        <w:tc>
          <w:tcPr>
            <w:tcW w:w="445" w:type="pct"/>
            <w:noWrap/>
            <w:vAlign w:val="center"/>
            <w:hideMark/>
          </w:tcPr>
          <w:p w14:paraId="5C98B87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18 %</w:t>
            </w:r>
          </w:p>
        </w:tc>
        <w:tc>
          <w:tcPr>
            <w:tcW w:w="319" w:type="pct"/>
            <w:noWrap/>
            <w:vAlign w:val="center"/>
            <w:hideMark/>
          </w:tcPr>
          <w:p w14:paraId="69EA7FC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31 %</w:t>
            </w:r>
          </w:p>
        </w:tc>
        <w:tc>
          <w:tcPr>
            <w:tcW w:w="384" w:type="pct"/>
            <w:noWrap/>
            <w:vAlign w:val="center"/>
            <w:hideMark/>
          </w:tcPr>
          <w:p w14:paraId="643401FA"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52 %</w:t>
            </w:r>
          </w:p>
        </w:tc>
        <w:tc>
          <w:tcPr>
            <w:tcW w:w="382" w:type="pct"/>
            <w:noWrap/>
            <w:vAlign w:val="center"/>
            <w:hideMark/>
          </w:tcPr>
          <w:p w14:paraId="3A3CBF1E"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09" w:type="pct"/>
            <w:noWrap/>
            <w:vAlign w:val="center"/>
            <w:hideMark/>
          </w:tcPr>
          <w:p w14:paraId="477CBFE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101.2</w:t>
            </w:r>
          </w:p>
        </w:tc>
        <w:tc>
          <w:tcPr>
            <w:tcW w:w="575" w:type="pct"/>
            <w:noWrap/>
            <w:vAlign w:val="center"/>
            <w:hideMark/>
          </w:tcPr>
          <w:p w14:paraId="17DC0C1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647.5</w:t>
            </w:r>
          </w:p>
        </w:tc>
        <w:tc>
          <w:tcPr>
            <w:tcW w:w="576" w:type="pct"/>
            <w:noWrap/>
            <w:vAlign w:val="center"/>
            <w:hideMark/>
          </w:tcPr>
          <w:p w14:paraId="6FC8A72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18.3</w:t>
            </w:r>
          </w:p>
        </w:tc>
        <w:tc>
          <w:tcPr>
            <w:tcW w:w="426" w:type="pct"/>
            <w:vMerge w:val="restart"/>
            <w:vAlign w:val="center"/>
          </w:tcPr>
          <w:p w14:paraId="080D1A78" w14:textId="2218CC94" w:rsidR="009666F4" w:rsidRPr="00513EFD" w:rsidRDefault="009666F4" w:rsidP="00513EFD">
            <w:pPr>
              <w:ind w:firstLine="0"/>
              <w:jc w:val="center"/>
              <w:rPr>
                <w:rFonts w:asciiTheme="majorHAnsi" w:hAnsiTheme="majorHAnsi" w:cstheme="majorHAnsi"/>
                <w:color w:val="000000"/>
                <w:sz w:val="20"/>
                <w:szCs w:val="20"/>
                <w:lang w:val="en-US"/>
              </w:rPr>
            </w:pPr>
            <w:r>
              <w:rPr>
                <w:rFonts w:asciiTheme="majorHAnsi" w:hAnsiTheme="majorHAnsi" w:cstheme="majorHAnsi"/>
                <w:color w:val="000000"/>
                <w:sz w:val="20"/>
                <w:szCs w:val="20"/>
                <w:lang w:val="en-US"/>
              </w:rPr>
              <w:t>NA</w:t>
            </w:r>
          </w:p>
        </w:tc>
        <w:tc>
          <w:tcPr>
            <w:tcW w:w="425" w:type="pct"/>
            <w:vMerge w:val="restart"/>
          </w:tcPr>
          <w:p w14:paraId="6B5E0D64" w14:textId="77777777" w:rsidR="001400E7" w:rsidRDefault="001400E7" w:rsidP="001400E7">
            <w:pPr>
              <w:ind w:firstLine="0"/>
              <w:jc w:val="center"/>
              <w:rPr>
                <w:ins w:id="55" w:author="Gudny Flatabo" w:date="2023-06-08T20:16:00Z"/>
                <w:rFonts w:asciiTheme="majorHAnsi" w:hAnsiTheme="majorHAnsi" w:cstheme="majorHAnsi"/>
                <w:color w:val="000000"/>
                <w:sz w:val="20"/>
                <w:szCs w:val="20"/>
                <w:lang w:val="en-US"/>
              </w:rPr>
            </w:pPr>
          </w:p>
          <w:p w14:paraId="4DFC524A" w14:textId="77777777" w:rsidR="001400E7" w:rsidRDefault="001400E7" w:rsidP="001400E7">
            <w:pPr>
              <w:ind w:firstLine="0"/>
              <w:jc w:val="center"/>
              <w:rPr>
                <w:ins w:id="56" w:author="Gudny Flatabo" w:date="2023-06-08T20:16:00Z"/>
                <w:rFonts w:asciiTheme="majorHAnsi" w:hAnsiTheme="majorHAnsi" w:cstheme="majorHAnsi"/>
                <w:color w:val="000000"/>
                <w:sz w:val="20"/>
                <w:szCs w:val="20"/>
                <w:lang w:val="en-US"/>
              </w:rPr>
            </w:pPr>
          </w:p>
          <w:p w14:paraId="3E61638E" w14:textId="77777777" w:rsidR="001400E7" w:rsidRDefault="001400E7" w:rsidP="001400E7">
            <w:pPr>
              <w:ind w:firstLine="0"/>
              <w:jc w:val="center"/>
              <w:rPr>
                <w:ins w:id="57" w:author="Gudny Flatabo" w:date="2023-06-08T20:16:00Z"/>
                <w:rFonts w:asciiTheme="majorHAnsi" w:hAnsiTheme="majorHAnsi" w:cstheme="majorHAnsi"/>
                <w:color w:val="000000"/>
                <w:sz w:val="20"/>
                <w:szCs w:val="20"/>
                <w:lang w:val="en-US"/>
              </w:rPr>
            </w:pPr>
          </w:p>
          <w:p w14:paraId="73DD3772" w14:textId="3364D58D" w:rsidR="009666F4" w:rsidRDefault="001400E7">
            <w:pPr>
              <w:ind w:firstLine="0"/>
              <w:jc w:val="center"/>
              <w:rPr>
                <w:rFonts w:asciiTheme="majorHAnsi" w:hAnsiTheme="majorHAnsi" w:cstheme="majorHAnsi"/>
                <w:color w:val="000000"/>
                <w:sz w:val="20"/>
                <w:szCs w:val="20"/>
                <w:lang w:val="en-US"/>
              </w:rPr>
            </w:pPr>
            <w:ins w:id="58" w:author="Gudny Flatabo" w:date="2023-06-08T20:08:00Z">
              <w:r>
                <w:rPr>
                  <w:rFonts w:asciiTheme="majorHAnsi" w:hAnsiTheme="majorHAnsi" w:cstheme="majorHAnsi"/>
                  <w:color w:val="000000"/>
                  <w:sz w:val="20"/>
                  <w:szCs w:val="20"/>
                  <w:lang w:val="en-US"/>
                </w:rPr>
                <w:t>0.073</w:t>
              </w:r>
              <w:r w:rsidRPr="00513EFD">
                <w:rPr>
                  <w:rFonts w:asciiTheme="majorHAnsi" w:hAnsiTheme="majorHAnsi" w:cstheme="majorHAnsi"/>
                  <w:color w:val="000000"/>
                  <w:sz w:val="20"/>
                  <w:szCs w:val="20"/>
                </w:rPr>
                <w:t xml:space="preserve"> ± 0.0</w:t>
              </w:r>
            </w:ins>
            <w:ins w:id="59" w:author="Gudny Flatabo" w:date="2023-06-08T20:09:00Z">
              <w:r>
                <w:rPr>
                  <w:rFonts w:asciiTheme="majorHAnsi" w:hAnsiTheme="majorHAnsi" w:cstheme="majorHAnsi"/>
                  <w:color w:val="000000"/>
                  <w:sz w:val="20"/>
                  <w:szCs w:val="20"/>
                </w:rPr>
                <w:t>0</w:t>
              </w:r>
            </w:ins>
            <w:ins w:id="60" w:author="Gudny Flatabo" w:date="2023-06-08T20:08:00Z">
              <w:r>
                <w:rPr>
                  <w:rFonts w:asciiTheme="majorHAnsi" w:hAnsiTheme="majorHAnsi" w:cstheme="majorHAnsi"/>
                  <w:color w:val="000000"/>
                  <w:sz w:val="20"/>
                  <w:szCs w:val="20"/>
                </w:rPr>
                <w:t>3</w:t>
              </w:r>
            </w:ins>
          </w:p>
        </w:tc>
      </w:tr>
      <w:tr w:rsidR="009666F4" w:rsidRPr="00B0464C" w14:paraId="41037FDD" w14:textId="08A50861" w:rsidTr="00F77AB8">
        <w:trPr>
          <w:trHeight w:val="300"/>
          <w:jc w:val="center"/>
        </w:trPr>
        <w:tc>
          <w:tcPr>
            <w:tcW w:w="509" w:type="pct"/>
            <w:vMerge/>
            <w:vAlign w:val="center"/>
            <w:hideMark/>
          </w:tcPr>
          <w:p w14:paraId="2E01BBAA"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138931D1" w14:textId="2BEC6344"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45" w:type="pct"/>
            <w:noWrap/>
            <w:vAlign w:val="center"/>
            <w:hideMark/>
          </w:tcPr>
          <w:p w14:paraId="1148D63A"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20 %</w:t>
            </w:r>
          </w:p>
        </w:tc>
        <w:tc>
          <w:tcPr>
            <w:tcW w:w="319" w:type="pct"/>
            <w:noWrap/>
            <w:vAlign w:val="center"/>
            <w:hideMark/>
          </w:tcPr>
          <w:p w14:paraId="324F247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384" w:type="pct"/>
            <w:noWrap/>
            <w:vAlign w:val="center"/>
            <w:hideMark/>
          </w:tcPr>
          <w:p w14:paraId="2137E32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49 %</w:t>
            </w:r>
          </w:p>
        </w:tc>
        <w:tc>
          <w:tcPr>
            <w:tcW w:w="382" w:type="pct"/>
            <w:noWrap/>
            <w:vAlign w:val="center"/>
            <w:hideMark/>
          </w:tcPr>
          <w:p w14:paraId="7812C9F3"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09" w:type="pct"/>
            <w:noWrap/>
            <w:vAlign w:val="center"/>
            <w:hideMark/>
          </w:tcPr>
          <w:p w14:paraId="03DA6D9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93.2</w:t>
            </w:r>
          </w:p>
        </w:tc>
        <w:tc>
          <w:tcPr>
            <w:tcW w:w="575" w:type="pct"/>
            <w:noWrap/>
            <w:vAlign w:val="center"/>
            <w:hideMark/>
          </w:tcPr>
          <w:p w14:paraId="6DABB6B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310.9</w:t>
            </w:r>
          </w:p>
        </w:tc>
        <w:tc>
          <w:tcPr>
            <w:tcW w:w="576" w:type="pct"/>
            <w:noWrap/>
            <w:vAlign w:val="center"/>
            <w:hideMark/>
          </w:tcPr>
          <w:p w14:paraId="6F8E4BE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17.8</w:t>
            </w:r>
          </w:p>
        </w:tc>
        <w:tc>
          <w:tcPr>
            <w:tcW w:w="426" w:type="pct"/>
            <w:vMerge/>
            <w:vAlign w:val="center"/>
          </w:tcPr>
          <w:p w14:paraId="663A91C3"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3E3F1D5F"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5BE8A920" w14:textId="16569ED4" w:rsidTr="00F77AB8">
        <w:trPr>
          <w:trHeight w:val="300"/>
          <w:jc w:val="center"/>
        </w:trPr>
        <w:tc>
          <w:tcPr>
            <w:tcW w:w="509" w:type="pct"/>
            <w:vMerge/>
            <w:vAlign w:val="center"/>
            <w:hideMark/>
          </w:tcPr>
          <w:p w14:paraId="3E4D271D"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30E2579B" w14:textId="387713AA"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700</w:t>
            </w:r>
          </w:p>
        </w:tc>
        <w:tc>
          <w:tcPr>
            <w:tcW w:w="445" w:type="pct"/>
            <w:noWrap/>
            <w:vAlign w:val="center"/>
            <w:hideMark/>
          </w:tcPr>
          <w:p w14:paraId="7647A78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20 %</w:t>
            </w:r>
          </w:p>
        </w:tc>
        <w:tc>
          <w:tcPr>
            <w:tcW w:w="319" w:type="pct"/>
            <w:noWrap/>
            <w:vAlign w:val="center"/>
            <w:hideMark/>
          </w:tcPr>
          <w:p w14:paraId="35F1E3A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27 %</w:t>
            </w:r>
          </w:p>
        </w:tc>
        <w:tc>
          <w:tcPr>
            <w:tcW w:w="384" w:type="pct"/>
            <w:noWrap/>
            <w:vAlign w:val="center"/>
            <w:hideMark/>
          </w:tcPr>
          <w:p w14:paraId="1BB7EED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53 %</w:t>
            </w:r>
          </w:p>
        </w:tc>
        <w:tc>
          <w:tcPr>
            <w:tcW w:w="382" w:type="pct"/>
            <w:noWrap/>
            <w:vAlign w:val="center"/>
            <w:hideMark/>
          </w:tcPr>
          <w:p w14:paraId="7A5362A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09" w:type="pct"/>
            <w:noWrap/>
            <w:vAlign w:val="center"/>
            <w:hideMark/>
          </w:tcPr>
          <w:p w14:paraId="6BFCC71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88.9</w:t>
            </w:r>
          </w:p>
        </w:tc>
        <w:tc>
          <w:tcPr>
            <w:tcW w:w="575" w:type="pct"/>
            <w:noWrap/>
            <w:vAlign w:val="center"/>
            <w:hideMark/>
          </w:tcPr>
          <w:p w14:paraId="5B6E5AC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223.7</w:t>
            </w:r>
          </w:p>
        </w:tc>
        <w:tc>
          <w:tcPr>
            <w:tcW w:w="576" w:type="pct"/>
            <w:noWrap/>
            <w:vAlign w:val="center"/>
            <w:hideMark/>
          </w:tcPr>
          <w:p w14:paraId="339E532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18.0</w:t>
            </w:r>
          </w:p>
        </w:tc>
        <w:tc>
          <w:tcPr>
            <w:tcW w:w="426" w:type="pct"/>
            <w:vMerge/>
            <w:vAlign w:val="center"/>
          </w:tcPr>
          <w:p w14:paraId="6C6896BD"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1417F247"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716C719F" w14:textId="75B6374D" w:rsidTr="00F77AB8">
        <w:trPr>
          <w:trHeight w:val="300"/>
          <w:jc w:val="center"/>
        </w:trPr>
        <w:tc>
          <w:tcPr>
            <w:tcW w:w="509" w:type="pct"/>
            <w:vMerge/>
            <w:vAlign w:val="center"/>
            <w:hideMark/>
          </w:tcPr>
          <w:p w14:paraId="07AD260B"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18991950" w14:textId="15765F48"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750</w:t>
            </w:r>
          </w:p>
        </w:tc>
        <w:tc>
          <w:tcPr>
            <w:tcW w:w="445" w:type="pct"/>
            <w:noWrap/>
            <w:vAlign w:val="center"/>
            <w:hideMark/>
          </w:tcPr>
          <w:p w14:paraId="446CD712"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16 %</w:t>
            </w:r>
          </w:p>
        </w:tc>
        <w:tc>
          <w:tcPr>
            <w:tcW w:w="319" w:type="pct"/>
            <w:noWrap/>
            <w:vAlign w:val="center"/>
            <w:hideMark/>
          </w:tcPr>
          <w:p w14:paraId="1E83B28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13 %</w:t>
            </w:r>
          </w:p>
        </w:tc>
        <w:tc>
          <w:tcPr>
            <w:tcW w:w="384" w:type="pct"/>
            <w:noWrap/>
            <w:vAlign w:val="center"/>
            <w:hideMark/>
          </w:tcPr>
          <w:p w14:paraId="3D6552A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71 %</w:t>
            </w:r>
          </w:p>
        </w:tc>
        <w:tc>
          <w:tcPr>
            <w:tcW w:w="382" w:type="pct"/>
            <w:noWrap/>
            <w:vAlign w:val="center"/>
            <w:hideMark/>
          </w:tcPr>
          <w:p w14:paraId="732036BD" w14:textId="77777777" w:rsidR="009666F4" w:rsidRPr="004D3D3C" w:rsidRDefault="009666F4" w:rsidP="00F3542F">
            <w:pPr>
              <w:ind w:firstLine="0"/>
              <w:jc w:val="center"/>
              <w:rPr>
                <w:rFonts w:asciiTheme="majorHAnsi" w:hAnsiTheme="majorHAnsi" w:cstheme="majorHAnsi"/>
                <w:color w:val="000000"/>
                <w:sz w:val="20"/>
                <w:szCs w:val="20"/>
                <w:lang w:val="en-US"/>
              </w:rPr>
            </w:pPr>
          </w:p>
        </w:tc>
        <w:tc>
          <w:tcPr>
            <w:tcW w:w="509" w:type="pct"/>
            <w:noWrap/>
            <w:vAlign w:val="center"/>
            <w:hideMark/>
          </w:tcPr>
          <w:p w14:paraId="35E0F6B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120.1</w:t>
            </w:r>
          </w:p>
        </w:tc>
        <w:tc>
          <w:tcPr>
            <w:tcW w:w="575" w:type="pct"/>
            <w:noWrap/>
            <w:vAlign w:val="center"/>
            <w:hideMark/>
          </w:tcPr>
          <w:p w14:paraId="126555F3"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303.5</w:t>
            </w:r>
          </w:p>
        </w:tc>
        <w:tc>
          <w:tcPr>
            <w:tcW w:w="576" w:type="pct"/>
            <w:noWrap/>
            <w:vAlign w:val="center"/>
            <w:hideMark/>
          </w:tcPr>
          <w:p w14:paraId="549EF6B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17.8</w:t>
            </w:r>
          </w:p>
        </w:tc>
        <w:tc>
          <w:tcPr>
            <w:tcW w:w="426" w:type="pct"/>
            <w:vMerge/>
            <w:vAlign w:val="center"/>
          </w:tcPr>
          <w:p w14:paraId="5575B6DD"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6A7476F0"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7FC1F6E4" w14:textId="1103B9AB" w:rsidTr="002F576F">
        <w:trPr>
          <w:trHeight w:val="300"/>
          <w:jc w:val="center"/>
        </w:trPr>
        <w:tc>
          <w:tcPr>
            <w:tcW w:w="509" w:type="pct"/>
            <w:vMerge w:val="restart"/>
            <w:noWrap/>
            <w:vAlign w:val="center"/>
            <w:hideMark/>
          </w:tcPr>
          <w:p w14:paraId="684FCD1B" w14:textId="77777777"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DSS-1</w:t>
            </w:r>
          </w:p>
        </w:tc>
        <w:tc>
          <w:tcPr>
            <w:tcW w:w="450" w:type="pct"/>
            <w:noWrap/>
            <w:vAlign w:val="center"/>
            <w:hideMark/>
          </w:tcPr>
          <w:p w14:paraId="587C77D3" w14:textId="0EA274C7"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500</w:t>
            </w:r>
          </w:p>
        </w:tc>
        <w:tc>
          <w:tcPr>
            <w:tcW w:w="445" w:type="pct"/>
            <w:noWrap/>
            <w:vAlign w:val="center"/>
            <w:hideMark/>
          </w:tcPr>
          <w:p w14:paraId="3A0DAC8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62 %</w:t>
            </w:r>
          </w:p>
        </w:tc>
        <w:tc>
          <w:tcPr>
            <w:tcW w:w="319" w:type="pct"/>
            <w:noWrap/>
            <w:vAlign w:val="center"/>
            <w:hideMark/>
          </w:tcPr>
          <w:p w14:paraId="39A06679"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21 %</w:t>
            </w:r>
          </w:p>
        </w:tc>
        <w:tc>
          <w:tcPr>
            <w:tcW w:w="384" w:type="pct"/>
            <w:noWrap/>
            <w:vAlign w:val="center"/>
            <w:hideMark/>
          </w:tcPr>
          <w:p w14:paraId="598808F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17 %</w:t>
            </w:r>
          </w:p>
        </w:tc>
        <w:tc>
          <w:tcPr>
            <w:tcW w:w="382" w:type="pct"/>
            <w:noWrap/>
            <w:vAlign w:val="center"/>
            <w:hideMark/>
          </w:tcPr>
          <w:p w14:paraId="52CD0A3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w:t>
            </w:r>
          </w:p>
        </w:tc>
        <w:tc>
          <w:tcPr>
            <w:tcW w:w="509" w:type="pct"/>
            <w:noWrap/>
            <w:vAlign w:val="center"/>
            <w:hideMark/>
          </w:tcPr>
          <w:p w14:paraId="1F0D4D4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7.6</w:t>
            </w:r>
          </w:p>
        </w:tc>
        <w:tc>
          <w:tcPr>
            <w:tcW w:w="575" w:type="pct"/>
            <w:noWrap/>
            <w:vAlign w:val="center"/>
            <w:hideMark/>
          </w:tcPr>
          <w:p w14:paraId="5C595A5A"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7.6</w:t>
            </w:r>
          </w:p>
        </w:tc>
        <w:tc>
          <w:tcPr>
            <w:tcW w:w="576" w:type="pct"/>
            <w:noWrap/>
            <w:vAlign w:val="center"/>
            <w:hideMark/>
          </w:tcPr>
          <w:p w14:paraId="6AEC212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0.6</w:t>
            </w:r>
          </w:p>
        </w:tc>
        <w:tc>
          <w:tcPr>
            <w:tcW w:w="426" w:type="pct"/>
            <w:vMerge w:val="restart"/>
            <w:vAlign w:val="center"/>
          </w:tcPr>
          <w:p w14:paraId="1C7D8BD6" w14:textId="22D71D54" w:rsidR="009666F4" w:rsidRPr="00513EFD" w:rsidRDefault="009666F4"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0.24 ± 0.01</w:t>
            </w:r>
          </w:p>
        </w:tc>
        <w:tc>
          <w:tcPr>
            <w:tcW w:w="425" w:type="pct"/>
            <w:vMerge w:val="restart"/>
          </w:tcPr>
          <w:p w14:paraId="44CCEE45" w14:textId="77777777" w:rsidR="001400E7" w:rsidRDefault="001400E7" w:rsidP="001400E7">
            <w:pPr>
              <w:ind w:firstLine="0"/>
              <w:jc w:val="center"/>
              <w:rPr>
                <w:ins w:id="61" w:author="Gudny Flatabo" w:date="2023-06-08T20:16:00Z"/>
                <w:rFonts w:asciiTheme="majorHAnsi" w:hAnsiTheme="majorHAnsi" w:cstheme="majorHAnsi"/>
                <w:color w:val="000000"/>
                <w:sz w:val="20"/>
                <w:szCs w:val="20"/>
                <w:lang w:val="en-US"/>
              </w:rPr>
            </w:pPr>
          </w:p>
          <w:p w14:paraId="3EE3C160" w14:textId="77777777" w:rsidR="001400E7" w:rsidRDefault="001400E7" w:rsidP="001400E7">
            <w:pPr>
              <w:ind w:firstLine="0"/>
              <w:jc w:val="center"/>
              <w:rPr>
                <w:ins w:id="62" w:author="Gudny Flatabo" w:date="2023-06-08T20:16:00Z"/>
                <w:rFonts w:asciiTheme="majorHAnsi" w:hAnsiTheme="majorHAnsi" w:cstheme="majorHAnsi"/>
                <w:color w:val="000000"/>
                <w:sz w:val="20"/>
                <w:szCs w:val="20"/>
                <w:lang w:val="en-US"/>
              </w:rPr>
            </w:pPr>
          </w:p>
          <w:p w14:paraId="739B4534" w14:textId="77777777" w:rsidR="001400E7" w:rsidRDefault="001400E7" w:rsidP="001400E7">
            <w:pPr>
              <w:ind w:firstLine="0"/>
              <w:jc w:val="center"/>
              <w:rPr>
                <w:ins w:id="63" w:author="Gudny Flatabo" w:date="2023-06-08T20:16:00Z"/>
                <w:rFonts w:asciiTheme="majorHAnsi" w:hAnsiTheme="majorHAnsi" w:cstheme="majorHAnsi"/>
                <w:color w:val="000000"/>
                <w:sz w:val="20"/>
                <w:szCs w:val="20"/>
                <w:lang w:val="en-US"/>
              </w:rPr>
            </w:pPr>
          </w:p>
          <w:p w14:paraId="56F69ED9" w14:textId="04E8D761" w:rsidR="009666F4" w:rsidRPr="00513EFD" w:rsidRDefault="001400E7">
            <w:pPr>
              <w:ind w:firstLine="0"/>
              <w:jc w:val="center"/>
              <w:rPr>
                <w:rFonts w:asciiTheme="majorHAnsi" w:hAnsiTheme="majorHAnsi" w:cstheme="majorHAnsi"/>
                <w:color w:val="000000"/>
                <w:sz w:val="20"/>
                <w:szCs w:val="20"/>
              </w:rPr>
            </w:pPr>
            <w:ins w:id="64" w:author="Gudny Flatabo" w:date="2023-06-08T20:11:00Z">
              <w:r>
                <w:rPr>
                  <w:rFonts w:asciiTheme="majorHAnsi" w:hAnsiTheme="majorHAnsi" w:cstheme="majorHAnsi"/>
                  <w:color w:val="000000"/>
                  <w:sz w:val="20"/>
                  <w:szCs w:val="20"/>
                  <w:lang w:val="en-US"/>
                </w:rPr>
                <w:t>4.6</w:t>
              </w:r>
              <w:r w:rsidRPr="00513EFD">
                <w:rPr>
                  <w:rFonts w:asciiTheme="majorHAnsi" w:hAnsiTheme="majorHAnsi" w:cstheme="majorHAnsi"/>
                  <w:color w:val="000000"/>
                  <w:sz w:val="20"/>
                  <w:szCs w:val="20"/>
                </w:rPr>
                <w:t xml:space="preserve"> ± 0.</w:t>
              </w:r>
              <w:r>
                <w:rPr>
                  <w:rFonts w:asciiTheme="majorHAnsi" w:hAnsiTheme="majorHAnsi" w:cstheme="majorHAnsi"/>
                  <w:color w:val="000000"/>
                  <w:sz w:val="20"/>
                  <w:szCs w:val="20"/>
                </w:rPr>
                <w:t>4</w:t>
              </w:r>
            </w:ins>
          </w:p>
        </w:tc>
      </w:tr>
      <w:tr w:rsidR="009666F4" w:rsidRPr="00B0464C" w14:paraId="3317ADDA" w14:textId="4E38E0D8" w:rsidTr="002F576F">
        <w:trPr>
          <w:trHeight w:val="300"/>
          <w:jc w:val="center"/>
        </w:trPr>
        <w:tc>
          <w:tcPr>
            <w:tcW w:w="509" w:type="pct"/>
            <w:vMerge/>
            <w:vAlign w:val="center"/>
            <w:hideMark/>
          </w:tcPr>
          <w:p w14:paraId="4F297B8B"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057560F0" w14:textId="41D3C484"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45" w:type="pct"/>
            <w:noWrap/>
            <w:vAlign w:val="center"/>
            <w:hideMark/>
          </w:tcPr>
          <w:p w14:paraId="031477B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58 %</w:t>
            </w:r>
          </w:p>
        </w:tc>
        <w:tc>
          <w:tcPr>
            <w:tcW w:w="319" w:type="pct"/>
            <w:noWrap/>
            <w:vAlign w:val="center"/>
            <w:hideMark/>
          </w:tcPr>
          <w:p w14:paraId="43412E2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384" w:type="pct"/>
            <w:noWrap/>
            <w:vAlign w:val="center"/>
            <w:hideMark/>
          </w:tcPr>
          <w:p w14:paraId="3694480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20 %</w:t>
            </w:r>
          </w:p>
        </w:tc>
        <w:tc>
          <w:tcPr>
            <w:tcW w:w="382" w:type="pct"/>
            <w:noWrap/>
            <w:vAlign w:val="center"/>
            <w:hideMark/>
          </w:tcPr>
          <w:p w14:paraId="719B949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w:t>
            </w:r>
          </w:p>
        </w:tc>
        <w:tc>
          <w:tcPr>
            <w:tcW w:w="509" w:type="pct"/>
            <w:noWrap/>
            <w:vAlign w:val="center"/>
            <w:hideMark/>
          </w:tcPr>
          <w:p w14:paraId="78A1896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10.3</w:t>
            </w:r>
          </w:p>
        </w:tc>
        <w:tc>
          <w:tcPr>
            <w:tcW w:w="575" w:type="pct"/>
            <w:noWrap/>
            <w:vAlign w:val="center"/>
            <w:hideMark/>
          </w:tcPr>
          <w:p w14:paraId="6822099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10.3</w:t>
            </w:r>
          </w:p>
        </w:tc>
        <w:tc>
          <w:tcPr>
            <w:tcW w:w="576" w:type="pct"/>
            <w:noWrap/>
            <w:vAlign w:val="center"/>
            <w:hideMark/>
          </w:tcPr>
          <w:p w14:paraId="7CD5D9F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5.0</w:t>
            </w:r>
          </w:p>
        </w:tc>
        <w:tc>
          <w:tcPr>
            <w:tcW w:w="426" w:type="pct"/>
            <w:vMerge/>
            <w:vAlign w:val="center"/>
          </w:tcPr>
          <w:p w14:paraId="6606A4A3"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77169B87"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0EE93756" w14:textId="39597AD0" w:rsidTr="002F576F">
        <w:trPr>
          <w:trHeight w:val="300"/>
          <w:jc w:val="center"/>
        </w:trPr>
        <w:tc>
          <w:tcPr>
            <w:tcW w:w="509" w:type="pct"/>
            <w:vMerge/>
            <w:vAlign w:val="center"/>
            <w:hideMark/>
          </w:tcPr>
          <w:p w14:paraId="2E7544DC"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63DF7C65" w14:textId="101B6779"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700</w:t>
            </w:r>
          </w:p>
        </w:tc>
        <w:tc>
          <w:tcPr>
            <w:tcW w:w="445" w:type="pct"/>
            <w:noWrap/>
            <w:vAlign w:val="center"/>
            <w:hideMark/>
          </w:tcPr>
          <w:p w14:paraId="0FB40BAE"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62 %</w:t>
            </w:r>
          </w:p>
        </w:tc>
        <w:tc>
          <w:tcPr>
            <w:tcW w:w="319" w:type="pct"/>
            <w:noWrap/>
            <w:vAlign w:val="center"/>
            <w:hideMark/>
          </w:tcPr>
          <w:p w14:paraId="0930D5A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384" w:type="pct"/>
            <w:noWrap/>
            <w:vAlign w:val="center"/>
            <w:hideMark/>
          </w:tcPr>
          <w:p w14:paraId="3181071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16 %</w:t>
            </w:r>
          </w:p>
        </w:tc>
        <w:tc>
          <w:tcPr>
            <w:tcW w:w="382" w:type="pct"/>
            <w:noWrap/>
            <w:vAlign w:val="center"/>
            <w:hideMark/>
          </w:tcPr>
          <w:p w14:paraId="3DF8CEC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09" w:type="pct"/>
            <w:noWrap/>
            <w:vAlign w:val="center"/>
            <w:hideMark/>
          </w:tcPr>
          <w:p w14:paraId="0D21533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6.7</w:t>
            </w:r>
          </w:p>
        </w:tc>
        <w:tc>
          <w:tcPr>
            <w:tcW w:w="575" w:type="pct"/>
            <w:noWrap/>
            <w:vAlign w:val="center"/>
            <w:hideMark/>
          </w:tcPr>
          <w:p w14:paraId="5282B4F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6.7</w:t>
            </w:r>
          </w:p>
        </w:tc>
        <w:tc>
          <w:tcPr>
            <w:tcW w:w="576" w:type="pct"/>
            <w:noWrap/>
            <w:vAlign w:val="center"/>
            <w:hideMark/>
          </w:tcPr>
          <w:p w14:paraId="7B65E403"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4.6</w:t>
            </w:r>
          </w:p>
        </w:tc>
        <w:tc>
          <w:tcPr>
            <w:tcW w:w="426" w:type="pct"/>
            <w:vMerge/>
            <w:vAlign w:val="center"/>
          </w:tcPr>
          <w:p w14:paraId="63DADB4B"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38C93F46"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0484443F" w14:textId="1B8D45BC" w:rsidTr="002F576F">
        <w:trPr>
          <w:trHeight w:val="300"/>
          <w:jc w:val="center"/>
        </w:trPr>
        <w:tc>
          <w:tcPr>
            <w:tcW w:w="509" w:type="pct"/>
            <w:vMerge/>
            <w:vAlign w:val="center"/>
            <w:hideMark/>
          </w:tcPr>
          <w:p w14:paraId="23FC959E"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2C048ACB" w14:textId="45443E25" w:rsidR="009666F4" w:rsidRPr="004D3D3C" w:rsidRDefault="000368FD" w:rsidP="00F3542F">
            <w:pPr>
              <w:ind w:firstLine="0"/>
              <w:jc w:val="center"/>
              <w:rPr>
                <w:rFonts w:asciiTheme="majorHAnsi" w:hAnsiTheme="majorHAnsi" w:cstheme="majorHAnsi"/>
                <w:sz w:val="20"/>
                <w:szCs w:val="20"/>
                <w:lang w:val="en-US"/>
              </w:rPr>
            </w:pPr>
            <w:ins w:id="65" w:author="Katinka Krahn" w:date="2023-06-12T12:22:00Z">
              <w:r>
                <w:rPr>
                  <w:rFonts w:asciiTheme="majorHAnsi" w:hAnsiTheme="majorHAnsi" w:cstheme="majorHAnsi"/>
                  <w:sz w:val="20"/>
                  <w:szCs w:val="20"/>
                  <w:lang w:val="en-US"/>
                </w:rPr>
                <w:t>77</w:t>
              </w:r>
            </w:ins>
            <w:del w:id="66" w:author="Katinka Krahn" w:date="2023-06-12T12:22:00Z">
              <w:r w:rsidR="009666F4" w:rsidRPr="004D3D3C" w:rsidDel="000368FD">
                <w:rPr>
                  <w:rFonts w:asciiTheme="majorHAnsi" w:hAnsiTheme="majorHAnsi" w:cstheme="majorHAnsi"/>
                  <w:sz w:val="20"/>
                  <w:szCs w:val="20"/>
                  <w:lang w:val="en-US"/>
                </w:rPr>
                <w:delText>80</w:delText>
              </w:r>
            </w:del>
            <w:r w:rsidR="009666F4" w:rsidRPr="004D3D3C">
              <w:rPr>
                <w:rFonts w:asciiTheme="majorHAnsi" w:hAnsiTheme="majorHAnsi" w:cstheme="majorHAnsi"/>
                <w:sz w:val="20"/>
                <w:szCs w:val="20"/>
                <w:lang w:val="en-US"/>
              </w:rPr>
              <w:t>0</w:t>
            </w:r>
          </w:p>
        </w:tc>
        <w:tc>
          <w:tcPr>
            <w:tcW w:w="445" w:type="pct"/>
            <w:noWrap/>
            <w:vAlign w:val="center"/>
            <w:hideMark/>
          </w:tcPr>
          <w:p w14:paraId="454D50A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70 %</w:t>
            </w:r>
          </w:p>
        </w:tc>
        <w:tc>
          <w:tcPr>
            <w:tcW w:w="319" w:type="pct"/>
            <w:noWrap/>
            <w:vAlign w:val="center"/>
            <w:hideMark/>
          </w:tcPr>
          <w:p w14:paraId="421C1EB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21 %</w:t>
            </w:r>
          </w:p>
        </w:tc>
        <w:tc>
          <w:tcPr>
            <w:tcW w:w="384" w:type="pct"/>
            <w:noWrap/>
            <w:vAlign w:val="center"/>
            <w:hideMark/>
          </w:tcPr>
          <w:p w14:paraId="4BD40D1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10 %</w:t>
            </w:r>
          </w:p>
        </w:tc>
        <w:tc>
          <w:tcPr>
            <w:tcW w:w="382" w:type="pct"/>
            <w:noWrap/>
            <w:vAlign w:val="center"/>
            <w:hideMark/>
          </w:tcPr>
          <w:p w14:paraId="2107937C" w14:textId="77777777" w:rsidR="009666F4" w:rsidRPr="004D3D3C" w:rsidRDefault="009666F4" w:rsidP="00F3542F">
            <w:pPr>
              <w:ind w:firstLine="0"/>
              <w:jc w:val="center"/>
              <w:rPr>
                <w:rFonts w:asciiTheme="majorHAnsi" w:hAnsiTheme="majorHAnsi" w:cstheme="majorHAnsi"/>
                <w:color w:val="000000"/>
                <w:sz w:val="20"/>
                <w:szCs w:val="20"/>
                <w:lang w:val="en-US"/>
              </w:rPr>
            </w:pPr>
          </w:p>
        </w:tc>
        <w:tc>
          <w:tcPr>
            <w:tcW w:w="509" w:type="pct"/>
            <w:noWrap/>
            <w:vAlign w:val="center"/>
            <w:hideMark/>
          </w:tcPr>
          <w:p w14:paraId="3AB1CB3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3.8</w:t>
            </w:r>
          </w:p>
        </w:tc>
        <w:tc>
          <w:tcPr>
            <w:tcW w:w="575" w:type="pct"/>
            <w:noWrap/>
            <w:vAlign w:val="center"/>
            <w:hideMark/>
          </w:tcPr>
          <w:p w14:paraId="51CF098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3.8</w:t>
            </w:r>
          </w:p>
        </w:tc>
        <w:tc>
          <w:tcPr>
            <w:tcW w:w="576" w:type="pct"/>
            <w:noWrap/>
            <w:vAlign w:val="center"/>
            <w:hideMark/>
          </w:tcPr>
          <w:p w14:paraId="0EAC56A2"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5.0</w:t>
            </w:r>
          </w:p>
        </w:tc>
        <w:tc>
          <w:tcPr>
            <w:tcW w:w="426" w:type="pct"/>
            <w:vMerge/>
            <w:vAlign w:val="center"/>
          </w:tcPr>
          <w:p w14:paraId="6657C4CF"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15B906F4"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0F1A6945" w14:textId="764C8751" w:rsidTr="00404D58">
        <w:trPr>
          <w:trHeight w:val="300"/>
          <w:jc w:val="center"/>
        </w:trPr>
        <w:tc>
          <w:tcPr>
            <w:tcW w:w="509" w:type="pct"/>
            <w:vMerge w:val="restart"/>
            <w:noWrap/>
            <w:vAlign w:val="center"/>
            <w:hideMark/>
          </w:tcPr>
          <w:p w14:paraId="613ACB9F" w14:textId="77777777"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DSS-2</w:t>
            </w:r>
          </w:p>
        </w:tc>
        <w:tc>
          <w:tcPr>
            <w:tcW w:w="450" w:type="pct"/>
            <w:noWrap/>
            <w:vAlign w:val="center"/>
            <w:hideMark/>
          </w:tcPr>
          <w:p w14:paraId="27A28F72" w14:textId="7954AA7C"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500</w:t>
            </w:r>
          </w:p>
        </w:tc>
        <w:tc>
          <w:tcPr>
            <w:tcW w:w="445" w:type="pct"/>
            <w:noWrap/>
            <w:vAlign w:val="center"/>
            <w:hideMark/>
          </w:tcPr>
          <w:p w14:paraId="2265C57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52 %</w:t>
            </w:r>
          </w:p>
        </w:tc>
        <w:tc>
          <w:tcPr>
            <w:tcW w:w="319" w:type="pct"/>
            <w:noWrap/>
            <w:vAlign w:val="center"/>
            <w:hideMark/>
          </w:tcPr>
          <w:p w14:paraId="3555DAF2"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28 %</w:t>
            </w:r>
          </w:p>
        </w:tc>
        <w:tc>
          <w:tcPr>
            <w:tcW w:w="384" w:type="pct"/>
            <w:noWrap/>
            <w:vAlign w:val="center"/>
            <w:hideMark/>
          </w:tcPr>
          <w:p w14:paraId="39BD58E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20 %</w:t>
            </w:r>
          </w:p>
        </w:tc>
        <w:tc>
          <w:tcPr>
            <w:tcW w:w="382" w:type="pct"/>
            <w:noWrap/>
            <w:vAlign w:val="center"/>
            <w:hideMark/>
          </w:tcPr>
          <w:p w14:paraId="30082102"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1.5</w:t>
            </w:r>
          </w:p>
        </w:tc>
        <w:tc>
          <w:tcPr>
            <w:tcW w:w="509" w:type="pct"/>
            <w:noWrap/>
            <w:vAlign w:val="center"/>
            <w:hideMark/>
          </w:tcPr>
          <w:p w14:paraId="42E71F12"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12.6</w:t>
            </w:r>
          </w:p>
        </w:tc>
        <w:tc>
          <w:tcPr>
            <w:tcW w:w="575" w:type="pct"/>
            <w:noWrap/>
            <w:vAlign w:val="center"/>
            <w:hideMark/>
          </w:tcPr>
          <w:p w14:paraId="379FCB1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12.6</w:t>
            </w:r>
          </w:p>
        </w:tc>
        <w:tc>
          <w:tcPr>
            <w:tcW w:w="576" w:type="pct"/>
            <w:noWrap/>
            <w:vAlign w:val="center"/>
            <w:hideMark/>
          </w:tcPr>
          <w:p w14:paraId="083FB549"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4.7</w:t>
            </w:r>
          </w:p>
        </w:tc>
        <w:tc>
          <w:tcPr>
            <w:tcW w:w="426" w:type="pct"/>
            <w:vMerge w:val="restart"/>
            <w:vAlign w:val="center"/>
          </w:tcPr>
          <w:p w14:paraId="616744C6" w14:textId="7A759060" w:rsidR="009666F4" w:rsidRPr="00513EFD" w:rsidRDefault="009666F4"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0.33 ± 0.08</w:t>
            </w:r>
          </w:p>
        </w:tc>
        <w:tc>
          <w:tcPr>
            <w:tcW w:w="425" w:type="pct"/>
            <w:vMerge w:val="restart"/>
          </w:tcPr>
          <w:p w14:paraId="05E829DA" w14:textId="77777777" w:rsidR="001400E7" w:rsidRDefault="001400E7" w:rsidP="001400E7">
            <w:pPr>
              <w:ind w:firstLine="0"/>
              <w:jc w:val="center"/>
              <w:rPr>
                <w:ins w:id="67" w:author="Gudny Flatabo" w:date="2023-06-08T20:16:00Z"/>
                <w:rFonts w:asciiTheme="majorHAnsi" w:hAnsiTheme="majorHAnsi" w:cstheme="majorHAnsi"/>
                <w:color w:val="000000"/>
                <w:sz w:val="20"/>
                <w:szCs w:val="20"/>
                <w:lang w:val="en-US"/>
              </w:rPr>
            </w:pPr>
          </w:p>
          <w:p w14:paraId="55D15E9B" w14:textId="77777777" w:rsidR="001400E7" w:rsidRDefault="001400E7" w:rsidP="001400E7">
            <w:pPr>
              <w:ind w:firstLine="0"/>
              <w:jc w:val="center"/>
              <w:rPr>
                <w:ins w:id="68" w:author="Gudny Flatabo" w:date="2023-06-08T20:16:00Z"/>
                <w:rFonts w:asciiTheme="majorHAnsi" w:hAnsiTheme="majorHAnsi" w:cstheme="majorHAnsi"/>
                <w:color w:val="000000"/>
                <w:sz w:val="20"/>
                <w:szCs w:val="20"/>
                <w:lang w:val="en-US"/>
              </w:rPr>
            </w:pPr>
          </w:p>
          <w:p w14:paraId="06558F24" w14:textId="77777777" w:rsidR="001400E7" w:rsidRDefault="001400E7" w:rsidP="001400E7">
            <w:pPr>
              <w:ind w:firstLine="0"/>
              <w:jc w:val="center"/>
              <w:rPr>
                <w:ins w:id="69" w:author="Gudny Flatabo" w:date="2023-06-08T20:16:00Z"/>
                <w:rFonts w:asciiTheme="majorHAnsi" w:hAnsiTheme="majorHAnsi" w:cstheme="majorHAnsi"/>
                <w:color w:val="000000"/>
                <w:sz w:val="20"/>
                <w:szCs w:val="20"/>
                <w:lang w:val="en-US"/>
              </w:rPr>
            </w:pPr>
          </w:p>
          <w:p w14:paraId="70F035F8" w14:textId="78483CE8" w:rsidR="009666F4" w:rsidRPr="00513EFD" w:rsidRDefault="001400E7">
            <w:pPr>
              <w:ind w:firstLine="0"/>
              <w:jc w:val="center"/>
              <w:rPr>
                <w:rFonts w:asciiTheme="majorHAnsi" w:hAnsiTheme="majorHAnsi" w:cstheme="majorHAnsi"/>
                <w:color w:val="000000"/>
                <w:sz w:val="20"/>
                <w:szCs w:val="20"/>
              </w:rPr>
            </w:pPr>
            <w:ins w:id="70" w:author="Gudny Flatabo" w:date="2023-06-08T20:11:00Z">
              <w:r>
                <w:rPr>
                  <w:rFonts w:asciiTheme="majorHAnsi" w:hAnsiTheme="majorHAnsi" w:cstheme="majorHAnsi"/>
                  <w:color w:val="000000"/>
                  <w:sz w:val="20"/>
                  <w:szCs w:val="20"/>
                  <w:lang w:val="en-US"/>
                </w:rPr>
                <w:t>6.9</w:t>
              </w:r>
              <w:r w:rsidRPr="00513EFD">
                <w:rPr>
                  <w:rFonts w:asciiTheme="majorHAnsi" w:hAnsiTheme="majorHAnsi" w:cstheme="majorHAnsi"/>
                  <w:color w:val="000000"/>
                  <w:sz w:val="20"/>
                  <w:szCs w:val="20"/>
                </w:rPr>
                <w:t xml:space="preserve"> ± 0.</w:t>
              </w:r>
              <w:r>
                <w:rPr>
                  <w:rFonts w:asciiTheme="majorHAnsi" w:hAnsiTheme="majorHAnsi" w:cstheme="majorHAnsi"/>
                  <w:color w:val="000000"/>
                  <w:sz w:val="20"/>
                  <w:szCs w:val="20"/>
                </w:rPr>
                <w:t>2</w:t>
              </w:r>
            </w:ins>
          </w:p>
        </w:tc>
      </w:tr>
      <w:tr w:rsidR="009666F4" w:rsidRPr="00B0464C" w14:paraId="310E0532" w14:textId="4A535B90" w:rsidTr="00404D58">
        <w:trPr>
          <w:trHeight w:val="300"/>
          <w:jc w:val="center"/>
        </w:trPr>
        <w:tc>
          <w:tcPr>
            <w:tcW w:w="509" w:type="pct"/>
            <w:vMerge/>
            <w:vAlign w:val="center"/>
            <w:hideMark/>
          </w:tcPr>
          <w:p w14:paraId="034534F1"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110CAFDC" w14:textId="3F501384"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45" w:type="pct"/>
            <w:noWrap/>
            <w:vAlign w:val="center"/>
            <w:hideMark/>
          </w:tcPr>
          <w:p w14:paraId="2EC3482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43 %</w:t>
            </w:r>
          </w:p>
        </w:tc>
        <w:tc>
          <w:tcPr>
            <w:tcW w:w="319" w:type="pct"/>
            <w:noWrap/>
            <w:vAlign w:val="center"/>
            <w:hideMark/>
          </w:tcPr>
          <w:p w14:paraId="14B366E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25 %</w:t>
            </w:r>
          </w:p>
        </w:tc>
        <w:tc>
          <w:tcPr>
            <w:tcW w:w="384" w:type="pct"/>
            <w:noWrap/>
            <w:vAlign w:val="center"/>
            <w:hideMark/>
          </w:tcPr>
          <w:p w14:paraId="4180170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382" w:type="pct"/>
            <w:noWrap/>
            <w:vAlign w:val="center"/>
            <w:hideMark/>
          </w:tcPr>
          <w:p w14:paraId="6A00DA62"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09" w:type="pct"/>
            <w:noWrap/>
            <w:vAlign w:val="center"/>
            <w:hideMark/>
          </w:tcPr>
          <w:p w14:paraId="3DC6D63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27.6</w:t>
            </w:r>
          </w:p>
        </w:tc>
        <w:tc>
          <w:tcPr>
            <w:tcW w:w="575" w:type="pct"/>
            <w:noWrap/>
            <w:vAlign w:val="center"/>
            <w:hideMark/>
          </w:tcPr>
          <w:p w14:paraId="1013E18E"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58.8</w:t>
            </w:r>
          </w:p>
        </w:tc>
        <w:tc>
          <w:tcPr>
            <w:tcW w:w="576" w:type="pct"/>
            <w:noWrap/>
            <w:vAlign w:val="center"/>
            <w:hideMark/>
          </w:tcPr>
          <w:p w14:paraId="65C0D09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8.8</w:t>
            </w:r>
          </w:p>
        </w:tc>
        <w:tc>
          <w:tcPr>
            <w:tcW w:w="426" w:type="pct"/>
            <w:vMerge/>
            <w:vAlign w:val="center"/>
          </w:tcPr>
          <w:p w14:paraId="410CB96A"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7AEC6F83"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0A84ABD5" w14:textId="5B7EEA60" w:rsidTr="00404D58">
        <w:trPr>
          <w:trHeight w:val="300"/>
          <w:jc w:val="center"/>
        </w:trPr>
        <w:tc>
          <w:tcPr>
            <w:tcW w:w="509" w:type="pct"/>
            <w:vMerge/>
            <w:vAlign w:val="center"/>
            <w:hideMark/>
          </w:tcPr>
          <w:p w14:paraId="01EA23B0"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0E67C638" w14:textId="4F2AC169"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700</w:t>
            </w:r>
          </w:p>
        </w:tc>
        <w:tc>
          <w:tcPr>
            <w:tcW w:w="445" w:type="pct"/>
            <w:noWrap/>
            <w:vAlign w:val="center"/>
            <w:hideMark/>
          </w:tcPr>
          <w:p w14:paraId="3E2C1D6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46 %</w:t>
            </w:r>
          </w:p>
        </w:tc>
        <w:tc>
          <w:tcPr>
            <w:tcW w:w="319" w:type="pct"/>
            <w:noWrap/>
            <w:vAlign w:val="center"/>
            <w:hideMark/>
          </w:tcPr>
          <w:p w14:paraId="3D71A93A"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38 %</w:t>
            </w:r>
          </w:p>
        </w:tc>
        <w:tc>
          <w:tcPr>
            <w:tcW w:w="384" w:type="pct"/>
            <w:noWrap/>
            <w:vAlign w:val="center"/>
            <w:hideMark/>
          </w:tcPr>
          <w:p w14:paraId="4C75EC9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16 %</w:t>
            </w:r>
          </w:p>
        </w:tc>
        <w:tc>
          <w:tcPr>
            <w:tcW w:w="382" w:type="pct"/>
            <w:noWrap/>
            <w:vAlign w:val="center"/>
            <w:hideMark/>
          </w:tcPr>
          <w:p w14:paraId="6303150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509" w:type="pct"/>
            <w:noWrap/>
            <w:vAlign w:val="center"/>
            <w:hideMark/>
          </w:tcPr>
          <w:p w14:paraId="0849BCA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17.8</w:t>
            </w:r>
          </w:p>
        </w:tc>
        <w:tc>
          <w:tcPr>
            <w:tcW w:w="575" w:type="pct"/>
            <w:noWrap/>
            <w:vAlign w:val="center"/>
            <w:hideMark/>
          </w:tcPr>
          <w:p w14:paraId="0FD62A3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24.2</w:t>
            </w:r>
          </w:p>
        </w:tc>
        <w:tc>
          <w:tcPr>
            <w:tcW w:w="576" w:type="pct"/>
            <w:noWrap/>
            <w:vAlign w:val="center"/>
            <w:hideMark/>
          </w:tcPr>
          <w:p w14:paraId="261EE6B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11.4</w:t>
            </w:r>
          </w:p>
        </w:tc>
        <w:tc>
          <w:tcPr>
            <w:tcW w:w="426" w:type="pct"/>
            <w:vMerge/>
            <w:vAlign w:val="center"/>
          </w:tcPr>
          <w:p w14:paraId="35B46423"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2EF25365"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12D1DE4C" w14:textId="21762076" w:rsidTr="00404D58">
        <w:trPr>
          <w:trHeight w:val="300"/>
          <w:jc w:val="center"/>
        </w:trPr>
        <w:tc>
          <w:tcPr>
            <w:tcW w:w="509" w:type="pct"/>
            <w:vMerge/>
            <w:vAlign w:val="center"/>
            <w:hideMark/>
          </w:tcPr>
          <w:p w14:paraId="1EC0BF35"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637409E7" w14:textId="68CD15B8"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800</w:t>
            </w:r>
          </w:p>
        </w:tc>
        <w:tc>
          <w:tcPr>
            <w:tcW w:w="445" w:type="pct"/>
            <w:noWrap/>
            <w:vAlign w:val="center"/>
            <w:hideMark/>
          </w:tcPr>
          <w:p w14:paraId="75ACBEDA"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40 %</w:t>
            </w:r>
          </w:p>
        </w:tc>
        <w:tc>
          <w:tcPr>
            <w:tcW w:w="319" w:type="pct"/>
            <w:noWrap/>
            <w:vAlign w:val="center"/>
            <w:hideMark/>
          </w:tcPr>
          <w:p w14:paraId="7F22AC8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31 %</w:t>
            </w:r>
          </w:p>
        </w:tc>
        <w:tc>
          <w:tcPr>
            <w:tcW w:w="384" w:type="pct"/>
            <w:noWrap/>
            <w:vAlign w:val="center"/>
            <w:hideMark/>
          </w:tcPr>
          <w:p w14:paraId="7041904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29 %</w:t>
            </w:r>
          </w:p>
        </w:tc>
        <w:tc>
          <w:tcPr>
            <w:tcW w:w="382" w:type="pct"/>
            <w:noWrap/>
            <w:vAlign w:val="center"/>
            <w:hideMark/>
          </w:tcPr>
          <w:p w14:paraId="1E4900E3"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w:t>
            </w:r>
          </w:p>
        </w:tc>
        <w:tc>
          <w:tcPr>
            <w:tcW w:w="509" w:type="pct"/>
            <w:noWrap/>
            <w:vAlign w:val="center"/>
            <w:hideMark/>
          </w:tcPr>
          <w:p w14:paraId="71B3B923"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27.0</w:t>
            </w:r>
          </w:p>
        </w:tc>
        <w:tc>
          <w:tcPr>
            <w:tcW w:w="575" w:type="pct"/>
            <w:noWrap/>
            <w:vAlign w:val="center"/>
            <w:hideMark/>
          </w:tcPr>
          <w:p w14:paraId="16D2682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31.9</w:t>
            </w:r>
          </w:p>
        </w:tc>
        <w:tc>
          <w:tcPr>
            <w:tcW w:w="576" w:type="pct"/>
            <w:noWrap/>
            <w:vAlign w:val="center"/>
            <w:hideMark/>
          </w:tcPr>
          <w:p w14:paraId="20F2848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9.0</w:t>
            </w:r>
          </w:p>
        </w:tc>
        <w:tc>
          <w:tcPr>
            <w:tcW w:w="426" w:type="pct"/>
            <w:vMerge/>
            <w:vAlign w:val="center"/>
          </w:tcPr>
          <w:p w14:paraId="122ED29E"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4BC80F61"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0B24CB94" w14:textId="5502E523" w:rsidTr="00E94443">
        <w:trPr>
          <w:trHeight w:val="300"/>
          <w:jc w:val="center"/>
        </w:trPr>
        <w:tc>
          <w:tcPr>
            <w:tcW w:w="509" w:type="pct"/>
            <w:vMerge w:val="restart"/>
            <w:noWrap/>
            <w:vAlign w:val="center"/>
            <w:hideMark/>
          </w:tcPr>
          <w:p w14:paraId="1849BB24" w14:textId="77777777"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FWR</w:t>
            </w:r>
          </w:p>
        </w:tc>
        <w:tc>
          <w:tcPr>
            <w:tcW w:w="450" w:type="pct"/>
            <w:noWrap/>
            <w:vAlign w:val="center"/>
            <w:hideMark/>
          </w:tcPr>
          <w:p w14:paraId="5F9D0A06" w14:textId="594D173D"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45" w:type="pct"/>
            <w:noWrap/>
            <w:vAlign w:val="center"/>
            <w:hideMark/>
          </w:tcPr>
          <w:p w14:paraId="26967FFE"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35 %</w:t>
            </w:r>
          </w:p>
        </w:tc>
        <w:tc>
          <w:tcPr>
            <w:tcW w:w="319" w:type="pct"/>
            <w:noWrap/>
            <w:vAlign w:val="center"/>
            <w:hideMark/>
          </w:tcPr>
          <w:p w14:paraId="76B8F7C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24 %</w:t>
            </w:r>
          </w:p>
        </w:tc>
        <w:tc>
          <w:tcPr>
            <w:tcW w:w="384" w:type="pct"/>
            <w:noWrap/>
            <w:vAlign w:val="center"/>
            <w:hideMark/>
          </w:tcPr>
          <w:p w14:paraId="3105A81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41 %</w:t>
            </w:r>
          </w:p>
        </w:tc>
        <w:tc>
          <w:tcPr>
            <w:tcW w:w="382" w:type="pct"/>
            <w:noWrap/>
            <w:vAlign w:val="center"/>
            <w:hideMark/>
          </w:tcPr>
          <w:p w14:paraId="410D5EE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09" w:type="pct"/>
            <w:noWrap/>
            <w:vAlign w:val="center"/>
            <w:hideMark/>
          </w:tcPr>
          <w:p w14:paraId="38FDBB4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37.0</w:t>
            </w:r>
          </w:p>
        </w:tc>
        <w:tc>
          <w:tcPr>
            <w:tcW w:w="575" w:type="pct"/>
            <w:noWrap/>
            <w:vAlign w:val="center"/>
            <w:hideMark/>
          </w:tcPr>
          <w:p w14:paraId="79055419"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44.0</w:t>
            </w:r>
          </w:p>
        </w:tc>
        <w:tc>
          <w:tcPr>
            <w:tcW w:w="576" w:type="pct"/>
            <w:noWrap/>
            <w:vAlign w:val="center"/>
            <w:hideMark/>
          </w:tcPr>
          <w:p w14:paraId="5C7838B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12.6</w:t>
            </w:r>
          </w:p>
        </w:tc>
        <w:tc>
          <w:tcPr>
            <w:tcW w:w="426" w:type="pct"/>
            <w:vMerge w:val="restart"/>
            <w:vAlign w:val="center"/>
          </w:tcPr>
          <w:p w14:paraId="65972C58" w14:textId="0335AE5F" w:rsidR="009666F4" w:rsidRPr="00513EFD" w:rsidRDefault="009666F4"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2.57 ± 0.15</w:t>
            </w:r>
          </w:p>
        </w:tc>
        <w:tc>
          <w:tcPr>
            <w:tcW w:w="425" w:type="pct"/>
            <w:vMerge w:val="restart"/>
          </w:tcPr>
          <w:p w14:paraId="32CE5392" w14:textId="77777777" w:rsidR="001400E7" w:rsidRDefault="001400E7" w:rsidP="001400E7">
            <w:pPr>
              <w:ind w:firstLine="0"/>
              <w:jc w:val="center"/>
              <w:rPr>
                <w:ins w:id="71" w:author="Gudny Flatabo" w:date="2023-06-08T20:16:00Z"/>
                <w:rFonts w:asciiTheme="majorHAnsi" w:hAnsiTheme="majorHAnsi" w:cstheme="majorHAnsi"/>
                <w:color w:val="000000"/>
                <w:sz w:val="20"/>
                <w:szCs w:val="20"/>
                <w:lang w:val="en-US"/>
              </w:rPr>
            </w:pPr>
          </w:p>
          <w:p w14:paraId="6B1D54F1" w14:textId="67D6B443" w:rsidR="009666F4" w:rsidRPr="00513EFD" w:rsidRDefault="001400E7">
            <w:pPr>
              <w:ind w:firstLine="0"/>
              <w:jc w:val="center"/>
              <w:rPr>
                <w:rFonts w:asciiTheme="majorHAnsi" w:hAnsiTheme="majorHAnsi" w:cstheme="majorHAnsi"/>
                <w:color w:val="000000"/>
                <w:sz w:val="20"/>
                <w:szCs w:val="20"/>
              </w:rPr>
            </w:pPr>
            <w:ins w:id="72" w:author="Gudny Flatabo" w:date="2023-06-08T20:12:00Z">
              <w:r>
                <w:rPr>
                  <w:rFonts w:asciiTheme="majorHAnsi" w:hAnsiTheme="majorHAnsi" w:cstheme="majorHAnsi"/>
                  <w:color w:val="000000"/>
                  <w:sz w:val="20"/>
                  <w:szCs w:val="20"/>
                  <w:lang w:val="en-US"/>
                </w:rPr>
                <w:t>2.47</w:t>
              </w:r>
              <w:r w:rsidRPr="00513EFD">
                <w:rPr>
                  <w:rFonts w:asciiTheme="majorHAnsi" w:hAnsiTheme="majorHAnsi" w:cstheme="majorHAnsi"/>
                  <w:color w:val="000000"/>
                  <w:sz w:val="20"/>
                  <w:szCs w:val="20"/>
                </w:rPr>
                <w:t xml:space="preserve"> ± 0.</w:t>
              </w:r>
            </w:ins>
            <w:ins w:id="73" w:author="Gudny Flatabo" w:date="2023-06-08T20:13:00Z">
              <w:r>
                <w:rPr>
                  <w:rFonts w:asciiTheme="majorHAnsi" w:hAnsiTheme="majorHAnsi" w:cstheme="majorHAnsi"/>
                  <w:color w:val="000000"/>
                  <w:sz w:val="20"/>
                  <w:szCs w:val="20"/>
                </w:rPr>
                <w:t>06</w:t>
              </w:r>
            </w:ins>
          </w:p>
        </w:tc>
      </w:tr>
      <w:tr w:rsidR="009666F4" w:rsidRPr="00B0464C" w14:paraId="4E839C22" w14:textId="5F508A99" w:rsidTr="00E94443">
        <w:trPr>
          <w:trHeight w:val="300"/>
          <w:jc w:val="center"/>
        </w:trPr>
        <w:tc>
          <w:tcPr>
            <w:tcW w:w="509" w:type="pct"/>
            <w:vMerge/>
            <w:vAlign w:val="center"/>
            <w:hideMark/>
          </w:tcPr>
          <w:p w14:paraId="1DA2B35A"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05C73B39" w14:textId="69BB3E94"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800</w:t>
            </w:r>
          </w:p>
        </w:tc>
        <w:tc>
          <w:tcPr>
            <w:tcW w:w="445" w:type="pct"/>
            <w:noWrap/>
            <w:vAlign w:val="center"/>
            <w:hideMark/>
          </w:tcPr>
          <w:p w14:paraId="47379DA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35 %</w:t>
            </w:r>
          </w:p>
        </w:tc>
        <w:tc>
          <w:tcPr>
            <w:tcW w:w="319" w:type="pct"/>
            <w:noWrap/>
            <w:vAlign w:val="center"/>
            <w:hideMark/>
          </w:tcPr>
          <w:p w14:paraId="3BA8B08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384" w:type="pct"/>
            <w:noWrap/>
            <w:vAlign w:val="center"/>
            <w:hideMark/>
          </w:tcPr>
          <w:p w14:paraId="51889A6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43 %</w:t>
            </w:r>
          </w:p>
        </w:tc>
        <w:tc>
          <w:tcPr>
            <w:tcW w:w="382" w:type="pct"/>
            <w:noWrap/>
            <w:vAlign w:val="center"/>
            <w:hideMark/>
          </w:tcPr>
          <w:p w14:paraId="00987B8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w:t>
            </w:r>
          </w:p>
        </w:tc>
        <w:tc>
          <w:tcPr>
            <w:tcW w:w="509" w:type="pct"/>
            <w:noWrap/>
            <w:vAlign w:val="center"/>
            <w:hideMark/>
          </w:tcPr>
          <w:p w14:paraId="74C875A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41.3</w:t>
            </w:r>
          </w:p>
        </w:tc>
        <w:tc>
          <w:tcPr>
            <w:tcW w:w="575" w:type="pct"/>
            <w:noWrap/>
            <w:vAlign w:val="center"/>
            <w:hideMark/>
          </w:tcPr>
          <w:p w14:paraId="4957B3E2"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55.8</w:t>
            </w:r>
          </w:p>
        </w:tc>
        <w:tc>
          <w:tcPr>
            <w:tcW w:w="576" w:type="pct"/>
            <w:noWrap/>
            <w:vAlign w:val="center"/>
            <w:hideMark/>
          </w:tcPr>
          <w:p w14:paraId="449CCD7A"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14.8</w:t>
            </w:r>
          </w:p>
        </w:tc>
        <w:tc>
          <w:tcPr>
            <w:tcW w:w="426" w:type="pct"/>
            <w:vMerge/>
            <w:vAlign w:val="center"/>
          </w:tcPr>
          <w:p w14:paraId="06D968B5"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2FE202E6"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69D95ECE" w14:textId="0C95F9F0" w:rsidTr="00C76F84">
        <w:trPr>
          <w:trHeight w:val="300"/>
          <w:jc w:val="center"/>
        </w:trPr>
        <w:tc>
          <w:tcPr>
            <w:tcW w:w="509" w:type="pct"/>
            <w:vMerge w:val="restart"/>
            <w:noWrap/>
            <w:vAlign w:val="center"/>
            <w:hideMark/>
          </w:tcPr>
          <w:p w14:paraId="2A09A3E3" w14:textId="77777777"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GW</w:t>
            </w:r>
          </w:p>
        </w:tc>
        <w:tc>
          <w:tcPr>
            <w:tcW w:w="450" w:type="pct"/>
            <w:noWrap/>
            <w:vAlign w:val="center"/>
            <w:hideMark/>
          </w:tcPr>
          <w:p w14:paraId="4EE105A5" w14:textId="30A51776"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500</w:t>
            </w:r>
          </w:p>
        </w:tc>
        <w:tc>
          <w:tcPr>
            <w:tcW w:w="445" w:type="pct"/>
            <w:noWrap/>
            <w:vAlign w:val="center"/>
            <w:hideMark/>
          </w:tcPr>
          <w:p w14:paraId="29A25E0A"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31 %</w:t>
            </w:r>
          </w:p>
        </w:tc>
        <w:tc>
          <w:tcPr>
            <w:tcW w:w="319" w:type="pct"/>
            <w:noWrap/>
            <w:vAlign w:val="center"/>
            <w:hideMark/>
          </w:tcPr>
          <w:p w14:paraId="54FE69F7"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42 %</w:t>
            </w:r>
          </w:p>
        </w:tc>
        <w:tc>
          <w:tcPr>
            <w:tcW w:w="384" w:type="pct"/>
            <w:noWrap/>
            <w:vAlign w:val="center"/>
            <w:hideMark/>
          </w:tcPr>
          <w:p w14:paraId="3F341BB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27 %</w:t>
            </w:r>
          </w:p>
        </w:tc>
        <w:tc>
          <w:tcPr>
            <w:tcW w:w="382" w:type="pct"/>
            <w:noWrap/>
            <w:vAlign w:val="center"/>
            <w:hideMark/>
          </w:tcPr>
          <w:p w14:paraId="4D194142"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w:t>
            </w:r>
          </w:p>
        </w:tc>
        <w:tc>
          <w:tcPr>
            <w:tcW w:w="509" w:type="pct"/>
            <w:noWrap/>
            <w:vAlign w:val="center"/>
            <w:hideMark/>
          </w:tcPr>
          <w:p w14:paraId="5CE956C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22.2</w:t>
            </w:r>
          </w:p>
        </w:tc>
        <w:tc>
          <w:tcPr>
            <w:tcW w:w="575" w:type="pct"/>
            <w:noWrap/>
            <w:vAlign w:val="center"/>
            <w:hideMark/>
          </w:tcPr>
          <w:p w14:paraId="7EB29C9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42.0</w:t>
            </w:r>
          </w:p>
        </w:tc>
        <w:tc>
          <w:tcPr>
            <w:tcW w:w="576" w:type="pct"/>
            <w:noWrap/>
            <w:vAlign w:val="center"/>
            <w:hideMark/>
          </w:tcPr>
          <w:p w14:paraId="252DD1E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6.9</w:t>
            </w:r>
          </w:p>
        </w:tc>
        <w:tc>
          <w:tcPr>
            <w:tcW w:w="426" w:type="pct"/>
            <w:vMerge w:val="restart"/>
            <w:vAlign w:val="center"/>
          </w:tcPr>
          <w:p w14:paraId="5CEF7161" w14:textId="48F87620" w:rsidR="009666F4" w:rsidRPr="00513EFD" w:rsidRDefault="009666F4"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&lt;LOD</w:t>
            </w:r>
          </w:p>
        </w:tc>
        <w:tc>
          <w:tcPr>
            <w:tcW w:w="425" w:type="pct"/>
            <w:vMerge w:val="restart"/>
          </w:tcPr>
          <w:p w14:paraId="76079E56" w14:textId="77777777" w:rsidR="001400E7" w:rsidRDefault="001400E7" w:rsidP="001400E7">
            <w:pPr>
              <w:ind w:firstLine="0"/>
              <w:jc w:val="center"/>
              <w:rPr>
                <w:ins w:id="74" w:author="Gudny Flatabo" w:date="2023-06-08T20:16:00Z"/>
                <w:rFonts w:asciiTheme="majorHAnsi" w:hAnsiTheme="majorHAnsi" w:cstheme="majorHAnsi"/>
                <w:color w:val="000000"/>
                <w:sz w:val="20"/>
                <w:szCs w:val="20"/>
                <w:lang w:val="en-US"/>
              </w:rPr>
            </w:pPr>
          </w:p>
          <w:p w14:paraId="6C603E8D" w14:textId="77777777" w:rsidR="001400E7" w:rsidRDefault="001400E7" w:rsidP="001400E7">
            <w:pPr>
              <w:ind w:firstLine="0"/>
              <w:jc w:val="center"/>
              <w:rPr>
                <w:ins w:id="75" w:author="Gudny Flatabo" w:date="2023-06-08T20:16:00Z"/>
                <w:rFonts w:asciiTheme="majorHAnsi" w:hAnsiTheme="majorHAnsi" w:cstheme="majorHAnsi"/>
                <w:color w:val="000000"/>
                <w:sz w:val="20"/>
                <w:szCs w:val="20"/>
                <w:lang w:val="en-US"/>
              </w:rPr>
            </w:pPr>
          </w:p>
          <w:p w14:paraId="70A2317E" w14:textId="3376B73C" w:rsidR="009666F4" w:rsidRPr="00513EFD" w:rsidRDefault="001400E7">
            <w:pPr>
              <w:ind w:firstLine="0"/>
              <w:jc w:val="center"/>
              <w:rPr>
                <w:rFonts w:asciiTheme="majorHAnsi" w:hAnsiTheme="majorHAnsi" w:cstheme="majorHAnsi"/>
                <w:color w:val="000000"/>
                <w:sz w:val="20"/>
                <w:szCs w:val="20"/>
              </w:rPr>
            </w:pPr>
            <w:ins w:id="76" w:author="Gudny Flatabo" w:date="2023-06-08T20:11:00Z">
              <w:r>
                <w:rPr>
                  <w:rFonts w:asciiTheme="majorHAnsi" w:hAnsiTheme="majorHAnsi" w:cstheme="majorHAnsi"/>
                  <w:color w:val="000000"/>
                  <w:sz w:val="20"/>
                  <w:szCs w:val="20"/>
                  <w:lang w:val="en-US"/>
                </w:rPr>
                <w:t>0.49</w:t>
              </w:r>
              <w:r w:rsidRPr="00513EFD">
                <w:rPr>
                  <w:rFonts w:asciiTheme="majorHAnsi" w:hAnsiTheme="majorHAnsi" w:cstheme="majorHAnsi"/>
                  <w:color w:val="000000"/>
                  <w:sz w:val="20"/>
                  <w:szCs w:val="20"/>
                </w:rPr>
                <w:t xml:space="preserve"> ± 0.0</w:t>
              </w:r>
              <w:r>
                <w:rPr>
                  <w:rFonts w:asciiTheme="majorHAnsi" w:hAnsiTheme="majorHAnsi" w:cstheme="majorHAnsi"/>
                  <w:color w:val="000000"/>
                  <w:sz w:val="20"/>
                  <w:szCs w:val="20"/>
                </w:rPr>
                <w:t>1</w:t>
              </w:r>
            </w:ins>
          </w:p>
        </w:tc>
      </w:tr>
      <w:tr w:rsidR="009666F4" w:rsidRPr="00B0464C" w14:paraId="40D346F0" w14:textId="1951AFA7" w:rsidTr="00C76F84">
        <w:trPr>
          <w:trHeight w:val="300"/>
          <w:jc w:val="center"/>
        </w:trPr>
        <w:tc>
          <w:tcPr>
            <w:tcW w:w="509" w:type="pct"/>
            <w:vMerge/>
            <w:vAlign w:val="center"/>
            <w:hideMark/>
          </w:tcPr>
          <w:p w14:paraId="5316FC45"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33D8D170" w14:textId="354C5F01"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45" w:type="pct"/>
            <w:noWrap/>
            <w:vAlign w:val="center"/>
            <w:hideMark/>
          </w:tcPr>
          <w:p w14:paraId="1FE77E8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319" w:type="pct"/>
            <w:noWrap/>
            <w:vAlign w:val="center"/>
            <w:hideMark/>
          </w:tcPr>
          <w:p w14:paraId="0EED7D13"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24 %</w:t>
            </w:r>
          </w:p>
        </w:tc>
        <w:tc>
          <w:tcPr>
            <w:tcW w:w="384" w:type="pct"/>
            <w:noWrap/>
            <w:vAlign w:val="center"/>
            <w:hideMark/>
          </w:tcPr>
          <w:p w14:paraId="47E403B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44 %</w:t>
            </w:r>
          </w:p>
        </w:tc>
        <w:tc>
          <w:tcPr>
            <w:tcW w:w="382" w:type="pct"/>
            <w:noWrap/>
            <w:vAlign w:val="center"/>
            <w:hideMark/>
          </w:tcPr>
          <w:p w14:paraId="116E6336" w14:textId="77777777" w:rsidR="009666F4" w:rsidRPr="004D3D3C" w:rsidRDefault="009666F4" w:rsidP="00F3542F">
            <w:pPr>
              <w:ind w:firstLine="0"/>
              <w:jc w:val="center"/>
              <w:rPr>
                <w:rFonts w:asciiTheme="majorHAnsi" w:hAnsiTheme="majorHAnsi" w:cstheme="majorHAnsi"/>
                <w:color w:val="000000"/>
                <w:sz w:val="20"/>
                <w:szCs w:val="20"/>
                <w:lang w:val="en-US"/>
              </w:rPr>
            </w:pPr>
          </w:p>
        </w:tc>
        <w:tc>
          <w:tcPr>
            <w:tcW w:w="509" w:type="pct"/>
            <w:noWrap/>
            <w:vAlign w:val="center"/>
            <w:hideMark/>
          </w:tcPr>
          <w:p w14:paraId="52E0D42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37.6</w:t>
            </w:r>
          </w:p>
        </w:tc>
        <w:tc>
          <w:tcPr>
            <w:tcW w:w="575" w:type="pct"/>
            <w:noWrap/>
            <w:vAlign w:val="center"/>
            <w:hideMark/>
          </w:tcPr>
          <w:p w14:paraId="1637A53A"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61.5</w:t>
            </w:r>
          </w:p>
        </w:tc>
        <w:tc>
          <w:tcPr>
            <w:tcW w:w="576" w:type="pct"/>
            <w:noWrap/>
            <w:vAlign w:val="center"/>
            <w:hideMark/>
          </w:tcPr>
          <w:p w14:paraId="6FCA595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10.2</w:t>
            </w:r>
          </w:p>
        </w:tc>
        <w:tc>
          <w:tcPr>
            <w:tcW w:w="426" w:type="pct"/>
            <w:vMerge/>
            <w:vAlign w:val="center"/>
          </w:tcPr>
          <w:p w14:paraId="1471A64D"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6DCC5D53"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6E1753FB" w14:textId="54253A2E" w:rsidTr="00C76F84">
        <w:trPr>
          <w:trHeight w:val="300"/>
          <w:jc w:val="center"/>
        </w:trPr>
        <w:tc>
          <w:tcPr>
            <w:tcW w:w="509" w:type="pct"/>
            <w:vMerge/>
            <w:vAlign w:val="center"/>
            <w:hideMark/>
          </w:tcPr>
          <w:p w14:paraId="04552C4C"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5291218C" w14:textId="74FEE091"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800</w:t>
            </w:r>
          </w:p>
        </w:tc>
        <w:tc>
          <w:tcPr>
            <w:tcW w:w="445" w:type="pct"/>
            <w:noWrap/>
            <w:vAlign w:val="center"/>
            <w:hideMark/>
          </w:tcPr>
          <w:p w14:paraId="24C0CBB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24 %</w:t>
            </w:r>
          </w:p>
        </w:tc>
        <w:tc>
          <w:tcPr>
            <w:tcW w:w="319" w:type="pct"/>
            <w:noWrap/>
            <w:vAlign w:val="center"/>
            <w:hideMark/>
          </w:tcPr>
          <w:p w14:paraId="13539C0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23 %</w:t>
            </w:r>
          </w:p>
        </w:tc>
        <w:tc>
          <w:tcPr>
            <w:tcW w:w="384" w:type="pct"/>
            <w:noWrap/>
            <w:vAlign w:val="center"/>
            <w:hideMark/>
          </w:tcPr>
          <w:p w14:paraId="0996422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54 %</w:t>
            </w:r>
          </w:p>
        </w:tc>
        <w:tc>
          <w:tcPr>
            <w:tcW w:w="382" w:type="pct"/>
            <w:noWrap/>
            <w:vAlign w:val="center"/>
            <w:hideMark/>
          </w:tcPr>
          <w:p w14:paraId="64751BD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1.3</w:t>
            </w:r>
          </w:p>
        </w:tc>
        <w:tc>
          <w:tcPr>
            <w:tcW w:w="509" w:type="pct"/>
            <w:noWrap/>
            <w:vAlign w:val="center"/>
            <w:hideMark/>
          </w:tcPr>
          <w:p w14:paraId="7BBB395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58.0</w:t>
            </w:r>
          </w:p>
        </w:tc>
        <w:tc>
          <w:tcPr>
            <w:tcW w:w="575" w:type="pct"/>
            <w:noWrap/>
            <w:vAlign w:val="center"/>
            <w:hideMark/>
          </w:tcPr>
          <w:p w14:paraId="5892A33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64.0</w:t>
            </w:r>
          </w:p>
        </w:tc>
        <w:tc>
          <w:tcPr>
            <w:tcW w:w="576" w:type="pct"/>
            <w:noWrap/>
            <w:vAlign w:val="center"/>
            <w:hideMark/>
          </w:tcPr>
          <w:p w14:paraId="0C8BE68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12.1</w:t>
            </w:r>
          </w:p>
        </w:tc>
        <w:tc>
          <w:tcPr>
            <w:tcW w:w="426" w:type="pct"/>
            <w:vMerge/>
            <w:vAlign w:val="center"/>
          </w:tcPr>
          <w:p w14:paraId="59F495C2"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3335C875"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1595BA11" w14:textId="315810DD" w:rsidTr="00B939DB">
        <w:trPr>
          <w:trHeight w:val="300"/>
          <w:jc w:val="center"/>
        </w:trPr>
        <w:tc>
          <w:tcPr>
            <w:tcW w:w="509" w:type="pct"/>
            <w:vMerge w:val="restart"/>
            <w:noWrap/>
            <w:vAlign w:val="center"/>
            <w:hideMark/>
          </w:tcPr>
          <w:p w14:paraId="0FFDB1F5" w14:textId="77777777"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LSS</w:t>
            </w:r>
          </w:p>
        </w:tc>
        <w:tc>
          <w:tcPr>
            <w:tcW w:w="450" w:type="pct"/>
            <w:noWrap/>
            <w:vAlign w:val="center"/>
            <w:hideMark/>
          </w:tcPr>
          <w:p w14:paraId="12A0BB87" w14:textId="42486521"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45" w:type="pct"/>
            <w:noWrap/>
            <w:vAlign w:val="center"/>
            <w:hideMark/>
          </w:tcPr>
          <w:p w14:paraId="3B46F45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57 %</w:t>
            </w:r>
          </w:p>
        </w:tc>
        <w:tc>
          <w:tcPr>
            <w:tcW w:w="319" w:type="pct"/>
            <w:noWrap/>
            <w:vAlign w:val="center"/>
            <w:hideMark/>
          </w:tcPr>
          <w:p w14:paraId="2C19C18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21 %</w:t>
            </w:r>
          </w:p>
        </w:tc>
        <w:tc>
          <w:tcPr>
            <w:tcW w:w="384" w:type="pct"/>
            <w:noWrap/>
            <w:vAlign w:val="center"/>
            <w:hideMark/>
          </w:tcPr>
          <w:p w14:paraId="7322D3F3"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382" w:type="pct"/>
            <w:noWrap/>
            <w:vAlign w:val="center"/>
            <w:hideMark/>
          </w:tcPr>
          <w:p w14:paraId="1A2A050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09" w:type="pct"/>
            <w:noWrap/>
            <w:vAlign w:val="center"/>
            <w:hideMark/>
          </w:tcPr>
          <w:p w14:paraId="591042E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16.0</w:t>
            </w:r>
          </w:p>
        </w:tc>
        <w:tc>
          <w:tcPr>
            <w:tcW w:w="575" w:type="pct"/>
            <w:noWrap/>
            <w:vAlign w:val="center"/>
            <w:hideMark/>
          </w:tcPr>
          <w:p w14:paraId="5FE34B7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20.6</w:t>
            </w:r>
          </w:p>
        </w:tc>
        <w:tc>
          <w:tcPr>
            <w:tcW w:w="576" w:type="pct"/>
            <w:noWrap/>
            <w:vAlign w:val="center"/>
            <w:hideMark/>
          </w:tcPr>
          <w:p w14:paraId="2DD3133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0.3</w:t>
            </w:r>
          </w:p>
        </w:tc>
        <w:tc>
          <w:tcPr>
            <w:tcW w:w="426" w:type="pct"/>
            <w:vMerge w:val="restart"/>
            <w:vAlign w:val="center"/>
          </w:tcPr>
          <w:p w14:paraId="148D3E40" w14:textId="4E2DB5A5" w:rsidR="009666F4" w:rsidRPr="00513EFD" w:rsidRDefault="009666F4"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0.02 ± 0.03</w:t>
            </w:r>
          </w:p>
        </w:tc>
        <w:tc>
          <w:tcPr>
            <w:tcW w:w="425" w:type="pct"/>
            <w:vMerge w:val="restart"/>
          </w:tcPr>
          <w:p w14:paraId="3642B7D0" w14:textId="77777777" w:rsidR="001400E7" w:rsidRDefault="001400E7" w:rsidP="001400E7">
            <w:pPr>
              <w:ind w:firstLine="0"/>
              <w:jc w:val="center"/>
              <w:rPr>
                <w:ins w:id="77" w:author="Gudny Flatabo" w:date="2023-06-08T20:16:00Z"/>
                <w:rFonts w:asciiTheme="majorHAnsi" w:hAnsiTheme="majorHAnsi" w:cstheme="majorHAnsi"/>
                <w:color w:val="000000"/>
                <w:sz w:val="20"/>
                <w:szCs w:val="20"/>
                <w:lang w:val="en-US"/>
              </w:rPr>
            </w:pPr>
          </w:p>
          <w:p w14:paraId="1A8BB864" w14:textId="0118FA30" w:rsidR="009666F4" w:rsidRPr="00513EFD" w:rsidRDefault="001400E7">
            <w:pPr>
              <w:ind w:firstLine="0"/>
              <w:jc w:val="center"/>
              <w:rPr>
                <w:rFonts w:asciiTheme="majorHAnsi" w:hAnsiTheme="majorHAnsi" w:cstheme="majorHAnsi"/>
                <w:color w:val="000000"/>
                <w:sz w:val="20"/>
                <w:szCs w:val="20"/>
              </w:rPr>
            </w:pPr>
            <w:ins w:id="78" w:author="Gudny Flatabo" w:date="2023-06-08T20:12:00Z">
              <w:r>
                <w:rPr>
                  <w:rFonts w:asciiTheme="majorHAnsi" w:hAnsiTheme="majorHAnsi" w:cstheme="majorHAnsi"/>
                  <w:color w:val="000000"/>
                  <w:sz w:val="20"/>
                  <w:szCs w:val="20"/>
                  <w:lang w:val="en-US"/>
                </w:rPr>
                <w:t>5.5</w:t>
              </w:r>
              <w:r w:rsidRPr="00513EFD">
                <w:rPr>
                  <w:rFonts w:asciiTheme="majorHAnsi" w:hAnsiTheme="majorHAnsi" w:cstheme="majorHAnsi"/>
                  <w:color w:val="000000"/>
                  <w:sz w:val="20"/>
                  <w:szCs w:val="20"/>
                </w:rPr>
                <w:t xml:space="preserve"> ± 0.</w:t>
              </w:r>
              <w:r>
                <w:rPr>
                  <w:rFonts w:asciiTheme="majorHAnsi" w:hAnsiTheme="majorHAnsi" w:cstheme="majorHAnsi"/>
                  <w:color w:val="000000"/>
                  <w:sz w:val="20"/>
                  <w:szCs w:val="20"/>
                </w:rPr>
                <w:t>1</w:t>
              </w:r>
            </w:ins>
          </w:p>
        </w:tc>
      </w:tr>
      <w:tr w:rsidR="009666F4" w:rsidRPr="00B0464C" w14:paraId="34A3BF79" w14:textId="7D2DA074" w:rsidTr="00B939DB">
        <w:trPr>
          <w:trHeight w:val="300"/>
          <w:jc w:val="center"/>
        </w:trPr>
        <w:tc>
          <w:tcPr>
            <w:tcW w:w="509" w:type="pct"/>
            <w:vMerge/>
            <w:vAlign w:val="center"/>
            <w:hideMark/>
          </w:tcPr>
          <w:p w14:paraId="2C0FECC7"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79FB5685" w14:textId="70634176"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w:t>
            </w:r>
            <w:ins w:id="79" w:author="Katinka Krahn" w:date="2023-06-12T12:22:00Z">
              <w:r w:rsidR="000368FD">
                <w:rPr>
                  <w:rFonts w:asciiTheme="majorHAnsi" w:hAnsiTheme="majorHAnsi" w:cstheme="majorHAnsi"/>
                  <w:sz w:val="20"/>
                  <w:szCs w:val="20"/>
                  <w:lang w:val="en-US"/>
                </w:rPr>
                <w:t>6</w:t>
              </w:r>
            </w:ins>
            <w:del w:id="80" w:author="Katinka Krahn" w:date="2023-06-12T12:22:00Z">
              <w:r w:rsidRPr="004D3D3C" w:rsidDel="000368FD">
                <w:rPr>
                  <w:rFonts w:asciiTheme="majorHAnsi" w:hAnsiTheme="majorHAnsi" w:cstheme="majorHAnsi"/>
                  <w:sz w:val="20"/>
                  <w:szCs w:val="20"/>
                  <w:lang w:val="en-US"/>
                </w:rPr>
                <w:delText>5</w:delText>
              </w:r>
            </w:del>
            <w:r w:rsidRPr="004D3D3C">
              <w:rPr>
                <w:rFonts w:asciiTheme="majorHAnsi" w:hAnsiTheme="majorHAnsi" w:cstheme="majorHAnsi"/>
                <w:sz w:val="20"/>
                <w:szCs w:val="20"/>
                <w:lang w:val="en-US"/>
              </w:rPr>
              <w:t>0</w:t>
            </w:r>
          </w:p>
        </w:tc>
        <w:tc>
          <w:tcPr>
            <w:tcW w:w="445" w:type="pct"/>
            <w:noWrap/>
            <w:vAlign w:val="center"/>
            <w:hideMark/>
          </w:tcPr>
          <w:p w14:paraId="3A33306A"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49 %</w:t>
            </w:r>
          </w:p>
        </w:tc>
        <w:tc>
          <w:tcPr>
            <w:tcW w:w="319" w:type="pct"/>
            <w:noWrap/>
            <w:vAlign w:val="center"/>
            <w:hideMark/>
          </w:tcPr>
          <w:p w14:paraId="58D53556"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19 %</w:t>
            </w:r>
          </w:p>
        </w:tc>
        <w:tc>
          <w:tcPr>
            <w:tcW w:w="384" w:type="pct"/>
            <w:noWrap/>
            <w:vAlign w:val="center"/>
            <w:hideMark/>
          </w:tcPr>
          <w:p w14:paraId="066C147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382" w:type="pct"/>
            <w:noWrap/>
            <w:vAlign w:val="center"/>
            <w:hideMark/>
          </w:tcPr>
          <w:p w14:paraId="7B5AB6A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09" w:type="pct"/>
            <w:noWrap/>
            <w:vAlign w:val="center"/>
            <w:hideMark/>
          </w:tcPr>
          <w:p w14:paraId="621D39A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78.9</w:t>
            </w:r>
          </w:p>
        </w:tc>
        <w:tc>
          <w:tcPr>
            <w:tcW w:w="575" w:type="pct"/>
            <w:noWrap/>
            <w:vAlign w:val="center"/>
            <w:hideMark/>
          </w:tcPr>
          <w:p w14:paraId="163A46A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294.4</w:t>
            </w:r>
          </w:p>
        </w:tc>
        <w:tc>
          <w:tcPr>
            <w:tcW w:w="576" w:type="pct"/>
            <w:noWrap/>
            <w:vAlign w:val="center"/>
            <w:hideMark/>
          </w:tcPr>
          <w:p w14:paraId="54B4BC2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32.1</w:t>
            </w:r>
          </w:p>
        </w:tc>
        <w:tc>
          <w:tcPr>
            <w:tcW w:w="426" w:type="pct"/>
            <w:vMerge/>
            <w:vAlign w:val="center"/>
          </w:tcPr>
          <w:p w14:paraId="6E4DB134" w14:textId="77777777" w:rsidR="009666F4" w:rsidRPr="00513EFD" w:rsidRDefault="009666F4" w:rsidP="00513EFD">
            <w:pPr>
              <w:ind w:firstLine="0"/>
              <w:jc w:val="center"/>
              <w:rPr>
                <w:rFonts w:asciiTheme="majorHAnsi" w:hAnsiTheme="majorHAnsi" w:cstheme="majorHAnsi"/>
                <w:color w:val="000000"/>
                <w:sz w:val="20"/>
                <w:szCs w:val="20"/>
                <w:lang w:val="en-US"/>
              </w:rPr>
            </w:pPr>
          </w:p>
        </w:tc>
        <w:tc>
          <w:tcPr>
            <w:tcW w:w="425" w:type="pct"/>
            <w:vMerge/>
          </w:tcPr>
          <w:p w14:paraId="5A7170F5" w14:textId="77777777" w:rsidR="009666F4" w:rsidRPr="00513EFD" w:rsidRDefault="009666F4">
            <w:pPr>
              <w:ind w:firstLine="0"/>
              <w:jc w:val="center"/>
              <w:rPr>
                <w:rFonts w:asciiTheme="majorHAnsi" w:hAnsiTheme="majorHAnsi" w:cstheme="majorHAnsi"/>
                <w:color w:val="000000"/>
                <w:sz w:val="20"/>
                <w:szCs w:val="20"/>
                <w:lang w:val="en-US"/>
              </w:rPr>
            </w:pPr>
          </w:p>
        </w:tc>
      </w:tr>
      <w:tr w:rsidR="009666F4" w:rsidRPr="00B0464C" w14:paraId="18B42FCB" w14:textId="4D0759B8" w:rsidTr="00D66A31">
        <w:trPr>
          <w:trHeight w:val="300"/>
          <w:jc w:val="center"/>
        </w:trPr>
        <w:tc>
          <w:tcPr>
            <w:tcW w:w="509" w:type="pct"/>
            <w:vMerge w:val="restart"/>
            <w:noWrap/>
            <w:vAlign w:val="center"/>
            <w:hideMark/>
          </w:tcPr>
          <w:p w14:paraId="08F5567C" w14:textId="77777777"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WT</w:t>
            </w:r>
          </w:p>
        </w:tc>
        <w:tc>
          <w:tcPr>
            <w:tcW w:w="450" w:type="pct"/>
            <w:noWrap/>
            <w:vAlign w:val="center"/>
            <w:hideMark/>
          </w:tcPr>
          <w:p w14:paraId="47037823" w14:textId="7FDF1313"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500</w:t>
            </w:r>
          </w:p>
        </w:tc>
        <w:tc>
          <w:tcPr>
            <w:tcW w:w="445" w:type="pct"/>
            <w:noWrap/>
            <w:vAlign w:val="center"/>
            <w:hideMark/>
          </w:tcPr>
          <w:p w14:paraId="6B24AD2E"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30 %</w:t>
            </w:r>
          </w:p>
        </w:tc>
        <w:tc>
          <w:tcPr>
            <w:tcW w:w="319" w:type="pct"/>
            <w:noWrap/>
            <w:vAlign w:val="center"/>
            <w:hideMark/>
          </w:tcPr>
          <w:p w14:paraId="7914AF13"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48 %</w:t>
            </w:r>
          </w:p>
        </w:tc>
        <w:tc>
          <w:tcPr>
            <w:tcW w:w="384" w:type="pct"/>
            <w:noWrap/>
            <w:vAlign w:val="center"/>
            <w:hideMark/>
          </w:tcPr>
          <w:p w14:paraId="298D655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22 %</w:t>
            </w:r>
          </w:p>
        </w:tc>
        <w:tc>
          <w:tcPr>
            <w:tcW w:w="382" w:type="pct"/>
            <w:noWrap/>
            <w:vAlign w:val="center"/>
            <w:hideMark/>
          </w:tcPr>
          <w:p w14:paraId="30766532"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1.9</w:t>
            </w:r>
          </w:p>
        </w:tc>
        <w:tc>
          <w:tcPr>
            <w:tcW w:w="509" w:type="pct"/>
            <w:noWrap/>
            <w:vAlign w:val="center"/>
            <w:hideMark/>
          </w:tcPr>
          <w:p w14:paraId="491502C9"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17.2</w:t>
            </w:r>
          </w:p>
        </w:tc>
        <w:tc>
          <w:tcPr>
            <w:tcW w:w="575" w:type="pct"/>
            <w:noWrap/>
            <w:vAlign w:val="center"/>
            <w:hideMark/>
          </w:tcPr>
          <w:p w14:paraId="4618A7C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26.2</w:t>
            </w:r>
          </w:p>
        </w:tc>
        <w:tc>
          <w:tcPr>
            <w:tcW w:w="576" w:type="pct"/>
            <w:noWrap/>
            <w:vAlign w:val="center"/>
            <w:hideMark/>
          </w:tcPr>
          <w:p w14:paraId="3AE906BC"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2.3</w:t>
            </w:r>
          </w:p>
        </w:tc>
        <w:tc>
          <w:tcPr>
            <w:tcW w:w="426" w:type="pct"/>
            <w:vMerge w:val="restart"/>
            <w:vAlign w:val="center"/>
          </w:tcPr>
          <w:p w14:paraId="0B847874" w14:textId="1C45C0B1" w:rsidR="009666F4" w:rsidRPr="00513EFD" w:rsidRDefault="009666F4" w:rsidP="00513EFD">
            <w:pPr>
              <w:ind w:firstLine="0"/>
              <w:jc w:val="center"/>
              <w:rPr>
                <w:rFonts w:asciiTheme="majorHAnsi" w:hAnsiTheme="majorHAnsi" w:cstheme="majorHAnsi"/>
                <w:color w:val="000000"/>
                <w:sz w:val="20"/>
                <w:szCs w:val="20"/>
                <w:lang w:val="en-US"/>
              </w:rPr>
            </w:pPr>
            <w:r w:rsidRPr="00513EFD">
              <w:rPr>
                <w:rFonts w:asciiTheme="majorHAnsi" w:hAnsiTheme="majorHAnsi" w:cstheme="majorHAnsi"/>
                <w:color w:val="000000"/>
                <w:sz w:val="20"/>
                <w:szCs w:val="20"/>
              </w:rPr>
              <w:t>0.01 ± 0.01</w:t>
            </w:r>
          </w:p>
        </w:tc>
        <w:tc>
          <w:tcPr>
            <w:tcW w:w="425" w:type="pct"/>
            <w:vMerge w:val="restart"/>
          </w:tcPr>
          <w:p w14:paraId="3E432B70" w14:textId="77777777" w:rsidR="001400E7" w:rsidRDefault="001400E7" w:rsidP="001400E7">
            <w:pPr>
              <w:ind w:firstLine="0"/>
              <w:jc w:val="center"/>
              <w:rPr>
                <w:ins w:id="81" w:author="Gudny Flatabo" w:date="2023-06-08T20:16:00Z"/>
                <w:rFonts w:asciiTheme="majorHAnsi" w:hAnsiTheme="majorHAnsi" w:cstheme="majorHAnsi"/>
                <w:color w:val="000000"/>
                <w:sz w:val="20"/>
                <w:szCs w:val="20"/>
                <w:lang w:val="en-US"/>
              </w:rPr>
            </w:pPr>
          </w:p>
          <w:p w14:paraId="7970DACB" w14:textId="77777777" w:rsidR="001400E7" w:rsidRDefault="001400E7" w:rsidP="001400E7">
            <w:pPr>
              <w:ind w:firstLine="0"/>
              <w:jc w:val="center"/>
              <w:rPr>
                <w:ins w:id="82" w:author="Gudny Flatabo" w:date="2023-06-08T20:16:00Z"/>
                <w:rFonts w:asciiTheme="majorHAnsi" w:hAnsiTheme="majorHAnsi" w:cstheme="majorHAnsi"/>
                <w:color w:val="000000"/>
                <w:sz w:val="20"/>
                <w:szCs w:val="20"/>
                <w:lang w:val="en-US"/>
              </w:rPr>
            </w:pPr>
          </w:p>
          <w:p w14:paraId="67096C8B" w14:textId="77777777" w:rsidR="001400E7" w:rsidRDefault="001400E7" w:rsidP="001400E7">
            <w:pPr>
              <w:ind w:firstLine="0"/>
              <w:jc w:val="center"/>
              <w:rPr>
                <w:ins w:id="83" w:author="Gudny Flatabo" w:date="2023-06-08T20:16:00Z"/>
                <w:rFonts w:asciiTheme="majorHAnsi" w:hAnsiTheme="majorHAnsi" w:cstheme="majorHAnsi"/>
                <w:color w:val="000000"/>
                <w:sz w:val="20"/>
                <w:szCs w:val="20"/>
                <w:lang w:val="en-US"/>
              </w:rPr>
            </w:pPr>
          </w:p>
          <w:p w14:paraId="2E09C535" w14:textId="52BAE5A9" w:rsidR="009666F4" w:rsidRPr="00513EFD" w:rsidRDefault="001400E7">
            <w:pPr>
              <w:ind w:firstLine="0"/>
              <w:jc w:val="center"/>
              <w:rPr>
                <w:rFonts w:asciiTheme="majorHAnsi" w:hAnsiTheme="majorHAnsi" w:cstheme="majorHAnsi"/>
                <w:color w:val="000000"/>
                <w:sz w:val="20"/>
                <w:szCs w:val="20"/>
              </w:rPr>
            </w:pPr>
            <w:ins w:id="84" w:author="Gudny Flatabo" w:date="2023-06-08T20:11:00Z">
              <w:r>
                <w:rPr>
                  <w:rFonts w:asciiTheme="majorHAnsi" w:hAnsiTheme="majorHAnsi" w:cstheme="majorHAnsi"/>
                  <w:color w:val="000000"/>
                  <w:sz w:val="20"/>
                  <w:szCs w:val="20"/>
                  <w:lang w:val="en-US"/>
                </w:rPr>
                <w:t>0.66</w:t>
              </w:r>
              <w:r w:rsidRPr="00513EFD">
                <w:rPr>
                  <w:rFonts w:asciiTheme="majorHAnsi" w:hAnsiTheme="majorHAnsi" w:cstheme="majorHAnsi"/>
                  <w:color w:val="000000"/>
                  <w:sz w:val="20"/>
                  <w:szCs w:val="20"/>
                </w:rPr>
                <w:t xml:space="preserve"> ± 0.0</w:t>
              </w:r>
              <w:r>
                <w:rPr>
                  <w:rFonts w:asciiTheme="majorHAnsi" w:hAnsiTheme="majorHAnsi" w:cstheme="majorHAnsi"/>
                  <w:color w:val="000000"/>
                  <w:sz w:val="20"/>
                  <w:szCs w:val="20"/>
                </w:rPr>
                <w:t>2</w:t>
              </w:r>
            </w:ins>
          </w:p>
        </w:tc>
      </w:tr>
      <w:tr w:rsidR="009666F4" w:rsidRPr="00B0464C" w14:paraId="6C95FEBD" w14:textId="47DF422B" w:rsidTr="00D66A31">
        <w:trPr>
          <w:trHeight w:val="300"/>
          <w:jc w:val="center"/>
        </w:trPr>
        <w:tc>
          <w:tcPr>
            <w:tcW w:w="509" w:type="pct"/>
            <w:vMerge/>
            <w:vAlign w:val="center"/>
            <w:hideMark/>
          </w:tcPr>
          <w:p w14:paraId="539A3BE3"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5EF855B2" w14:textId="0E4C9C86"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600</w:t>
            </w:r>
          </w:p>
        </w:tc>
        <w:tc>
          <w:tcPr>
            <w:tcW w:w="445" w:type="pct"/>
            <w:noWrap/>
            <w:vAlign w:val="center"/>
            <w:hideMark/>
          </w:tcPr>
          <w:p w14:paraId="77FC6C8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27 %</w:t>
            </w:r>
          </w:p>
        </w:tc>
        <w:tc>
          <w:tcPr>
            <w:tcW w:w="319" w:type="pct"/>
            <w:noWrap/>
            <w:vAlign w:val="center"/>
            <w:hideMark/>
          </w:tcPr>
          <w:p w14:paraId="29DC28D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41 %</w:t>
            </w:r>
          </w:p>
        </w:tc>
        <w:tc>
          <w:tcPr>
            <w:tcW w:w="384" w:type="pct"/>
            <w:noWrap/>
            <w:vAlign w:val="center"/>
            <w:hideMark/>
          </w:tcPr>
          <w:p w14:paraId="7E18C4E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32 %</w:t>
            </w:r>
          </w:p>
        </w:tc>
        <w:tc>
          <w:tcPr>
            <w:tcW w:w="382" w:type="pct"/>
            <w:noWrap/>
            <w:vAlign w:val="center"/>
            <w:hideMark/>
          </w:tcPr>
          <w:p w14:paraId="1746E69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w:t>
            </w:r>
          </w:p>
        </w:tc>
        <w:tc>
          <w:tcPr>
            <w:tcW w:w="509" w:type="pct"/>
            <w:noWrap/>
            <w:vAlign w:val="center"/>
            <w:hideMark/>
          </w:tcPr>
          <w:p w14:paraId="16087DA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29.1</w:t>
            </w:r>
          </w:p>
        </w:tc>
        <w:tc>
          <w:tcPr>
            <w:tcW w:w="575" w:type="pct"/>
            <w:noWrap/>
            <w:vAlign w:val="center"/>
            <w:hideMark/>
          </w:tcPr>
          <w:p w14:paraId="5EC8565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44.1</w:t>
            </w:r>
          </w:p>
        </w:tc>
        <w:tc>
          <w:tcPr>
            <w:tcW w:w="576" w:type="pct"/>
            <w:noWrap/>
            <w:vAlign w:val="center"/>
            <w:hideMark/>
          </w:tcPr>
          <w:p w14:paraId="46A61590"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6.7</w:t>
            </w:r>
          </w:p>
        </w:tc>
        <w:tc>
          <w:tcPr>
            <w:tcW w:w="426" w:type="pct"/>
            <w:vMerge/>
          </w:tcPr>
          <w:p w14:paraId="4E459B7D" w14:textId="77777777" w:rsidR="009666F4" w:rsidRPr="004D3D3C" w:rsidRDefault="009666F4" w:rsidP="00F3542F">
            <w:pPr>
              <w:ind w:firstLine="0"/>
              <w:jc w:val="center"/>
              <w:rPr>
                <w:rFonts w:asciiTheme="majorHAnsi" w:hAnsiTheme="majorHAnsi" w:cstheme="majorHAnsi"/>
                <w:color w:val="000000"/>
                <w:sz w:val="20"/>
                <w:szCs w:val="20"/>
                <w:lang w:val="en-US"/>
              </w:rPr>
            </w:pPr>
          </w:p>
        </w:tc>
        <w:tc>
          <w:tcPr>
            <w:tcW w:w="425" w:type="pct"/>
            <w:vMerge/>
          </w:tcPr>
          <w:p w14:paraId="5AFA4323" w14:textId="77777777" w:rsidR="009666F4" w:rsidRPr="004D3D3C" w:rsidRDefault="009666F4" w:rsidP="00F3542F">
            <w:pPr>
              <w:ind w:firstLine="0"/>
              <w:jc w:val="center"/>
              <w:rPr>
                <w:rFonts w:asciiTheme="majorHAnsi" w:hAnsiTheme="majorHAnsi" w:cstheme="majorHAnsi"/>
                <w:color w:val="000000"/>
                <w:sz w:val="20"/>
                <w:szCs w:val="20"/>
                <w:lang w:val="en-US"/>
              </w:rPr>
            </w:pPr>
          </w:p>
        </w:tc>
      </w:tr>
      <w:tr w:rsidR="009666F4" w:rsidRPr="00B0464C" w14:paraId="462C283B" w14:textId="4DEE758C" w:rsidTr="00D66A31">
        <w:trPr>
          <w:trHeight w:val="300"/>
          <w:jc w:val="center"/>
        </w:trPr>
        <w:tc>
          <w:tcPr>
            <w:tcW w:w="509" w:type="pct"/>
            <w:vMerge/>
            <w:vAlign w:val="center"/>
            <w:hideMark/>
          </w:tcPr>
          <w:p w14:paraId="515A9929"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1BB2A784" w14:textId="02C6FFA5"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700</w:t>
            </w:r>
          </w:p>
        </w:tc>
        <w:tc>
          <w:tcPr>
            <w:tcW w:w="445" w:type="pct"/>
            <w:noWrap/>
            <w:vAlign w:val="center"/>
            <w:hideMark/>
          </w:tcPr>
          <w:p w14:paraId="2FD142D4"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21 %</w:t>
            </w:r>
          </w:p>
        </w:tc>
        <w:tc>
          <w:tcPr>
            <w:tcW w:w="319" w:type="pct"/>
            <w:noWrap/>
            <w:vAlign w:val="center"/>
            <w:hideMark/>
          </w:tcPr>
          <w:p w14:paraId="09FD8A9F"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26 %</w:t>
            </w:r>
          </w:p>
        </w:tc>
        <w:tc>
          <w:tcPr>
            <w:tcW w:w="384" w:type="pct"/>
            <w:noWrap/>
            <w:vAlign w:val="center"/>
            <w:hideMark/>
          </w:tcPr>
          <w:p w14:paraId="5EBBB3CD"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53 %</w:t>
            </w:r>
          </w:p>
        </w:tc>
        <w:tc>
          <w:tcPr>
            <w:tcW w:w="382" w:type="pct"/>
            <w:noWrap/>
            <w:vAlign w:val="center"/>
            <w:hideMark/>
          </w:tcPr>
          <w:p w14:paraId="61EDA89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1.9</w:t>
            </w:r>
          </w:p>
        </w:tc>
        <w:tc>
          <w:tcPr>
            <w:tcW w:w="509" w:type="pct"/>
            <w:noWrap/>
            <w:vAlign w:val="center"/>
            <w:hideMark/>
          </w:tcPr>
          <w:p w14:paraId="7569C959"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66.4</w:t>
            </w:r>
          </w:p>
        </w:tc>
        <w:tc>
          <w:tcPr>
            <w:tcW w:w="575" w:type="pct"/>
            <w:noWrap/>
            <w:vAlign w:val="center"/>
            <w:hideMark/>
          </w:tcPr>
          <w:p w14:paraId="765E5E6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91.4</w:t>
            </w:r>
          </w:p>
        </w:tc>
        <w:tc>
          <w:tcPr>
            <w:tcW w:w="576" w:type="pct"/>
            <w:noWrap/>
            <w:vAlign w:val="center"/>
            <w:hideMark/>
          </w:tcPr>
          <w:p w14:paraId="1D57A39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12.0</w:t>
            </w:r>
          </w:p>
        </w:tc>
        <w:tc>
          <w:tcPr>
            <w:tcW w:w="426" w:type="pct"/>
            <w:vMerge/>
          </w:tcPr>
          <w:p w14:paraId="24332C5F" w14:textId="77777777" w:rsidR="009666F4" w:rsidRPr="004D3D3C" w:rsidRDefault="009666F4" w:rsidP="00F3542F">
            <w:pPr>
              <w:ind w:firstLine="0"/>
              <w:jc w:val="center"/>
              <w:rPr>
                <w:rFonts w:asciiTheme="majorHAnsi" w:hAnsiTheme="majorHAnsi" w:cstheme="majorHAnsi"/>
                <w:color w:val="000000"/>
                <w:sz w:val="20"/>
                <w:szCs w:val="20"/>
                <w:lang w:val="en-US"/>
              </w:rPr>
            </w:pPr>
          </w:p>
        </w:tc>
        <w:tc>
          <w:tcPr>
            <w:tcW w:w="425" w:type="pct"/>
            <w:vMerge/>
          </w:tcPr>
          <w:p w14:paraId="502061E9" w14:textId="77777777" w:rsidR="009666F4" w:rsidRPr="004D3D3C" w:rsidRDefault="009666F4" w:rsidP="00F3542F">
            <w:pPr>
              <w:ind w:firstLine="0"/>
              <w:jc w:val="center"/>
              <w:rPr>
                <w:rFonts w:asciiTheme="majorHAnsi" w:hAnsiTheme="majorHAnsi" w:cstheme="majorHAnsi"/>
                <w:color w:val="000000"/>
                <w:sz w:val="20"/>
                <w:szCs w:val="20"/>
                <w:lang w:val="en-US"/>
              </w:rPr>
            </w:pPr>
          </w:p>
        </w:tc>
      </w:tr>
      <w:tr w:rsidR="009666F4" w:rsidRPr="00B0464C" w14:paraId="1D3B2A90" w14:textId="0559109F" w:rsidTr="00D66A31">
        <w:trPr>
          <w:trHeight w:val="300"/>
          <w:jc w:val="center"/>
        </w:trPr>
        <w:tc>
          <w:tcPr>
            <w:tcW w:w="509" w:type="pct"/>
            <w:vMerge/>
            <w:vAlign w:val="center"/>
            <w:hideMark/>
          </w:tcPr>
          <w:p w14:paraId="27103EBF" w14:textId="77777777" w:rsidR="009666F4" w:rsidRPr="004D3D3C" w:rsidRDefault="009666F4" w:rsidP="00F3542F">
            <w:pPr>
              <w:ind w:firstLine="0"/>
              <w:jc w:val="center"/>
              <w:rPr>
                <w:rFonts w:asciiTheme="majorHAnsi" w:hAnsiTheme="majorHAnsi" w:cstheme="majorHAnsi"/>
                <w:sz w:val="20"/>
                <w:szCs w:val="20"/>
                <w:lang w:val="en-US"/>
              </w:rPr>
            </w:pPr>
          </w:p>
        </w:tc>
        <w:tc>
          <w:tcPr>
            <w:tcW w:w="450" w:type="pct"/>
            <w:noWrap/>
            <w:vAlign w:val="center"/>
            <w:hideMark/>
          </w:tcPr>
          <w:p w14:paraId="3543DAA9" w14:textId="5EDD909F" w:rsidR="009666F4" w:rsidRPr="004D3D3C" w:rsidRDefault="009666F4" w:rsidP="00F3542F">
            <w:pPr>
              <w:ind w:firstLine="0"/>
              <w:jc w:val="center"/>
              <w:rPr>
                <w:rFonts w:asciiTheme="majorHAnsi" w:hAnsiTheme="majorHAnsi" w:cstheme="majorHAnsi"/>
                <w:sz w:val="20"/>
                <w:szCs w:val="20"/>
                <w:lang w:val="en-US"/>
              </w:rPr>
            </w:pPr>
            <w:r w:rsidRPr="004D3D3C">
              <w:rPr>
                <w:rFonts w:asciiTheme="majorHAnsi" w:hAnsiTheme="majorHAnsi" w:cstheme="majorHAnsi"/>
                <w:sz w:val="20"/>
                <w:szCs w:val="20"/>
                <w:lang w:val="en-US"/>
              </w:rPr>
              <w:t>800</w:t>
            </w:r>
          </w:p>
        </w:tc>
        <w:tc>
          <w:tcPr>
            <w:tcW w:w="445" w:type="pct"/>
            <w:noWrap/>
            <w:vAlign w:val="center"/>
            <w:hideMark/>
          </w:tcPr>
          <w:p w14:paraId="072864D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18 %</w:t>
            </w:r>
          </w:p>
        </w:tc>
        <w:tc>
          <w:tcPr>
            <w:tcW w:w="319" w:type="pct"/>
            <w:noWrap/>
            <w:vAlign w:val="center"/>
            <w:hideMark/>
          </w:tcPr>
          <w:p w14:paraId="33B1E8C5"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24 %</w:t>
            </w:r>
          </w:p>
        </w:tc>
        <w:tc>
          <w:tcPr>
            <w:tcW w:w="384" w:type="pct"/>
            <w:noWrap/>
            <w:vAlign w:val="center"/>
            <w:hideMark/>
          </w:tcPr>
          <w:p w14:paraId="4B3BA4C8"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58 %</w:t>
            </w:r>
          </w:p>
        </w:tc>
        <w:tc>
          <w:tcPr>
            <w:tcW w:w="382" w:type="pct"/>
            <w:noWrap/>
            <w:vAlign w:val="center"/>
            <w:hideMark/>
          </w:tcPr>
          <w:p w14:paraId="4A2D76F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w:t>
            </w:r>
          </w:p>
        </w:tc>
        <w:tc>
          <w:tcPr>
            <w:tcW w:w="509" w:type="pct"/>
            <w:noWrap/>
            <w:vAlign w:val="center"/>
            <w:hideMark/>
          </w:tcPr>
          <w:p w14:paraId="4D3A4B5B"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73.8</w:t>
            </w:r>
          </w:p>
        </w:tc>
        <w:tc>
          <w:tcPr>
            <w:tcW w:w="575" w:type="pct"/>
            <w:noWrap/>
            <w:vAlign w:val="center"/>
            <w:hideMark/>
          </w:tcPr>
          <w:p w14:paraId="5069C989"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79.3</w:t>
            </w:r>
          </w:p>
        </w:tc>
        <w:tc>
          <w:tcPr>
            <w:tcW w:w="576" w:type="pct"/>
            <w:noWrap/>
            <w:vAlign w:val="center"/>
            <w:hideMark/>
          </w:tcPr>
          <w:p w14:paraId="056560B1" w14:textId="77777777" w:rsidR="009666F4" w:rsidRPr="004D3D3C" w:rsidRDefault="009666F4" w:rsidP="00F3542F">
            <w:pPr>
              <w:ind w:firstLine="0"/>
              <w:jc w:val="center"/>
              <w:rPr>
                <w:rFonts w:asciiTheme="majorHAnsi" w:hAnsiTheme="majorHAnsi" w:cstheme="majorHAnsi"/>
                <w:color w:val="000000"/>
                <w:sz w:val="20"/>
                <w:szCs w:val="20"/>
                <w:lang w:val="en-US"/>
              </w:rPr>
            </w:pPr>
            <w:r w:rsidRPr="004D3D3C">
              <w:rPr>
                <w:rFonts w:asciiTheme="majorHAnsi" w:hAnsiTheme="majorHAnsi" w:cstheme="majorHAnsi"/>
                <w:color w:val="000000"/>
                <w:sz w:val="20"/>
                <w:szCs w:val="20"/>
                <w:lang w:val="en-US"/>
              </w:rPr>
              <w:t>12.8</w:t>
            </w:r>
          </w:p>
        </w:tc>
        <w:tc>
          <w:tcPr>
            <w:tcW w:w="426" w:type="pct"/>
            <w:vMerge/>
          </w:tcPr>
          <w:p w14:paraId="7C7DCACD" w14:textId="77777777" w:rsidR="009666F4" w:rsidRPr="004D3D3C" w:rsidRDefault="009666F4" w:rsidP="00F3542F">
            <w:pPr>
              <w:ind w:firstLine="0"/>
              <w:jc w:val="center"/>
              <w:rPr>
                <w:rFonts w:asciiTheme="majorHAnsi" w:hAnsiTheme="majorHAnsi" w:cstheme="majorHAnsi"/>
                <w:color w:val="000000"/>
                <w:sz w:val="20"/>
                <w:szCs w:val="20"/>
                <w:lang w:val="en-US"/>
              </w:rPr>
            </w:pPr>
          </w:p>
        </w:tc>
        <w:tc>
          <w:tcPr>
            <w:tcW w:w="425" w:type="pct"/>
            <w:vMerge/>
          </w:tcPr>
          <w:p w14:paraId="44DF6998" w14:textId="77777777" w:rsidR="009666F4" w:rsidRPr="004D3D3C" w:rsidRDefault="009666F4" w:rsidP="00F3542F">
            <w:pPr>
              <w:ind w:firstLine="0"/>
              <w:jc w:val="center"/>
              <w:rPr>
                <w:rFonts w:asciiTheme="majorHAnsi" w:hAnsiTheme="majorHAnsi" w:cstheme="majorHAnsi"/>
                <w:color w:val="000000"/>
                <w:sz w:val="20"/>
                <w:szCs w:val="20"/>
                <w:lang w:val="en-US"/>
              </w:rPr>
            </w:pPr>
          </w:p>
        </w:tc>
      </w:tr>
    </w:tbl>
    <w:p w14:paraId="01DC9C00" w14:textId="77777777" w:rsidR="000940A3" w:rsidRDefault="000940A3" w:rsidP="000940A3">
      <w:pPr>
        <w:pStyle w:val="Utenavsnitt"/>
        <w:rPr>
          <w:sz w:val="24"/>
          <w:szCs w:val="24"/>
          <w:vertAlign w:val="baseline"/>
        </w:rPr>
      </w:pPr>
    </w:p>
    <w:p w14:paraId="16A92539" w14:textId="678E3E7E" w:rsidR="00150438" w:rsidRPr="00F03D9C" w:rsidRDefault="00150438" w:rsidP="00150438">
      <w:pPr>
        <w:pStyle w:val="Caption"/>
        <w:keepNext/>
        <w:rPr>
          <w:lang w:val="en-US"/>
        </w:rPr>
      </w:pPr>
      <w:r w:rsidRPr="00F03D9C">
        <w:rPr>
          <w:lang w:val="en-US"/>
        </w:rPr>
        <w:lastRenderedPageBreak/>
        <w:t>Table S</w:t>
      </w:r>
      <w:r>
        <w:rPr>
          <w:lang w:val="en-US"/>
        </w:rPr>
        <w:t>.</w:t>
      </w:r>
      <w:r>
        <w:fldChar w:fldCharType="begin"/>
      </w:r>
      <w:r w:rsidRPr="00F03D9C">
        <w:rPr>
          <w:lang w:val="en-US"/>
        </w:rPr>
        <w:instrText xml:space="preserve"> SEQ Table_S \* ARABIC </w:instrText>
      </w:r>
      <w:r>
        <w:fldChar w:fldCharType="separate"/>
      </w:r>
      <w:r w:rsidR="00D40917">
        <w:rPr>
          <w:noProof/>
          <w:lang w:val="en-US"/>
        </w:rPr>
        <w:t>5</w:t>
      </w:r>
      <w:r>
        <w:fldChar w:fldCharType="end"/>
      </w:r>
      <w:r w:rsidRPr="00150438">
        <w:rPr>
          <w:lang w:val="en-US"/>
        </w:rPr>
        <w:t>.</w:t>
      </w:r>
      <w:r w:rsidRPr="00F03D9C">
        <w:rPr>
          <w:lang w:val="en-US"/>
        </w:rPr>
        <w:t xml:space="preserve"> Concentration of pol</w:t>
      </w:r>
      <w:r>
        <w:rPr>
          <w:lang w:val="en-US"/>
        </w:rPr>
        <w:t xml:space="preserve">lutants in pyrolysis oil.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45"/>
        <w:gridCol w:w="753"/>
        <w:gridCol w:w="1374"/>
        <w:gridCol w:w="567"/>
        <w:gridCol w:w="1018"/>
        <w:gridCol w:w="1045"/>
        <w:gridCol w:w="1745"/>
        <w:gridCol w:w="1713"/>
      </w:tblGrid>
      <w:tr w:rsidR="00150438" w:rsidRPr="007C57E1" w14:paraId="746507A4" w14:textId="77777777" w:rsidTr="00150438">
        <w:trPr>
          <w:trHeight w:val="300"/>
        </w:trPr>
        <w:tc>
          <w:tcPr>
            <w:tcW w:w="845" w:type="dxa"/>
            <w:shd w:val="clear" w:color="auto" w:fill="auto"/>
            <w:noWrap/>
            <w:vAlign w:val="center"/>
            <w:hideMark/>
          </w:tcPr>
          <w:p w14:paraId="7205B819" w14:textId="77777777" w:rsidR="00150438" w:rsidRPr="00F03D9C" w:rsidRDefault="00150438" w:rsidP="00F3542F">
            <w:pPr>
              <w:pStyle w:val="Tabell"/>
              <w:jc w:val="center"/>
              <w:rPr>
                <w:b/>
                <w:bCs/>
                <w:sz w:val="20"/>
                <w:szCs w:val="20"/>
                <w:lang w:val="en-US"/>
              </w:rPr>
            </w:pPr>
            <w:r w:rsidRPr="00F03D9C">
              <w:rPr>
                <w:b/>
                <w:bCs/>
                <w:sz w:val="20"/>
                <w:szCs w:val="20"/>
                <w:lang w:val="en-US"/>
              </w:rPr>
              <w:t>Feedstock</w:t>
            </w:r>
          </w:p>
        </w:tc>
        <w:tc>
          <w:tcPr>
            <w:tcW w:w="753" w:type="dxa"/>
            <w:shd w:val="clear" w:color="auto" w:fill="auto"/>
            <w:noWrap/>
            <w:vAlign w:val="center"/>
            <w:hideMark/>
          </w:tcPr>
          <w:p w14:paraId="6074805B" w14:textId="77777777" w:rsidR="00150438" w:rsidRPr="00F03D9C" w:rsidRDefault="00150438" w:rsidP="00F3542F">
            <w:pPr>
              <w:pStyle w:val="Tabell"/>
              <w:jc w:val="center"/>
              <w:rPr>
                <w:b/>
                <w:bCs/>
                <w:sz w:val="20"/>
                <w:szCs w:val="20"/>
                <w:lang w:val="en-US"/>
              </w:rPr>
            </w:pPr>
            <w:r w:rsidRPr="00F03D9C">
              <w:rPr>
                <w:b/>
                <w:bCs/>
                <w:sz w:val="20"/>
                <w:szCs w:val="20"/>
                <w:lang w:val="en-US"/>
              </w:rPr>
              <w:t xml:space="preserve">Pyr. </w:t>
            </w:r>
          </w:p>
          <w:p w14:paraId="706D04D6" w14:textId="77777777" w:rsidR="00150438" w:rsidRPr="00F03D9C" w:rsidRDefault="00150438" w:rsidP="00F3542F">
            <w:pPr>
              <w:pStyle w:val="Tabell"/>
              <w:jc w:val="center"/>
              <w:rPr>
                <w:b/>
                <w:bCs/>
                <w:sz w:val="20"/>
                <w:szCs w:val="20"/>
                <w:lang w:val="en-US"/>
              </w:rPr>
            </w:pPr>
            <w:r w:rsidRPr="00F03D9C">
              <w:rPr>
                <w:b/>
                <w:bCs/>
                <w:sz w:val="20"/>
                <w:szCs w:val="20"/>
                <w:lang w:val="en-US"/>
              </w:rPr>
              <w:t xml:space="preserve">temp. ˚C </w:t>
            </w:r>
          </w:p>
        </w:tc>
        <w:tc>
          <w:tcPr>
            <w:tcW w:w="1374" w:type="dxa"/>
            <w:shd w:val="clear" w:color="auto" w:fill="auto"/>
            <w:noWrap/>
            <w:vAlign w:val="center"/>
            <w:hideMark/>
          </w:tcPr>
          <w:p w14:paraId="215F8785" w14:textId="77777777" w:rsidR="00150438" w:rsidRPr="00F03D9C" w:rsidRDefault="00150438" w:rsidP="00F3542F">
            <w:pPr>
              <w:pStyle w:val="Tabell"/>
              <w:jc w:val="center"/>
              <w:rPr>
                <w:b/>
                <w:bCs/>
                <w:sz w:val="20"/>
                <w:szCs w:val="20"/>
                <w:lang w:val="en-US"/>
              </w:rPr>
            </w:pPr>
            <w:r w:rsidRPr="00F03D9C">
              <w:rPr>
                <w:b/>
                <w:bCs/>
                <w:sz w:val="20"/>
                <w:szCs w:val="20"/>
                <w:lang w:val="en-US"/>
              </w:rPr>
              <w:t>pollutant class</w:t>
            </w:r>
          </w:p>
        </w:tc>
        <w:tc>
          <w:tcPr>
            <w:tcW w:w="567" w:type="dxa"/>
            <w:shd w:val="clear" w:color="auto" w:fill="auto"/>
            <w:noWrap/>
            <w:vAlign w:val="center"/>
            <w:hideMark/>
          </w:tcPr>
          <w:p w14:paraId="450D1196" w14:textId="77777777" w:rsidR="00150438" w:rsidRPr="00F03D9C" w:rsidRDefault="00150438" w:rsidP="00F3542F">
            <w:pPr>
              <w:pStyle w:val="Tabell"/>
              <w:jc w:val="center"/>
              <w:rPr>
                <w:b/>
                <w:bCs/>
                <w:sz w:val="20"/>
                <w:szCs w:val="20"/>
                <w:lang w:val="en-US"/>
              </w:rPr>
            </w:pPr>
            <w:r w:rsidRPr="00F03D9C">
              <w:rPr>
                <w:b/>
                <w:bCs/>
                <w:sz w:val="20"/>
                <w:szCs w:val="20"/>
                <w:lang w:val="en-US"/>
              </w:rPr>
              <w:t>yield</w:t>
            </w:r>
          </w:p>
        </w:tc>
        <w:tc>
          <w:tcPr>
            <w:tcW w:w="1018" w:type="dxa"/>
            <w:shd w:val="clear" w:color="auto" w:fill="auto"/>
            <w:noWrap/>
            <w:vAlign w:val="center"/>
            <w:hideMark/>
          </w:tcPr>
          <w:p w14:paraId="21687D96" w14:textId="77777777" w:rsidR="00150438" w:rsidRPr="00F03D9C" w:rsidRDefault="00150438" w:rsidP="00F3542F">
            <w:pPr>
              <w:pStyle w:val="Tabell"/>
              <w:jc w:val="center"/>
              <w:rPr>
                <w:b/>
                <w:bCs/>
                <w:sz w:val="20"/>
                <w:szCs w:val="20"/>
                <w:lang w:val="en-US"/>
              </w:rPr>
            </w:pPr>
            <w:r w:rsidRPr="00F03D9C">
              <w:rPr>
                <w:b/>
                <w:bCs/>
                <w:sz w:val="20"/>
                <w:szCs w:val="20"/>
                <w:lang w:val="en-US"/>
              </w:rPr>
              <w:t>Conc. (total)</w:t>
            </w:r>
          </w:p>
        </w:tc>
        <w:tc>
          <w:tcPr>
            <w:tcW w:w="1045" w:type="dxa"/>
            <w:shd w:val="clear" w:color="auto" w:fill="auto"/>
            <w:noWrap/>
            <w:vAlign w:val="center"/>
            <w:hideMark/>
          </w:tcPr>
          <w:p w14:paraId="40A6B204" w14:textId="77777777" w:rsidR="00150438" w:rsidRPr="00F03D9C" w:rsidRDefault="00150438" w:rsidP="00F3542F">
            <w:pPr>
              <w:pStyle w:val="Tabell"/>
              <w:jc w:val="center"/>
              <w:rPr>
                <w:b/>
                <w:bCs/>
                <w:sz w:val="20"/>
                <w:szCs w:val="20"/>
                <w:lang w:val="en-US"/>
              </w:rPr>
            </w:pPr>
            <w:r w:rsidRPr="00F03D9C">
              <w:rPr>
                <w:b/>
                <w:bCs/>
                <w:sz w:val="20"/>
                <w:szCs w:val="20"/>
                <w:lang w:val="en-US"/>
              </w:rPr>
              <w:t>Conc. (TEQ)</w:t>
            </w:r>
          </w:p>
        </w:tc>
        <w:tc>
          <w:tcPr>
            <w:tcW w:w="1745" w:type="dxa"/>
            <w:shd w:val="clear" w:color="auto" w:fill="auto"/>
            <w:noWrap/>
            <w:vAlign w:val="center"/>
            <w:hideMark/>
          </w:tcPr>
          <w:p w14:paraId="56082B14" w14:textId="77777777" w:rsidR="00150438" w:rsidRPr="00F03D9C" w:rsidRDefault="00150438" w:rsidP="00F3542F">
            <w:pPr>
              <w:pStyle w:val="Tabell"/>
              <w:jc w:val="center"/>
              <w:rPr>
                <w:b/>
                <w:bCs/>
                <w:sz w:val="20"/>
                <w:szCs w:val="20"/>
                <w:lang w:val="en-US"/>
              </w:rPr>
            </w:pPr>
            <w:r w:rsidRPr="00F03D9C">
              <w:rPr>
                <w:b/>
                <w:bCs/>
                <w:sz w:val="20"/>
                <w:szCs w:val="20"/>
                <w:lang w:val="en-US"/>
              </w:rPr>
              <w:t>Conc. (yield corrected)</w:t>
            </w:r>
          </w:p>
        </w:tc>
        <w:tc>
          <w:tcPr>
            <w:tcW w:w="1713" w:type="dxa"/>
            <w:shd w:val="clear" w:color="auto" w:fill="auto"/>
            <w:noWrap/>
            <w:vAlign w:val="center"/>
            <w:hideMark/>
          </w:tcPr>
          <w:p w14:paraId="12698020" w14:textId="585E04D6" w:rsidR="00150438" w:rsidRPr="00F03D9C" w:rsidRDefault="00150438" w:rsidP="00F3542F">
            <w:pPr>
              <w:pStyle w:val="Tabell"/>
              <w:jc w:val="center"/>
              <w:rPr>
                <w:b/>
                <w:bCs/>
                <w:sz w:val="20"/>
                <w:szCs w:val="20"/>
                <w:lang w:val="en-US"/>
              </w:rPr>
            </w:pPr>
            <w:r w:rsidRPr="00F03D9C">
              <w:rPr>
                <w:b/>
                <w:bCs/>
                <w:sz w:val="20"/>
                <w:szCs w:val="20"/>
                <w:lang w:val="en-US"/>
              </w:rPr>
              <w:t>n</w:t>
            </w:r>
            <w:del w:id="85" w:author="Hans Peter Arp" w:date="2023-06-10T00:23:00Z">
              <w:r w:rsidRPr="00F03D9C" w:rsidDel="00326E51">
                <w:rPr>
                  <w:b/>
                  <w:bCs/>
                  <w:sz w:val="20"/>
                  <w:szCs w:val="20"/>
                  <w:lang w:val="en-US"/>
                </w:rPr>
                <w:delText xml:space="preserve">() </w:delText>
              </w:r>
            </w:del>
            <w:ins w:id="86" w:author="Hans Peter Arp" w:date="2023-06-10T00:23:00Z">
              <w:r w:rsidR="00326E51">
                <w:rPr>
                  <w:b/>
                  <w:bCs/>
                  <w:sz w:val="20"/>
                  <w:szCs w:val="20"/>
                  <w:lang w:val="en-US"/>
                </w:rPr>
                <w:t xml:space="preserve"> of</w:t>
              </w:r>
              <w:r w:rsidR="00326E51" w:rsidRPr="00F03D9C">
                <w:rPr>
                  <w:b/>
                  <w:bCs/>
                  <w:sz w:val="20"/>
                  <w:szCs w:val="20"/>
                  <w:lang w:val="en-US"/>
                </w:rPr>
                <w:t xml:space="preserve"> </w:t>
              </w:r>
            </w:ins>
            <w:r w:rsidRPr="00F03D9C">
              <w:rPr>
                <w:b/>
                <w:bCs/>
                <w:sz w:val="20"/>
                <w:szCs w:val="20"/>
                <w:lang w:val="en-US"/>
              </w:rPr>
              <w:t>congeners detected</w:t>
            </w:r>
          </w:p>
        </w:tc>
      </w:tr>
      <w:tr w:rsidR="00150438" w:rsidRPr="007C57E1" w14:paraId="12E4766F" w14:textId="77777777" w:rsidTr="00150438">
        <w:trPr>
          <w:trHeight w:val="300"/>
        </w:trPr>
        <w:tc>
          <w:tcPr>
            <w:tcW w:w="845" w:type="dxa"/>
            <w:vMerge w:val="restart"/>
            <w:shd w:val="clear" w:color="auto" w:fill="auto"/>
            <w:noWrap/>
            <w:vAlign w:val="center"/>
            <w:hideMark/>
          </w:tcPr>
          <w:p w14:paraId="62E30B5F" w14:textId="77777777" w:rsidR="00150438" w:rsidRPr="00602D85" w:rsidRDefault="00150438" w:rsidP="00F3542F">
            <w:pPr>
              <w:pStyle w:val="Tabell"/>
              <w:jc w:val="center"/>
              <w:rPr>
                <w:sz w:val="20"/>
                <w:szCs w:val="20"/>
                <w:lang w:val="en-US"/>
              </w:rPr>
            </w:pPr>
            <w:r w:rsidRPr="00602D85">
              <w:rPr>
                <w:sz w:val="20"/>
                <w:szCs w:val="20"/>
                <w:lang w:val="en-US"/>
              </w:rPr>
              <w:t>CWC</w:t>
            </w:r>
          </w:p>
        </w:tc>
        <w:tc>
          <w:tcPr>
            <w:tcW w:w="753" w:type="dxa"/>
            <w:shd w:val="clear" w:color="auto" w:fill="auto"/>
            <w:noWrap/>
            <w:vAlign w:val="center"/>
            <w:hideMark/>
          </w:tcPr>
          <w:p w14:paraId="3B3831D3" w14:textId="1C6CE0DE" w:rsidR="00150438" w:rsidRPr="00602D85" w:rsidRDefault="00150438" w:rsidP="00F3542F">
            <w:pPr>
              <w:pStyle w:val="Tabell"/>
              <w:jc w:val="center"/>
              <w:rPr>
                <w:sz w:val="20"/>
                <w:szCs w:val="20"/>
                <w:lang w:val="en-US"/>
              </w:rPr>
            </w:pPr>
            <w:r w:rsidRPr="00602D85">
              <w:rPr>
                <w:sz w:val="20"/>
                <w:szCs w:val="20"/>
                <w:lang w:val="en-US"/>
              </w:rPr>
              <w:t>5</w:t>
            </w:r>
            <w:ins w:id="87" w:author="Katinka Krahn" w:date="2023-06-12T12:22:00Z">
              <w:r w:rsidR="000368FD">
                <w:rPr>
                  <w:sz w:val="20"/>
                  <w:szCs w:val="20"/>
                  <w:lang w:val="en-US"/>
                </w:rPr>
                <w:t>3</w:t>
              </w:r>
            </w:ins>
            <w:del w:id="88" w:author="Katinka Krahn" w:date="2023-06-12T12:22:00Z">
              <w:r w:rsidRPr="00602D85" w:rsidDel="000368FD">
                <w:rPr>
                  <w:sz w:val="20"/>
                  <w:szCs w:val="20"/>
                  <w:lang w:val="en-US"/>
                </w:rPr>
                <w:delText>0</w:delText>
              </w:r>
            </w:del>
            <w:r w:rsidRPr="00602D85">
              <w:rPr>
                <w:sz w:val="20"/>
                <w:szCs w:val="20"/>
                <w:lang w:val="en-US"/>
              </w:rPr>
              <w:t>0</w:t>
            </w:r>
          </w:p>
        </w:tc>
        <w:tc>
          <w:tcPr>
            <w:tcW w:w="1374" w:type="dxa"/>
            <w:vMerge w:val="restart"/>
            <w:shd w:val="clear" w:color="auto" w:fill="auto"/>
            <w:noWrap/>
            <w:vAlign w:val="center"/>
            <w:hideMark/>
          </w:tcPr>
          <w:p w14:paraId="75DC3E38" w14:textId="77777777" w:rsidR="00150438" w:rsidRPr="00602D85" w:rsidRDefault="00150438" w:rsidP="00F3542F">
            <w:pPr>
              <w:pStyle w:val="Tabell"/>
              <w:jc w:val="center"/>
              <w:rPr>
                <w:sz w:val="20"/>
                <w:szCs w:val="20"/>
                <w:lang w:val="en-US"/>
              </w:rPr>
            </w:pPr>
            <w:r w:rsidRPr="00602D85">
              <w:rPr>
                <w:sz w:val="20"/>
                <w:szCs w:val="20"/>
                <w:lang w:val="en-US"/>
              </w:rPr>
              <w:t>PAH-16</w:t>
            </w:r>
          </w:p>
          <w:p w14:paraId="1D4BF0FE" w14:textId="77777777" w:rsidR="00150438" w:rsidRPr="00602D85" w:rsidRDefault="00150438" w:rsidP="00F3542F">
            <w:pPr>
              <w:pStyle w:val="Tabell"/>
              <w:jc w:val="center"/>
              <w:rPr>
                <w:sz w:val="20"/>
                <w:szCs w:val="20"/>
                <w:lang w:val="en-US"/>
              </w:rPr>
            </w:pPr>
            <w:r w:rsidRPr="00602D85">
              <w:rPr>
                <w:sz w:val="20"/>
                <w:szCs w:val="20"/>
                <w:lang w:val="en-US"/>
              </w:rPr>
              <w:t>(mg/kg)</w:t>
            </w:r>
          </w:p>
        </w:tc>
        <w:tc>
          <w:tcPr>
            <w:tcW w:w="567" w:type="dxa"/>
            <w:shd w:val="clear" w:color="auto" w:fill="auto"/>
            <w:noWrap/>
            <w:vAlign w:val="center"/>
            <w:hideMark/>
          </w:tcPr>
          <w:p w14:paraId="28B78344" w14:textId="77777777" w:rsidR="00150438" w:rsidRPr="00602D85" w:rsidRDefault="00150438" w:rsidP="00F3542F">
            <w:pPr>
              <w:pStyle w:val="Tabell"/>
              <w:jc w:val="center"/>
              <w:rPr>
                <w:sz w:val="20"/>
                <w:szCs w:val="20"/>
                <w:lang w:val="en-US"/>
              </w:rPr>
            </w:pPr>
            <w:r w:rsidRPr="00602D85">
              <w:rPr>
                <w:sz w:val="20"/>
                <w:szCs w:val="20"/>
                <w:lang w:val="en-US"/>
              </w:rPr>
              <w:t>0.31</w:t>
            </w:r>
          </w:p>
        </w:tc>
        <w:tc>
          <w:tcPr>
            <w:tcW w:w="1018" w:type="dxa"/>
            <w:shd w:val="clear" w:color="auto" w:fill="auto"/>
            <w:noWrap/>
            <w:vAlign w:val="center"/>
            <w:hideMark/>
          </w:tcPr>
          <w:p w14:paraId="23338BAA" w14:textId="77777777" w:rsidR="00150438" w:rsidRPr="00602D85" w:rsidRDefault="00150438" w:rsidP="00F3542F">
            <w:pPr>
              <w:pStyle w:val="Tabell"/>
              <w:jc w:val="center"/>
              <w:rPr>
                <w:sz w:val="20"/>
                <w:szCs w:val="20"/>
                <w:lang w:val="en-US"/>
              </w:rPr>
            </w:pPr>
            <w:r w:rsidRPr="00602D85">
              <w:rPr>
                <w:sz w:val="20"/>
                <w:szCs w:val="20"/>
                <w:lang w:val="en-US"/>
              </w:rPr>
              <w:t>3871±571</w:t>
            </w:r>
          </w:p>
        </w:tc>
        <w:tc>
          <w:tcPr>
            <w:tcW w:w="1045" w:type="dxa"/>
            <w:shd w:val="clear" w:color="auto" w:fill="auto"/>
            <w:noWrap/>
            <w:vAlign w:val="center"/>
            <w:hideMark/>
          </w:tcPr>
          <w:p w14:paraId="0B81C8EF" w14:textId="77777777" w:rsidR="00150438" w:rsidRPr="00602D85" w:rsidRDefault="00150438" w:rsidP="00F3542F">
            <w:pPr>
              <w:pStyle w:val="Tabell"/>
              <w:jc w:val="center"/>
              <w:rPr>
                <w:sz w:val="20"/>
                <w:szCs w:val="20"/>
                <w:lang w:val="en-US"/>
              </w:rPr>
            </w:pPr>
            <w:r w:rsidRPr="00602D85">
              <w:rPr>
                <w:sz w:val="20"/>
                <w:szCs w:val="20"/>
                <w:lang w:val="en-US"/>
              </w:rPr>
              <w:t>28±1.9</w:t>
            </w:r>
          </w:p>
        </w:tc>
        <w:tc>
          <w:tcPr>
            <w:tcW w:w="1745" w:type="dxa"/>
            <w:shd w:val="clear" w:color="auto" w:fill="auto"/>
            <w:noWrap/>
            <w:vAlign w:val="center"/>
            <w:hideMark/>
          </w:tcPr>
          <w:p w14:paraId="0D0639F1" w14:textId="77777777" w:rsidR="00150438" w:rsidRPr="00602D85" w:rsidRDefault="00150438" w:rsidP="00F3542F">
            <w:pPr>
              <w:pStyle w:val="Tabell"/>
              <w:jc w:val="center"/>
              <w:rPr>
                <w:sz w:val="20"/>
                <w:szCs w:val="20"/>
                <w:lang w:val="en-US"/>
              </w:rPr>
            </w:pPr>
            <w:r w:rsidRPr="00602D85">
              <w:rPr>
                <w:sz w:val="20"/>
                <w:szCs w:val="20"/>
              </w:rPr>
              <w:t>1191</w:t>
            </w:r>
            <w:r w:rsidRPr="00602D85">
              <w:rPr>
                <w:sz w:val="20"/>
                <w:szCs w:val="20"/>
                <w:lang w:val="en-US"/>
              </w:rPr>
              <w:t>±176</w:t>
            </w:r>
          </w:p>
        </w:tc>
        <w:tc>
          <w:tcPr>
            <w:tcW w:w="1713" w:type="dxa"/>
            <w:shd w:val="clear" w:color="auto" w:fill="auto"/>
            <w:noWrap/>
            <w:vAlign w:val="center"/>
            <w:hideMark/>
          </w:tcPr>
          <w:p w14:paraId="42E9801B"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3A4E4F2B" w14:textId="77777777" w:rsidTr="00150438">
        <w:trPr>
          <w:trHeight w:val="300"/>
        </w:trPr>
        <w:tc>
          <w:tcPr>
            <w:tcW w:w="845" w:type="dxa"/>
            <w:vMerge/>
            <w:vAlign w:val="center"/>
            <w:hideMark/>
          </w:tcPr>
          <w:p w14:paraId="61A04601"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5CAA91B8"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16A51544"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2BC282BB" w14:textId="77777777" w:rsidR="00150438" w:rsidRPr="00602D85" w:rsidRDefault="00150438" w:rsidP="00F3542F">
            <w:pPr>
              <w:pStyle w:val="Tabell"/>
              <w:jc w:val="center"/>
              <w:rPr>
                <w:sz w:val="20"/>
                <w:szCs w:val="20"/>
                <w:lang w:val="en-US"/>
              </w:rPr>
            </w:pPr>
            <w:r w:rsidRPr="00602D85">
              <w:rPr>
                <w:sz w:val="20"/>
                <w:szCs w:val="20"/>
                <w:lang w:val="en-US"/>
              </w:rPr>
              <w:t>0.32</w:t>
            </w:r>
          </w:p>
        </w:tc>
        <w:tc>
          <w:tcPr>
            <w:tcW w:w="1018" w:type="dxa"/>
            <w:shd w:val="clear" w:color="auto" w:fill="auto"/>
            <w:noWrap/>
            <w:vAlign w:val="center"/>
            <w:hideMark/>
          </w:tcPr>
          <w:p w14:paraId="601DF80E" w14:textId="77777777" w:rsidR="00150438" w:rsidRPr="00602D85" w:rsidRDefault="00150438" w:rsidP="00F3542F">
            <w:pPr>
              <w:pStyle w:val="Tabell"/>
              <w:jc w:val="center"/>
              <w:rPr>
                <w:sz w:val="20"/>
                <w:szCs w:val="20"/>
                <w:lang w:val="en-US"/>
              </w:rPr>
            </w:pPr>
            <w:r w:rsidRPr="00602D85">
              <w:rPr>
                <w:sz w:val="20"/>
                <w:szCs w:val="20"/>
                <w:lang w:val="en-US"/>
              </w:rPr>
              <w:t>8263</w:t>
            </w:r>
          </w:p>
        </w:tc>
        <w:tc>
          <w:tcPr>
            <w:tcW w:w="1045" w:type="dxa"/>
            <w:shd w:val="clear" w:color="auto" w:fill="auto"/>
            <w:noWrap/>
            <w:vAlign w:val="center"/>
            <w:hideMark/>
          </w:tcPr>
          <w:p w14:paraId="78C20CCC" w14:textId="77777777" w:rsidR="00150438" w:rsidRPr="00602D85" w:rsidRDefault="00150438" w:rsidP="00F3542F">
            <w:pPr>
              <w:pStyle w:val="Tabell"/>
              <w:jc w:val="center"/>
              <w:rPr>
                <w:sz w:val="20"/>
                <w:szCs w:val="20"/>
                <w:lang w:val="en-US"/>
              </w:rPr>
            </w:pPr>
            <w:r w:rsidRPr="00602D85">
              <w:rPr>
                <w:sz w:val="20"/>
                <w:szCs w:val="20"/>
                <w:lang w:val="en-US"/>
              </w:rPr>
              <w:t>67</w:t>
            </w:r>
          </w:p>
        </w:tc>
        <w:tc>
          <w:tcPr>
            <w:tcW w:w="1745" w:type="dxa"/>
            <w:shd w:val="clear" w:color="auto" w:fill="auto"/>
            <w:noWrap/>
            <w:vAlign w:val="center"/>
            <w:hideMark/>
          </w:tcPr>
          <w:p w14:paraId="4771D489" w14:textId="77777777" w:rsidR="00150438" w:rsidRPr="00602D85" w:rsidRDefault="00150438" w:rsidP="00F3542F">
            <w:pPr>
              <w:pStyle w:val="Tabell"/>
              <w:jc w:val="center"/>
              <w:rPr>
                <w:sz w:val="20"/>
                <w:szCs w:val="20"/>
                <w:lang w:val="en-US"/>
              </w:rPr>
            </w:pPr>
            <w:r w:rsidRPr="00602D85">
              <w:rPr>
                <w:sz w:val="20"/>
                <w:szCs w:val="20"/>
              </w:rPr>
              <w:t>2627</w:t>
            </w:r>
          </w:p>
        </w:tc>
        <w:tc>
          <w:tcPr>
            <w:tcW w:w="1713" w:type="dxa"/>
            <w:shd w:val="clear" w:color="auto" w:fill="auto"/>
            <w:noWrap/>
            <w:vAlign w:val="center"/>
            <w:hideMark/>
          </w:tcPr>
          <w:p w14:paraId="74F3714B"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2C7E79C7" w14:textId="77777777" w:rsidTr="00150438">
        <w:trPr>
          <w:trHeight w:val="300"/>
        </w:trPr>
        <w:tc>
          <w:tcPr>
            <w:tcW w:w="845" w:type="dxa"/>
            <w:vMerge/>
            <w:vAlign w:val="center"/>
            <w:hideMark/>
          </w:tcPr>
          <w:p w14:paraId="69400773"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586AB705" w14:textId="77777777" w:rsidR="00150438" w:rsidRPr="00602D85" w:rsidRDefault="00150438" w:rsidP="00F3542F">
            <w:pPr>
              <w:pStyle w:val="Tabell"/>
              <w:jc w:val="center"/>
              <w:rPr>
                <w:sz w:val="20"/>
                <w:szCs w:val="20"/>
                <w:lang w:val="en-US"/>
              </w:rPr>
            </w:pPr>
            <w:r w:rsidRPr="00602D85">
              <w:rPr>
                <w:sz w:val="20"/>
                <w:szCs w:val="20"/>
                <w:lang w:val="en-US"/>
              </w:rPr>
              <w:t>700</w:t>
            </w:r>
          </w:p>
        </w:tc>
        <w:tc>
          <w:tcPr>
            <w:tcW w:w="1374" w:type="dxa"/>
            <w:vMerge/>
            <w:vAlign w:val="center"/>
            <w:hideMark/>
          </w:tcPr>
          <w:p w14:paraId="10FC1868"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02197B51" w14:textId="77777777" w:rsidR="00150438" w:rsidRPr="00602D85" w:rsidRDefault="00150438" w:rsidP="00F3542F">
            <w:pPr>
              <w:pStyle w:val="Tabell"/>
              <w:jc w:val="center"/>
              <w:rPr>
                <w:sz w:val="20"/>
                <w:szCs w:val="20"/>
                <w:lang w:val="en-US"/>
              </w:rPr>
            </w:pPr>
            <w:r w:rsidRPr="00602D85">
              <w:rPr>
                <w:sz w:val="20"/>
                <w:szCs w:val="20"/>
                <w:lang w:val="en-US"/>
              </w:rPr>
              <w:t>0.27</w:t>
            </w:r>
          </w:p>
        </w:tc>
        <w:tc>
          <w:tcPr>
            <w:tcW w:w="1018" w:type="dxa"/>
            <w:shd w:val="clear" w:color="auto" w:fill="auto"/>
            <w:noWrap/>
            <w:vAlign w:val="center"/>
            <w:hideMark/>
          </w:tcPr>
          <w:p w14:paraId="269C8D06" w14:textId="77777777" w:rsidR="00150438" w:rsidRPr="00602D85" w:rsidRDefault="00150438" w:rsidP="00F3542F">
            <w:pPr>
              <w:pStyle w:val="Tabell"/>
              <w:jc w:val="center"/>
              <w:rPr>
                <w:sz w:val="20"/>
                <w:szCs w:val="20"/>
                <w:lang w:val="en-US"/>
              </w:rPr>
            </w:pPr>
            <w:r w:rsidRPr="00602D85">
              <w:rPr>
                <w:sz w:val="20"/>
                <w:szCs w:val="20"/>
                <w:lang w:val="en-US"/>
              </w:rPr>
              <w:t>8285</w:t>
            </w:r>
          </w:p>
        </w:tc>
        <w:tc>
          <w:tcPr>
            <w:tcW w:w="1045" w:type="dxa"/>
            <w:shd w:val="clear" w:color="auto" w:fill="auto"/>
            <w:noWrap/>
            <w:vAlign w:val="center"/>
            <w:hideMark/>
          </w:tcPr>
          <w:p w14:paraId="5EDAD44E" w14:textId="77777777" w:rsidR="00150438" w:rsidRPr="00602D85" w:rsidRDefault="00150438" w:rsidP="00F3542F">
            <w:pPr>
              <w:pStyle w:val="Tabell"/>
              <w:jc w:val="center"/>
              <w:rPr>
                <w:sz w:val="20"/>
                <w:szCs w:val="20"/>
                <w:lang w:val="en-US"/>
              </w:rPr>
            </w:pPr>
            <w:r w:rsidRPr="00602D85">
              <w:rPr>
                <w:sz w:val="20"/>
                <w:szCs w:val="20"/>
                <w:lang w:val="en-US"/>
              </w:rPr>
              <w:t>56</w:t>
            </w:r>
          </w:p>
        </w:tc>
        <w:tc>
          <w:tcPr>
            <w:tcW w:w="1745" w:type="dxa"/>
            <w:shd w:val="clear" w:color="auto" w:fill="auto"/>
            <w:noWrap/>
            <w:vAlign w:val="center"/>
            <w:hideMark/>
          </w:tcPr>
          <w:p w14:paraId="0C0F9CDD" w14:textId="77777777" w:rsidR="00150438" w:rsidRPr="00602D85" w:rsidRDefault="00150438" w:rsidP="00F3542F">
            <w:pPr>
              <w:pStyle w:val="Tabell"/>
              <w:jc w:val="center"/>
              <w:rPr>
                <w:sz w:val="20"/>
                <w:szCs w:val="20"/>
                <w:lang w:val="en-US"/>
              </w:rPr>
            </w:pPr>
            <w:r w:rsidRPr="00602D85">
              <w:rPr>
                <w:sz w:val="20"/>
                <w:szCs w:val="20"/>
              </w:rPr>
              <w:t>2204</w:t>
            </w:r>
          </w:p>
        </w:tc>
        <w:tc>
          <w:tcPr>
            <w:tcW w:w="1713" w:type="dxa"/>
            <w:shd w:val="clear" w:color="auto" w:fill="auto"/>
            <w:noWrap/>
            <w:vAlign w:val="center"/>
            <w:hideMark/>
          </w:tcPr>
          <w:p w14:paraId="4E018CAC"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6D0739D0" w14:textId="77777777" w:rsidTr="00150438">
        <w:trPr>
          <w:trHeight w:val="300"/>
        </w:trPr>
        <w:tc>
          <w:tcPr>
            <w:tcW w:w="845" w:type="dxa"/>
            <w:vMerge/>
            <w:vAlign w:val="center"/>
            <w:hideMark/>
          </w:tcPr>
          <w:p w14:paraId="0B12923A"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628060C2" w14:textId="77777777" w:rsidR="00150438" w:rsidRPr="00602D85" w:rsidRDefault="00150438" w:rsidP="00F3542F">
            <w:pPr>
              <w:pStyle w:val="Tabell"/>
              <w:jc w:val="center"/>
              <w:rPr>
                <w:sz w:val="20"/>
                <w:szCs w:val="20"/>
                <w:lang w:val="en-US"/>
              </w:rPr>
            </w:pPr>
            <w:r w:rsidRPr="00602D85">
              <w:rPr>
                <w:sz w:val="20"/>
                <w:szCs w:val="20"/>
                <w:lang w:val="en-US"/>
              </w:rPr>
              <w:t>750</w:t>
            </w:r>
          </w:p>
        </w:tc>
        <w:tc>
          <w:tcPr>
            <w:tcW w:w="1374" w:type="dxa"/>
            <w:vMerge/>
            <w:vAlign w:val="center"/>
            <w:hideMark/>
          </w:tcPr>
          <w:p w14:paraId="720CDA53"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67971F19" w14:textId="77777777" w:rsidR="00150438" w:rsidRPr="00602D85" w:rsidRDefault="00150438" w:rsidP="00F3542F">
            <w:pPr>
              <w:pStyle w:val="Tabell"/>
              <w:jc w:val="center"/>
              <w:rPr>
                <w:sz w:val="20"/>
                <w:szCs w:val="20"/>
                <w:lang w:val="en-US"/>
              </w:rPr>
            </w:pPr>
            <w:r w:rsidRPr="00602D85">
              <w:rPr>
                <w:sz w:val="20"/>
                <w:szCs w:val="20"/>
                <w:lang w:val="en-US"/>
              </w:rPr>
              <w:t>0.13</w:t>
            </w:r>
          </w:p>
        </w:tc>
        <w:tc>
          <w:tcPr>
            <w:tcW w:w="1018" w:type="dxa"/>
            <w:shd w:val="clear" w:color="auto" w:fill="auto"/>
            <w:noWrap/>
            <w:vAlign w:val="center"/>
            <w:hideMark/>
          </w:tcPr>
          <w:p w14:paraId="2B90F70C" w14:textId="77777777" w:rsidR="00150438" w:rsidRPr="00602D85" w:rsidRDefault="00150438" w:rsidP="00F3542F">
            <w:pPr>
              <w:pStyle w:val="Tabell"/>
              <w:jc w:val="center"/>
              <w:rPr>
                <w:sz w:val="20"/>
                <w:szCs w:val="20"/>
                <w:lang w:val="en-US"/>
              </w:rPr>
            </w:pPr>
            <w:r w:rsidRPr="00602D85">
              <w:rPr>
                <w:sz w:val="20"/>
                <w:szCs w:val="20"/>
                <w:lang w:val="en-US"/>
              </w:rPr>
              <w:t>7862±3990</w:t>
            </w:r>
          </w:p>
        </w:tc>
        <w:tc>
          <w:tcPr>
            <w:tcW w:w="1045" w:type="dxa"/>
            <w:shd w:val="clear" w:color="auto" w:fill="auto"/>
            <w:noWrap/>
            <w:vAlign w:val="center"/>
            <w:hideMark/>
          </w:tcPr>
          <w:p w14:paraId="73624F96" w14:textId="77777777" w:rsidR="00150438" w:rsidRPr="00602D85" w:rsidRDefault="00150438" w:rsidP="00F3542F">
            <w:pPr>
              <w:pStyle w:val="Tabell"/>
              <w:jc w:val="center"/>
              <w:rPr>
                <w:sz w:val="20"/>
                <w:szCs w:val="20"/>
                <w:lang w:val="en-US"/>
              </w:rPr>
            </w:pPr>
            <w:r w:rsidRPr="00602D85">
              <w:rPr>
                <w:sz w:val="20"/>
                <w:szCs w:val="20"/>
                <w:lang w:val="en-US"/>
              </w:rPr>
              <w:t>107±73</w:t>
            </w:r>
          </w:p>
        </w:tc>
        <w:tc>
          <w:tcPr>
            <w:tcW w:w="1745" w:type="dxa"/>
            <w:shd w:val="clear" w:color="auto" w:fill="auto"/>
            <w:noWrap/>
            <w:vAlign w:val="center"/>
            <w:hideMark/>
          </w:tcPr>
          <w:p w14:paraId="1D943198" w14:textId="77777777" w:rsidR="00150438" w:rsidRPr="00602D85" w:rsidRDefault="00150438" w:rsidP="00F3542F">
            <w:pPr>
              <w:pStyle w:val="Tabell"/>
              <w:jc w:val="center"/>
              <w:rPr>
                <w:sz w:val="20"/>
                <w:szCs w:val="20"/>
                <w:lang w:val="en-US"/>
              </w:rPr>
            </w:pPr>
            <w:r w:rsidRPr="00602D85">
              <w:rPr>
                <w:sz w:val="20"/>
                <w:szCs w:val="20"/>
              </w:rPr>
              <w:t>1012</w:t>
            </w:r>
            <w:r w:rsidRPr="00602D85">
              <w:rPr>
                <w:sz w:val="20"/>
                <w:szCs w:val="20"/>
                <w:lang w:val="en-US"/>
              </w:rPr>
              <w:t>±514</w:t>
            </w:r>
          </w:p>
        </w:tc>
        <w:tc>
          <w:tcPr>
            <w:tcW w:w="1713" w:type="dxa"/>
            <w:shd w:val="clear" w:color="auto" w:fill="auto"/>
            <w:noWrap/>
            <w:vAlign w:val="center"/>
            <w:hideMark/>
          </w:tcPr>
          <w:p w14:paraId="593F50AF"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097449F3" w14:textId="77777777" w:rsidTr="00150438">
        <w:trPr>
          <w:trHeight w:val="300"/>
        </w:trPr>
        <w:tc>
          <w:tcPr>
            <w:tcW w:w="845" w:type="dxa"/>
            <w:vMerge w:val="restart"/>
            <w:shd w:val="clear" w:color="auto" w:fill="auto"/>
            <w:noWrap/>
            <w:vAlign w:val="center"/>
            <w:hideMark/>
          </w:tcPr>
          <w:p w14:paraId="4941E483" w14:textId="77777777" w:rsidR="00150438" w:rsidRPr="00602D85" w:rsidRDefault="00150438" w:rsidP="00F3542F">
            <w:pPr>
              <w:pStyle w:val="Tabell"/>
              <w:jc w:val="center"/>
              <w:rPr>
                <w:sz w:val="20"/>
                <w:szCs w:val="20"/>
                <w:lang w:val="en-US"/>
              </w:rPr>
            </w:pPr>
            <w:r w:rsidRPr="00602D85">
              <w:rPr>
                <w:sz w:val="20"/>
                <w:szCs w:val="20"/>
                <w:lang w:val="en-US"/>
              </w:rPr>
              <w:t>DSS-1</w:t>
            </w:r>
          </w:p>
        </w:tc>
        <w:tc>
          <w:tcPr>
            <w:tcW w:w="753" w:type="dxa"/>
            <w:shd w:val="clear" w:color="auto" w:fill="auto"/>
            <w:noWrap/>
            <w:vAlign w:val="center"/>
            <w:hideMark/>
          </w:tcPr>
          <w:p w14:paraId="7FE84A7B"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0D7E492C"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19C20B5E"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443AE326" w14:textId="77777777" w:rsidR="00150438" w:rsidRPr="00602D85" w:rsidRDefault="00150438" w:rsidP="00F3542F">
            <w:pPr>
              <w:pStyle w:val="Tabell"/>
              <w:jc w:val="center"/>
              <w:rPr>
                <w:sz w:val="20"/>
                <w:szCs w:val="20"/>
                <w:lang w:val="en-US"/>
              </w:rPr>
            </w:pPr>
            <w:r w:rsidRPr="00602D85">
              <w:rPr>
                <w:sz w:val="20"/>
                <w:szCs w:val="20"/>
                <w:lang w:val="en-US"/>
              </w:rPr>
              <w:t>4341</w:t>
            </w:r>
          </w:p>
        </w:tc>
        <w:tc>
          <w:tcPr>
            <w:tcW w:w="1045" w:type="dxa"/>
            <w:shd w:val="clear" w:color="auto" w:fill="auto"/>
            <w:noWrap/>
            <w:vAlign w:val="center"/>
            <w:hideMark/>
          </w:tcPr>
          <w:p w14:paraId="22290605" w14:textId="77777777" w:rsidR="00150438" w:rsidRPr="00602D85" w:rsidRDefault="00150438" w:rsidP="00F3542F">
            <w:pPr>
              <w:pStyle w:val="Tabell"/>
              <w:jc w:val="center"/>
              <w:rPr>
                <w:sz w:val="20"/>
                <w:szCs w:val="20"/>
                <w:lang w:val="en-US"/>
              </w:rPr>
            </w:pPr>
            <w:r w:rsidRPr="00602D85">
              <w:rPr>
                <w:sz w:val="20"/>
                <w:szCs w:val="20"/>
                <w:lang w:val="en-US"/>
              </w:rPr>
              <w:t>64</w:t>
            </w:r>
          </w:p>
        </w:tc>
        <w:tc>
          <w:tcPr>
            <w:tcW w:w="1745" w:type="dxa"/>
            <w:shd w:val="clear" w:color="auto" w:fill="auto"/>
            <w:noWrap/>
            <w:vAlign w:val="center"/>
            <w:hideMark/>
          </w:tcPr>
          <w:p w14:paraId="1AD89FCC" w14:textId="77777777" w:rsidR="00150438" w:rsidRPr="00602D85" w:rsidRDefault="00150438" w:rsidP="00F3542F">
            <w:pPr>
              <w:pStyle w:val="Tabell"/>
              <w:jc w:val="center"/>
              <w:rPr>
                <w:sz w:val="20"/>
                <w:szCs w:val="20"/>
                <w:lang w:val="en-US"/>
              </w:rPr>
            </w:pPr>
            <w:r w:rsidRPr="00602D85">
              <w:rPr>
                <w:sz w:val="20"/>
                <w:szCs w:val="20"/>
              </w:rPr>
              <w:t>946</w:t>
            </w:r>
          </w:p>
        </w:tc>
        <w:tc>
          <w:tcPr>
            <w:tcW w:w="1713" w:type="dxa"/>
            <w:shd w:val="clear" w:color="auto" w:fill="auto"/>
            <w:noWrap/>
            <w:vAlign w:val="center"/>
            <w:hideMark/>
          </w:tcPr>
          <w:p w14:paraId="03770E82"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4974AB18" w14:textId="77777777" w:rsidTr="00150438">
        <w:trPr>
          <w:trHeight w:val="300"/>
        </w:trPr>
        <w:tc>
          <w:tcPr>
            <w:tcW w:w="845" w:type="dxa"/>
            <w:vMerge/>
            <w:vAlign w:val="center"/>
            <w:hideMark/>
          </w:tcPr>
          <w:p w14:paraId="4D45B602"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0664568D" w14:textId="77777777" w:rsidR="00150438" w:rsidRPr="00602D85" w:rsidRDefault="00150438" w:rsidP="00F3542F">
            <w:pPr>
              <w:pStyle w:val="Tabell"/>
              <w:jc w:val="center"/>
              <w:rPr>
                <w:sz w:val="20"/>
                <w:szCs w:val="20"/>
                <w:lang w:val="en-US"/>
              </w:rPr>
            </w:pPr>
            <w:r w:rsidRPr="00602D85">
              <w:rPr>
                <w:sz w:val="20"/>
                <w:szCs w:val="20"/>
                <w:lang w:val="en-US"/>
              </w:rPr>
              <w:t>700</w:t>
            </w:r>
          </w:p>
        </w:tc>
        <w:tc>
          <w:tcPr>
            <w:tcW w:w="1374" w:type="dxa"/>
            <w:vMerge/>
            <w:vAlign w:val="center"/>
            <w:hideMark/>
          </w:tcPr>
          <w:p w14:paraId="5259214F"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32C20B19"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593088A2" w14:textId="77777777" w:rsidR="00150438" w:rsidRPr="00602D85" w:rsidRDefault="00150438" w:rsidP="00F3542F">
            <w:pPr>
              <w:pStyle w:val="Tabell"/>
              <w:jc w:val="center"/>
              <w:rPr>
                <w:sz w:val="20"/>
                <w:szCs w:val="20"/>
                <w:lang w:val="en-US"/>
              </w:rPr>
            </w:pPr>
            <w:r w:rsidRPr="00602D85">
              <w:rPr>
                <w:sz w:val="20"/>
                <w:szCs w:val="20"/>
                <w:lang w:val="en-US"/>
              </w:rPr>
              <w:t>3591</w:t>
            </w:r>
          </w:p>
        </w:tc>
        <w:tc>
          <w:tcPr>
            <w:tcW w:w="1045" w:type="dxa"/>
            <w:shd w:val="clear" w:color="auto" w:fill="auto"/>
            <w:noWrap/>
            <w:vAlign w:val="center"/>
            <w:hideMark/>
          </w:tcPr>
          <w:p w14:paraId="35F6A4CA" w14:textId="77777777" w:rsidR="00150438" w:rsidRPr="00602D85" w:rsidRDefault="00150438" w:rsidP="00F3542F">
            <w:pPr>
              <w:pStyle w:val="Tabell"/>
              <w:jc w:val="center"/>
              <w:rPr>
                <w:sz w:val="20"/>
                <w:szCs w:val="20"/>
                <w:lang w:val="en-US"/>
              </w:rPr>
            </w:pPr>
            <w:r w:rsidRPr="00602D85">
              <w:rPr>
                <w:sz w:val="20"/>
                <w:szCs w:val="20"/>
                <w:lang w:val="en-US"/>
              </w:rPr>
              <w:t>51</w:t>
            </w:r>
          </w:p>
        </w:tc>
        <w:tc>
          <w:tcPr>
            <w:tcW w:w="1745" w:type="dxa"/>
            <w:shd w:val="clear" w:color="auto" w:fill="auto"/>
            <w:noWrap/>
            <w:vAlign w:val="center"/>
            <w:hideMark/>
          </w:tcPr>
          <w:p w14:paraId="521CAF7A" w14:textId="77777777" w:rsidR="00150438" w:rsidRPr="00602D85" w:rsidRDefault="00150438" w:rsidP="00F3542F">
            <w:pPr>
              <w:pStyle w:val="Tabell"/>
              <w:jc w:val="center"/>
              <w:rPr>
                <w:sz w:val="20"/>
                <w:szCs w:val="20"/>
                <w:lang w:val="en-US"/>
              </w:rPr>
            </w:pPr>
            <w:r w:rsidRPr="00602D85">
              <w:rPr>
                <w:sz w:val="20"/>
                <w:szCs w:val="20"/>
              </w:rPr>
              <w:t>801</w:t>
            </w:r>
          </w:p>
        </w:tc>
        <w:tc>
          <w:tcPr>
            <w:tcW w:w="1713" w:type="dxa"/>
            <w:shd w:val="clear" w:color="auto" w:fill="auto"/>
            <w:noWrap/>
            <w:vAlign w:val="center"/>
            <w:hideMark/>
          </w:tcPr>
          <w:p w14:paraId="3184A9D9"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301D1993" w14:textId="77777777" w:rsidTr="00150438">
        <w:trPr>
          <w:trHeight w:val="300"/>
        </w:trPr>
        <w:tc>
          <w:tcPr>
            <w:tcW w:w="845" w:type="dxa"/>
            <w:vMerge/>
            <w:vAlign w:val="center"/>
            <w:hideMark/>
          </w:tcPr>
          <w:p w14:paraId="1BD49994" w14:textId="77777777" w:rsidR="00150438" w:rsidRPr="00602D85" w:rsidRDefault="00150438" w:rsidP="00F3542F">
            <w:pPr>
              <w:pStyle w:val="Tabell"/>
              <w:jc w:val="center"/>
              <w:rPr>
                <w:sz w:val="20"/>
                <w:szCs w:val="20"/>
                <w:lang w:val="en-US"/>
              </w:rPr>
            </w:pPr>
          </w:p>
        </w:tc>
        <w:tc>
          <w:tcPr>
            <w:tcW w:w="753" w:type="dxa"/>
            <w:shd w:val="clear" w:color="auto" w:fill="auto"/>
            <w:noWrap/>
            <w:vAlign w:val="center"/>
            <w:hideMark/>
          </w:tcPr>
          <w:p w14:paraId="46147EC8" w14:textId="1F11625B" w:rsidR="00150438" w:rsidRPr="00602D85" w:rsidRDefault="000368FD" w:rsidP="00F3542F">
            <w:pPr>
              <w:pStyle w:val="Tabell"/>
              <w:jc w:val="center"/>
              <w:rPr>
                <w:sz w:val="20"/>
                <w:szCs w:val="20"/>
                <w:lang w:val="en-US"/>
              </w:rPr>
            </w:pPr>
            <w:ins w:id="89" w:author="Katinka Krahn" w:date="2023-06-12T12:22:00Z">
              <w:r>
                <w:rPr>
                  <w:sz w:val="20"/>
                  <w:szCs w:val="20"/>
                  <w:lang w:val="en-US"/>
                </w:rPr>
                <w:t>77</w:t>
              </w:r>
            </w:ins>
            <w:del w:id="90" w:author="Katinka Krahn" w:date="2023-06-12T12:22:00Z">
              <w:r w:rsidR="00150438" w:rsidRPr="00602D85" w:rsidDel="000368FD">
                <w:rPr>
                  <w:sz w:val="20"/>
                  <w:szCs w:val="20"/>
                  <w:lang w:val="en-US"/>
                </w:rPr>
                <w:delText>80</w:delText>
              </w:r>
            </w:del>
            <w:r w:rsidR="00150438" w:rsidRPr="00602D85">
              <w:rPr>
                <w:sz w:val="20"/>
                <w:szCs w:val="20"/>
                <w:lang w:val="en-US"/>
              </w:rPr>
              <w:t>0</w:t>
            </w:r>
          </w:p>
        </w:tc>
        <w:tc>
          <w:tcPr>
            <w:tcW w:w="1374" w:type="dxa"/>
            <w:vMerge/>
            <w:vAlign w:val="center"/>
            <w:hideMark/>
          </w:tcPr>
          <w:p w14:paraId="1B50AB74"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0609B1EE" w14:textId="77777777" w:rsidR="00150438" w:rsidRPr="00602D85" w:rsidRDefault="00150438" w:rsidP="00F3542F">
            <w:pPr>
              <w:pStyle w:val="Tabell"/>
              <w:jc w:val="center"/>
              <w:rPr>
                <w:sz w:val="20"/>
                <w:szCs w:val="20"/>
                <w:lang w:val="en-US"/>
              </w:rPr>
            </w:pPr>
            <w:r w:rsidRPr="00602D85">
              <w:rPr>
                <w:sz w:val="20"/>
                <w:szCs w:val="20"/>
                <w:lang w:val="en-US"/>
              </w:rPr>
              <w:t>0.21</w:t>
            </w:r>
          </w:p>
        </w:tc>
        <w:tc>
          <w:tcPr>
            <w:tcW w:w="1018" w:type="dxa"/>
            <w:shd w:val="clear" w:color="auto" w:fill="auto"/>
            <w:noWrap/>
            <w:vAlign w:val="center"/>
            <w:hideMark/>
          </w:tcPr>
          <w:p w14:paraId="3CFBB162" w14:textId="77777777" w:rsidR="00150438" w:rsidRPr="00602D85" w:rsidRDefault="00150438" w:rsidP="00F3542F">
            <w:pPr>
              <w:pStyle w:val="Tabell"/>
              <w:jc w:val="center"/>
              <w:rPr>
                <w:sz w:val="20"/>
                <w:szCs w:val="20"/>
                <w:lang w:val="en-US"/>
              </w:rPr>
            </w:pPr>
            <w:r w:rsidRPr="00602D85">
              <w:rPr>
                <w:sz w:val="20"/>
                <w:szCs w:val="20"/>
                <w:lang w:val="en-US"/>
              </w:rPr>
              <w:t>2563</w:t>
            </w:r>
          </w:p>
        </w:tc>
        <w:tc>
          <w:tcPr>
            <w:tcW w:w="1045" w:type="dxa"/>
            <w:shd w:val="clear" w:color="auto" w:fill="auto"/>
            <w:noWrap/>
            <w:vAlign w:val="center"/>
            <w:hideMark/>
          </w:tcPr>
          <w:p w14:paraId="1ED0CB3D" w14:textId="77777777" w:rsidR="00150438" w:rsidRPr="00602D85" w:rsidRDefault="00150438" w:rsidP="00F3542F">
            <w:pPr>
              <w:pStyle w:val="Tabell"/>
              <w:jc w:val="center"/>
              <w:rPr>
                <w:sz w:val="20"/>
                <w:szCs w:val="20"/>
                <w:lang w:val="en-US"/>
              </w:rPr>
            </w:pPr>
            <w:r w:rsidRPr="00602D85">
              <w:rPr>
                <w:sz w:val="20"/>
                <w:szCs w:val="20"/>
                <w:lang w:val="en-US"/>
              </w:rPr>
              <w:t>39</w:t>
            </w:r>
          </w:p>
        </w:tc>
        <w:tc>
          <w:tcPr>
            <w:tcW w:w="1745" w:type="dxa"/>
            <w:shd w:val="clear" w:color="auto" w:fill="auto"/>
            <w:noWrap/>
            <w:vAlign w:val="center"/>
            <w:hideMark/>
          </w:tcPr>
          <w:p w14:paraId="4B119417" w14:textId="77777777" w:rsidR="00150438" w:rsidRPr="00602D85" w:rsidRDefault="00150438" w:rsidP="00F3542F">
            <w:pPr>
              <w:pStyle w:val="Tabell"/>
              <w:jc w:val="center"/>
              <w:rPr>
                <w:sz w:val="20"/>
                <w:szCs w:val="20"/>
                <w:lang w:val="en-US"/>
              </w:rPr>
            </w:pPr>
            <w:r w:rsidRPr="00602D85">
              <w:rPr>
                <w:sz w:val="20"/>
                <w:szCs w:val="20"/>
              </w:rPr>
              <w:t>530</w:t>
            </w:r>
          </w:p>
        </w:tc>
        <w:tc>
          <w:tcPr>
            <w:tcW w:w="1713" w:type="dxa"/>
            <w:shd w:val="clear" w:color="auto" w:fill="auto"/>
            <w:noWrap/>
            <w:vAlign w:val="center"/>
            <w:hideMark/>
          </w:tcPr>
          <w:p w14:paraId="7C6B0148" w14:textId="77777777" w:rsidR="00150438" w:rsidRPr="00602D85" w:rsidRDefault="00150438" w:rsidP="00F3542F">
            <w:pPr>
              <w:pStyle w:val="Tabell"/>
              <w:jc w:val="center"/>
              <w:rPr>
                <w:sz w:val="20"/>
                <w:szCs w:val="20"/>
                <w:lang w:val="en-US"/>
              </w:rPr>
            </w:pPr>
            <w:r w:rsidRPr="00602D85">
              <w:rPr>
                <w:sz w:val="20"/>
                <w:szCs w:val="20"/>
                <w:lang w:val="en-US"/>
              </w:rPr>
              <w:t>16</w:t>
            </w:r>
          </w:p>
        </w:tc>
      </w:tr>
      <w:tr w:rsidR="00150438" w:rsidRPr="007C57E1" w14:paraId="65213752" w14:textId="77777777" w:rsidTr="00150438">
        <w:trPr>
          <w:trHeight w:val="300"/>
        </w:trPr>
        <w:tc>
          <w:tcPr>
            <w:tcW w:w="845" w:type="dxa"/>
            <w:shd w:val="clear" w:color="auto" w:fill="auto"/>
            <w:noWrap/>
            <w:vAlign w:val="center"/>
            <w:hideMark/>
          </w:tcPr>
          <w:p w14:paraId="676ADDF6" w14:textId="77777777" w:rsidR="00150438" w:rsidRPr="00602D85" w:rsidRDefault="00150438" w:rsidP="00F3542F">
            <w:pPr>
              <w:pStyle w:val="Tabell"/>
              <w:jc w:val="center"/>
              <w:rPr>
                <w:sz w:val="20"/>
                <w:szCs w:val="20"/>
                <w:lang w:val="en-US"/>
              </w:rPr>
            </w:pPr>
            <w:r w:rsidRPr="00602D85">
              <w:rPr>
                <w:sz w:val="20"/>
                <w:szCs w:val="20"/>
                <w:lang w:val="en-US"/>
              </w:rPr>
              <w:t>DSS-1</w:t>
            </w:r>
          </w:p>
        </w:tc>
        <w:tc>
          <w:tcPr>
            <w:tcW w:w="753" w:type="dxa"/>
            <w:shd w:val="clear" w:color="auto" w:fill="auto"/>
            <w:noWrap/>
            <w:vAlign w:val="center"/>
            <w:hideMark/>
          </w:tcPr>
          <w:p w14:paraId="09D2241A"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restart"/>
            <w:shd w:val="clear" w:color="auto" w:fill="auto"/>
            <w:noWrap/>
            <w:vAlign w:val="center"/>
            <w:hideMark/>
          </w:tcPr>
          <w:p w14:paraId="5DBFA4FA" w14:textId="77777777" w:rsidR="00150438" w:rsidRPr="00602D85" w:rsidRDefault="00150438" w:rsidP="00F3542F">
            <w:pPr>
              <w:pStyle w:val="Tabell"/>
              <w:jc w:val="center"/>
              <w:rPr>
                <w:sz w:val="20"/>
                <w:szCs w:val="20"/>
                <w:lang w:val="en-US"/>
              </w:rPr>
            </w:pPr>
            <w:r w:rsidRPr="00602D85">
              <w:rPr>
                <w:sz w:val="20"/>
                <w:szCs w:val="20"/>
                <w:lang w:val="en-US"/>
              </w:rPr>
              <w:t>PCDD/F-17 (ng/kg)</w:t>
            </w:r>
          </w:p>
        </w:tc>
        <w:tc>
          <w:tcPr>
            <w:tcW w:w="567" w:type="dxa"/>
            <w:shd w:val="clear" w:color="auto" w:fill="auto"/>
            <w:noWrap/>
            <w:vAlign w:val="center"/>
            <w:hideMark/>
          </w:tcPr>
          <w:p w14:paraId="6AE9B5C2"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22EEC6B8" w14:textId="77777777" w:rsidR="00150438" w:rsidRPr="00602D85" w:rsidRDefault="00150438" w:rsidP="00F3542F">
            <w:pPr>
              <w:pStyle w:val="Tabell"/>
              <w:jc w:val="center"/>
              <w:rPr>
                <w:sz w:val="20"/>
                <w:szCs w:val="20"/>
                <w:lang w:val="en-US"/>
              </w:rPr>
            </w:pPr>
            <w:r w:rsidRPr="00602D85">
              <w:rPr>
                <w:sz w:val="20"/>
                <w:szCs w:val="20"/>
                <w:lang w:val="en-US"/>
              </w:rPr>
              <w:t>1241</w:t>
            </w:r>
          </w:p>
        </w:tc>
        <w:tc>
          <w:tcPr>
            <w:tcW w:w="1045" w:type="dxa"/>
            <w:shd w:val="clear" w:color="auto" w:fill="auto"/>
            <w:noWrap/>
            <w:vAlign w:val="center"/>
            <w:hideMark/>
          </w:tcPr>
          <w:p w14:paraId="3D4A4268" w14:textId="77777777" w:rsidR="00150438" w:rsidRPr="00602D85" w:rsidRDefault="00150438" w:rsidP="00F3542F">
            <w:pPr>
              <w:pStyle w:val="Tabell"/>
              <w:jc w:val="center"/>
              <w:rPr>
                <w:sz w:val="20"/>
                <w:szCs w:val="20"/>
                <w:lang w:val="en-US"/>
              </w:rPr>
            </w:pPr>
            <w:r w:rsidRPr="00602D85">
              <w:rPr>
                <w:sz w:val="20"/>
                <w:szCs w:val="20"/>
                <w:lang w:val="en-US"/>
              </w:rPr>
              <w:t>50</w:t>
            </w:r>
          </w:p>
        </w:tc>
        <w:tc>
          <w:tcPr>
            <w:tcW w:w="1745" w:type="dxa"/>
            <w:shd w:val="clear" w:color="auto" w:fill="auto"/>
            <w:noWrap/>
            <w:vAlign w:val="center"/>
            <w:hideMark/>
          </w:tcPr>
          <w:p w14:paraId="64E26725" w14:textId="77777777" w:rsidR="00150438" w:rsidRPr="00602D85" w:rsidRDefault="00150438" w:rsidP="00F3542F">
            <w:pPr>
              <w:pStyle w:val="Tabell"/>
              <w:jc w:val="center"/>
              <w:rPr>
                <w:sz w:val="20"/>
                <w:szCs w:val="20"/>
                <w:lang w:val="en-US"/>
              </w:rPr>
            </w:pPr>
            <w:r w:rsidRPr="00602D85">
              <w:rPr>
                <w:sz w:val="20"/>
                <w:szCs w:val="20"/>
              </w:rPr>
              <w:t>270</w:t>
            </w:r>
          </w:p>
        </w:tc>
        <w:tc>
          <w:tcPr>
            <w:tcW w:w="1713" w:type="dxa"/>
            <w:shd w:val="clear" w:color="auto" w:fill="auto"/>
            <w:noWrap/>
            <w:vAlign w:val="center"/>
            <w:hideMark/>
          </w:tcPr>
          <w:p w14:paraId="5C9BEEB3" w14:textId="77777777" w:rsidR="00150438" w:rsidRPr="00602D85" w:rsidRDefault="00150438" w:rsidP="00F3542F">
            <w:pPr>
              <w:pStyle w:val="Tabell"/>
              <w:jc w:val="center"/>
              <w:rPr>
                <w:sz w:val="20"/>
                <w:szCs w:val="20"/>
                <w:lang w:val="en-US"/>
              </w:rPr>
            </w:pPr>
            <w:r w:rsidRPr="00602D85">
              <w:rPr>
                <w:sz w:val="20"/>
                <w:szCs w:val="20"/>
                <w:lang w:val="en-US"/>
              </w:rPr>
              <w:t>15</w:t>
            </w:r>
          </w:p>
        </w:tc>
      </w:tr>
      <w:tr w:rsidR="00150438" w:rsidRPr="007C57E1" w14:paraId="7EE53CA4" w14:textId="77777777" w:rsidTr="00150438">
        <w:trPr>
          <w:trHeight w:val="300"/>
        </w:trPr>
        <w:tc>
          <w:tcPr>
            <w:tcW w:w="845" w:type="dxa"/>
            <w:shd w:val="clear" w:color="auto" w:fill="auto"/>
            <w:noWrap/>
            <w:vAlign w:val="center"/>
            <w:hideMark/>
          </w:tcPr>
          <w:p w14:paraId="46542D04" w14:textId="77777777" w:rsidR="00150438" w:rsidRPr="00602D85" w:rsidRDefault="00150438" w:rsidP="00F3542F">
            <w:pPr>
              <w:pStyle w:val="Tabell"/>
              <w:jc w:val="center"/>
              <w:rPr>
                <w:sz w:val="20"/>
                <w:szCs w:val="20"/>
                <w:lang w:val="en-US"/>
              </w:rPr>
            </w:pPr>
            <w:r w:rsidRPr="00602D85">
              <w:rPr>
                <w:sz w:val="20"/>
                <w:szCs w:val="20"/>
                <w:lang w:val="en-US"/>
              </w:rPr>
              <w:t>DSS-2</w:t>
            </w:r>
          </w:p>
        </w:tc>
        <w:tc>
          <w:tcPr>
            <w:tcW w:w="753" w:type="dxa"/>
            <w:shd w:val="clear" w:color="auto" w:fill="auto"/>
            <w:noWrap/>
            <w:vAlign w:val="center"/>
            <w:hideMark/>
          </w:tcPr>
          <w:p w14:paraId="264FBF55"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5C6BE14A"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18959DFD" w14:textId="77777777" w:rsidR="00150438" w:rsidRPr="00602D85" w:rsidRDefault="00150438" w:rsidP="00F3542F">
            <w:pPr>
              <w:pStyle w:val="Tabell"/>
              <w:jc w:val="center"/>
              <w:rPr>
                <w:sz w:val="20"/>
                <w:szCs w:val="20"/>
                <w:lang w:val="en-US"/>
              </w:rPr>
            </w:pPr>
            <w:r w:rsidRPr="00602D85">
              <w:rPr>
                <w:sz w:val="20"/>
                <w:szCs w:val="20"/>
                <w:lang w:val="en-US"/>
              </w:rPr>
              <w:t>0.25</w:t>
            </w:r>
          </w:p>
        </w:tc>
        <w:tc>
          <w:tcPr>
            <w:tcW w:w="1018" w:type="dxa"/>
            <w:shd w:val="clear" w:color="auto" w:fill="auto"/>
            <w:noWrap/>
            <w:vAlign w:val="center"/>
            <w:hideMark/>
          </w:tcPr>
          <w:p w14:paraId="3EDABA18" w14:textId="77777777" w:rsidR="00150438" w:rsidRPr="00602D85" w:rsidRDefault="00150438" w:rsidP="00F3542F">
            <w:pPr>
              <w:pStyle w:val="Tabell"/>
              <w:jc w:val="center"/>
              <w:rPr>
                <w:sz w:val="20"/>
                <w:szCs w:val="20"/>
                <w:lang w:val="en-US"/>
              </w:rPr>
            </w:pPr>
            <w:r w:rsidRPr="00602D85">
              <w:rPr>
                <w:sz w:val="20"/>
                <w:szCs w:val="20"/>
                <w:lang w:val="en-US"/>
              </w:rPr>
              <w:t>120</w:t>
            </w:r>
          </w:p>
        </w:tc>
        <w:tc>
          <w:tcPr>
            <w:tcW w:w="1045" w:type="dxa"/>
            <w:shd w:val="clear" w:color="auto" w:fill="auto"/>
            <w:noWrap/>
            <w:vAlign w:val="center"/>
            <w:hideMark/>
          </w:tcPr>
          <w:p w14:paraId="6821F39F" w14:textId="77777777" w:rsidR="00150438" w:rsidRPr="00602D85" w:rsidRDefault="00150438" w:rsidP="00F3542F">
            <w:pPr>
              <w:pStyle w:val="Tabell"/>
              <w:jc w:val="center"/>
              <w:rPr>
                <w:sz w:val="20"/>
                <w:szCs w:val="20"/>
                <w:lang w:val="en-US"/>
              </w:rPr>
            </w:pPr>
            <w:r w:rsidRPr="00602D85">
              <w:rPr>
                <w:sz w:val="20"/>
                <w:szCs w:val="20"/>
                <w:lang w:val="en-US"/>
              </w:rPr>
              <w:t>1.8</w:t>
            </w:r>
          </w:p>
        </w:tc>
        <w:tc>
          <w:tcPr>
            <w:tcW w:w="1745" w:type="dxa"/>
            <w:shd w:val="clear" w:color="auto" w:fill="auto"/>
            <w:noWrap/>
            <w:vAlign w:val="center"/>
            <w:hideMark/>
          </w:tcPr>
          <w:p w14:paraId="798C10D8" w14:textId="77777777" w:rsidR="00150438" w:rsidRPr="00602D85" w:rsidRDefault="00150438" w:rsidP="00F3542F">
            <w:pPr>
              <w:pStyle w:val="Tabell"/>
              <w:jc w:val="center"/>
              <w:rPr>
                <w:sz w:val="20"/>
                <w:szCs w:val="20"/>
                <w:lang w:val="en-US"/>
              </w:rPr>
            </w:pPr>
            <w:r w:rsidRPr="00602D85">
              <w:rPr>
                <w:sz w:val="20"/>
                <w:szCs w:val="20"/>
              </w:rPr>
              <w:t>30</w:t>
            </w:r>
          </w:p>
        </w:tc>
        <w:tc>
          <w:tcPr>
            <w:tcW w:w="1713" w:type="dxa"/>
            <w:shd w:val="clear" w:color="auto" w:fill="auto"/>
            <w:noWrap/>
            <w:vAlign w:val="center"/>
            <w:hideMark/>
          </w:tcPr>
          <w:p w14:paraId="0D6F38DD" w14:textId="77777777" w:rsidR="00150438" w:rsidRPr="00602D85" w:rsidRDefault="00150438" w:rsidP="00F3542F">
            <w:pPr>
              <w:pStyle w:val="Tabell"/>
              <w:jc w:val="center"/>
              <w:rPr>
                <w:sz w:val="20"/>
                <w:szCs w:val="20"/>
                <w:lang w:val="en-US"/>
              </w:rPr>
            </w:pPr>
            <w:r w:rsidRPr="00602D85">
              <w:rPr>
                <w:sz w:val="20"/>
                <w:szCs w:val="20"/>
                <w:lang w:val="en-US"/>
              </w:rPr>
              <w:t>5</w:t>
            </w:r>
          </w:p>
        </w:tc>
      </w:tr>
      <w:tr w:rsidR="00150438" w:rsidRPr="007C57E1" w14:paraId="6752EDF5" w14:textId="77777777" w:rsidTr="00150438">
        <w:trPr>
          <w:trHeight w:val="300"/>
        </w:trPr>
        <w:tc>
          <w:tcPr>
            <w:tcW w:w="845" w:type="dxa"/>
            <w:shd w:val="clear" w:color="auto" w:fill="auto"/>
            <w:noWrap/>
            <w:vAlign w:val="center"/>
            <w:hideMark/>
          </w:tcPr>
          <w:p w14:paraId="3B544EEC" w14:textId="77777777" w:rsidR="00150438" w:rsidRPr="00602D85" w:rsidRDefault="00150438" w:rsidP="00F3542F">
            <w:pPr>
              <w:pStyle w:val="Tabell"/>
              <w:jc w:val="center"/>
              <w:rPr>
                <w:sz w:val="20"/>
                <w:szCs w:val="20"/>
                <w:lang w:val="en-US"/>
              </w:rPr>
            </w:pPr>
            <w:r w:rsidRPr="00602D85">
              <w:rPr>
                <w:sz w:val="20"/>
                <w:szCs w:val="20"/>
                <w:lang w:val="en-US"/>
              </w:rPr>
              <w:t>FWR</w:t>
            </w:r>
          </w:p>
        </w:tc>
        <w:tc>
          <w:tcPr>
            <w:tcW w:w="753" w:type="dxa"/>
            <w:shd w:val="clear" w:color="auto" w:fill="auto"/>
            <w:noWrap/>
            <w:vAlign w:val="center"/>
            <w:hideMark/>
          </w:tcPr>
          <w:p w14:paraId="2C648A94" w14:textId="77777777" w:rsidR="00150438" w:rsidRPr="00602D85" w:rsidRDefault="00150438" w:rsidP="00F3542F">
            <w:pPr>
              <w:pStyle w:val="Tabell"/>
              <w:jc w:val="center"/>
              <w:rPr>
                <w:sz w:val="20"/>
                <w:szCs w:val="20"/>
                <w:lang w:val="en-US"/>
              </w:rPr>
            </w:pPr>
            <w:r w:rsidRPr="00602D85">
              <w:rPr>
                <w:sz w:val="20"/>
                <w:szCs w:val="20"/>
                <w:lang w:val="en-US"/>
              </w:rPr>
              <w:t>800</w:t>
            </w:r>
          </w:p>
        </w:tc>
        <w:tc>
          <w:tcPr>
            <w:tcW w:w="1374" w:type="dxa"/>
            <w:vMerge/>
            <w:vAlign w:val="center"/>
            <w:hideMark/>
          </w:tcPr>
          <w:p w14:paraId="28251740" w14:textId="77777777" w:rsidR="00150438" w:rsidRPr="00602D85" w:rsidRDefault="00150438" w:rsidP="00F3542F">
            <w:pPr>
              <w:pStyle w:val="Tabell"/>
              <w:jc w:val="center"/>
              <w:rPr>
                <w:sz w:val="20"/>
                <w:szCs w:val="20"/>
                <w:lang w:val="en-US"/>
              </w:rPr>
            </w:pPr>
          </w:p>
        </w:tc>
        <w:tc>
          <w:tcPr>
            <w:tcW w:w="567" w:type="dxa"/>
            <w:shd w:val="clear" w:color="auto" w:fill="auto"/>
            <w:noWrap/>
            <w:vAlign w:val="center"/>
            <w:hideMark/>
          </w:tcPr>
          <w:p w14:paraId="52FB4F5C"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0E2061F4" w14:textId="77777777" w:rsidR="00150438" w:rsidRPr="00602D85" w:rsidRDefault="00150438" w:rsidP="00F3542F">
            <w:pPr>
              <w:pStyle w:val="Tabell"/>
              <w:jc w:val="center"/>
              <w:rPr>
                <w:sz w:val="20"/>
                <w:szCs w:val="20"/>
                <w:lang w:val="en-US"/>
              </w:rPr>
            </w:pPr>
            <w:r w:rsidRPr="00602D85">
              <w:rPr>
                <w:sz w:val="20"/>
                <w:szCs w:val="20"/>
                <w:lang w:val="en-US"/>
              </w:rPr>
              <w:t>442</w:t>
            </w:r>
          </w:p>
        </w:tc>
        <w:tc>
          <w:tcPr>
            <w:tcW w:w="1045" w:type="dxa"/>
            <w:shd w:val="clear" w:color="auto" w:fill="auto"/>
            <w:noWrap/>
            <w:vAlign w:val="center"/>
            <w:hideMark/>
          </w:tcPr>
          <w:p w14:paraId="0B5A85D7" w14:textId="77777777" w:rsidR="00150438" w:rsidRPr="00602D85" w:rsidRDefault="00150438" w:rsidP="00F3542F">
            <w:pPr>
              <w:pStyle w:val="Tabell"/>
              <w:jc w:val="center"/>
              <w:rPr>
                <w:sz w:val="20"/>
                <w:szCs w:val="20"/>
                <w:lang w:val="en-US"/>
              </w:rPr>
            </w:pPr>
            <w:r w:rsidRPr="00602D85">
              <w:rPr>
                <w:sz w:val="20"/>
                <w:szCs w:val="20"/>
                <w:lang w:val="en-US"/>
              </w:rPr>
              <w:t>16</w:t>
            </w:r>
          </w:p>
        </w:tc>
        <w:tc>
          <w:tcPr>
            <w:tcW w:w="1745" w:type="dxa"/>
            <w:shd w:val="clear" w:color="auto" w:fill="auto"/>
            <w:noWrap/>
            <w:vAlign w:val="center"/>
            <w:hideMark/>
          </w:tcPr>
          <w:p w14:paraId="2ACD456D" w14:textId="77777777" w:rsidR="00150438" w:rsidRPr="00602D85" w:rsidRDefault="00150438" w:rsidP="00F3542F">
            <w:pPr>
              <w:pStyle w:val="Tabell"/>
              <w:jc w:val="center"/>
              <w:rPr>
                <w:sz w:val="20"/>
                <w:szCs w:val="20"/>
                <w:lang w:val="en-US"/>
              </w:rPr>
            </w:pPr>
            <w:r w:rsidRPr="00602D85">
              <w:rPr>
                <w:sz w:val="20"/>
                <w:szCs w:val="20"/>
              </w:rPr>
              <w:t>99</w:t>
            </w:r>
          </w:p>
        </w:tc>
        <w:tc>
          <w:tcPr>
            <w:tcW w:w="1713" w:type="dxa"/>
            <w:shd w:val="clear" w:color="auto" w:fill="auto"/>
            <w:noWrap/>
            <w:vAlign w:val="center"/>
            <w:hideMark/>
          </w:tcPr>
          <w:p w14:paraId="1FED228B" w14:textId="77777777" w:rsidR="00150438" w:rsidRPr="00602D85" w:rsidRDefault="00150438" w:rsidP="00F3542F">
            <w:pPr>
              <w:pStyle w:val="Tabell"/>
              <w:jc w:val="center"/>
              <w:rPr>
                <w:sz w:val="20"/>
                <w:szCs w:val="20"/>
                <w:lang w:val="en-US"/>
              </w:rPr>
            </w:pPr>
            <w:r w:rsidRPr="00602D85">
              <w:rPr>
                <w:sz w:val="20"/>
                <w:szCs w:val="20"/>
                <w:lang w:val="en-US"/>
              </w:rPr>
              <w:t>9</w:t>
            </w:r>
          </w:p>
        </w:tc>
      </w:tr>
      <w:tr w:rsidR="00150438" w:rsidRPr="007C57E1" w14:paraId="5F151FE6" w14:textId="77777777" w:rsidTr="00150438">
        <w:trPr>
          <w:trHeight w:val="300"/>
        </w:trPr>
        <w:tc>
          <w:tcPr>
            <w:tcW w:w="845" w:type="dxa"/>
            <w:shd w:val="clear" w:color="auto" w:fill="auto"/>
            <w:noWrap/>
            <w:vAlign w:val="center"/>
            <w:hideMark/>
          </w:tcPr>
          <w:p w14:paraId="737FCA6F" w14:textId="77777777" w:rsidR="00150438" w:rsidRPr="00602D85" w:rsidRDefault="00150438" w:rsidP="00F3542F">
            <w:pPr>
              <w:pStyle w:val="Tabell"/>
              <w:jc w:val="center"/>
              <w:rPr>
                <w:sz w:val="20"/>
                <w:szCs w:val="20"/>
                <w:lang w:val="en-US"/>
              </w:rPr>
            </w:pPr>
            <w:r w:rsidRPr="00602D85">
              <w:rPr>
                <w:sz w:val="20"/>
                <w:szCs w:val="20"/>
                <w:lang w:val="en-US"/>
              </w:rPr>
              <w:t>DSS-1</w:t>
            </w:r>
          </w:p>
        </w:tc>
        <w:tc>
          <w:tcPr>
            <w:tcW w:w="753" w:type="dxa"/>
            <w:shd w:val="clear" w:color="auto" w:fill="auto"/>
            <w:noWrap/>
            <w:vAlign w:val="center"/>
            <w:hideMark/>
          </w:tcPr>
          <w:p w14:paraId="0885FCE3"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restart"/>
            <w:shd w:val="clear" w:color="auto" w:fill="auto"/>
            <w:noWrap/>
            <w:vAlign w:val="center"/>
            <w:hideMark/>
          </w:tcPr>
          <w:p w14:paraId="17434DFC" w14:textId="77777777" w:rsidR="00150438" w:rsidRPr="00602D85" w:rsidRDefault="00150438" w:rsidP="00F3542F">
            <w:pPr>
              <w:pStyle w:val="Tabell"/>
              <w:jc w:val="center"/>
              <w:rPr>
                <w:sz w:val="20"/>
                <w:szCs w:val="20"/>
                <w:lang w:val="en-US"/>
              </w:rPr>
            </w:pPr>
            <w:r w:rsidRPr="00602D85">
              <w:rPr>
                <w:sz w:val="20"/>
                <w:szCs w:val="20"/>
                <w:lang w:val="en-US"/>
              </w:rPr>
              <w:t>PCB-7</w:t>
            </w:r>
          </w:p>
          <w:p w14:paraId="0C1374E5" w14:textId="77777777" w:rsidR="00150438" w:rsidRPr="00602D85" w:rsidRDefault="00150438" w:rsidP="00F3542F">
            <w:pPr>
              <w:pStyle w:val="Tabell"/>
              <w:jc w:val="center"/>
              <w:rPr>
                <w:sz w:val="20"/>
                <w:szCs w:val="20"/>
                <w:lang w:val="en-US"/>
              </w:rPr>
            </w:pPr>
            <w:r w:rsidRPr="00602D85">
              <w:rPr>
                <w:sz w:val="20"/>
                <w:szCs w:val="20"/>
                <w:lang w:val="en-US"/>
              </w:rPr>
              <w:t>(µg/kg)</w:t>
            </w:r>
          </w:p>
        </w:tc>
        <w:tc>
          <w:tcPr>
            <w:tcW w:w="567" w:type="dxa"/>
            <w:shd w:val="clear" w:color="auto" w:fill="auto"/>
            <w:noWrap/>
            <w:vAlign w:val="center"/>
            <w:hideMark/>
          </w:tcPr>
          <w:p w14:paraId="5D26D27A" w14:textId="77777777" w:rsidR="00150438" w:rsidRPr="00602D85" w:rsidRDefault="00150438" w:rsidP="00F3542F">
            <w:pPr>
              <w:pStyle w:val="Tabell"/>
              <w:jc w:val="center"/>
              <w:rPr>
                <w:sz w:val="20"/>
                <w:szCs w:val="20"/>
                <w:lang w:val="en-US"/>
              </w:rPr>
            </w:pPr>
            <w:r w:rsidRPr="00602D85">
              <w:rPr>
                <w:sz w:val="20"/>
                <w:szCs w:val="20"/>
                <w:lang w:val="en-US"/>
              </w:rPr>
              <w:t>0.22</w:t>
            </w:r>
          </w:p>
        </w:tc>
        <w:tc>
          <w:tcPr>
            <w:tcW w:w="1018" w:type="dxa"/>
            <w:shd w:val="clear" w:color="auto" w:fill="auto"/>
            <w:noWrap/>
            <w:vAlign w:val="center"/>
            <w:hideMark/>
          </w:tcPr>
          <w:p w14:paraId="356578E6" w14:textId="77777777" w:rsidR="00150438" w:rsidRPr="00602D85" w:rsidRDefault="00150438" w:rsidP="00F3542F">
            <w:pPr>
              <w:pStyle w:val="Tabell"/>
              <w:jc w:val="center"/>
              <w:rPr>
                <w:sz w:val="20"/>
                <w:szCs w:val="20"/>
                <w:lang w:val="en-US"/>
              </w:rPr>
            </w:pPr>
            <w:r w:rsidRPr="00602D85">
              <w:rPr>
                <w:sz w:val="20"/>
                <w:szCs w:val="20"/>
                <w:lang w:val="en-US"/>
              </w:rPr>
              <w:t>113</w:t>
            </w:r>
          </w:p>
        </w:tc>
        <w:tc>
          <w:tcPr>
            <w:tcW w:w="1045" w:type="dxa"/>
            <w:shd w:val="clear" w:color="auto" w:fill="auto"/>
            <w:noWrap/>
            <w:vAlign w:val="center"/>
            <w:hideMark/>
          </w:tcPr>
          <w:p w14:paraId="10DBDC96" w14:textId="77777777" w:rsidR="00150438" w:rsidRPr="00602D85" w:rsidRDefault="00150438" w:rsidP="00F3542F">
            <w:pPr>
              <w:pStyle w:val="Tabell"/>
              <w:jc w:val="center"/>
              <w:rPr>
                <w:sz w:val="20"/>
                <w:szCs w:val="20"/>
                <w:lang w:val="en-US"/>
              </w:rPr>
            </w:pPr>
          </w:p>
        </w:tc>
        <w:tc>
          <w:tcPr>
            <w:tcW w:w="1745" w:type="dxa"/>
            <w:shd w:val="clear" w:color="auto" w:fill="auto"/>
            <w:noWrap/>
            <w:vAlign w:val="center"/>
            <w:hideMark/>
          </w:tcPr>
          <w:p w14:paraId="5DAA0F7A" w14:textId="77777777" w:rsidR="00150438" w:rsidRPr="00602D85" w:rsidRDefault="00150438" w:rsidP="00F3542F">
            <w:pPr>
              <w:pStyle w:val="Tabell"/>
              <w:jc w:val="center"/>
              <w:rPr>
                <w:sz w:val="20"/>
                <w:szCs w:val="20"/>
                <w:lang w:val="en-US"/>
              </w:rPr>
            </w:pPr>
            <w:r w:rsidRPr="00602D85">
              <w:rPr>
                <w:sz w:val="20"/>
                <w:szCs w:val="20"/>
              </w:rPr>
              <w:t>25</w:t>
            </w:r>
          </w:p>
        </w:tc>
        <w:tc>
          <w:tcPr>
            <w:tcW w:w="1713" w:type="dxa"/>
            <w:shd w:val="clear" w:color="auto" w:fill="auto"/>
            <w:noWrap/>
            <w:vAlign w:val="center"/>
            <w:hideMark/>
          </w:tcPr>
          <w:p w14:paraId="6020A2DF" w14:textId="77777777" w:rsidR="00150438" w:rsidRPr="00602D85" w:rsidRDefault="00150438" w:rsidP="00F3542F">
            <w:pPr>
              <w:pStyle w:val="Tabell"/>
              <w:jc w:val="center"/>
              <w:rPr>
                <w:sz w:val="20"/>
                <w:szCs w:val="20"/>
                <w:lang w:val="en-US"/>
              </w:rPr>
            </w:pPr>
            <w:r w:rsidRPr="00602D85">
              <w:rPr>
                <w:sz w:val="20"/>
                <w:szCs w:val="20"/>
                <w:lang w:val="en-US"/>
              </w:rPr>
              <w:t>7</w:t>
            </w:r>
          </w:p>
        </w:tc>
      </w:tr>
      <w:tr w:rsidR="00150438" w:rsidRPr="007C57E1" w14:paraId="34D4BE57" w14:textId="77777777" w:rsidTr="00150438">
        <w:trPr>
          <w:trHeight w:val="300"/>
        </w:trPr>
        <w:tc>
          <w:tcPr>
            <w:tcW w:w="845" w:type="dxa"/>
            <w:shd w:val="clear" w:color="auto" w:fill="auto"/>
            <w:noWrap/>
            <w:vAlign w:val="center"/>
            <w:hideMark/>
          </w:tcPr>
          <w:p w14:paraId="4875A10E" w14:textId="77777777" w:rsidR="00150438" w:rsidRPr="00602D85" w:rsidRDefault="00150438" w:rsidP="00F3542F">
            <w:pPr>
              <w:pStyle w:val="Tabell"/>
              <w:jc w:val="center"/>
              <w:rPr>
                <w:sz w:val="20"/>
                <w:szCs w:val="20"/>
                <w:lang w:val="en-US"/>
              </w:rPr>
            </w:pPr>
            <w:r w:rsidRPr="00602D85">
              <w:rPr>
                <w:sz w:val="20"/>
                <w:szCs w:val="20"/>
                <w:lang w:val="en-US"/>
              </w:rPr>
              <w:t>DSS-2</w:t>
            </w:r>
          </w:p>
        </w:tc>
        <w:tc>
          <w:tcPr>
            <w:tcW w:w="753" w:type="dxa"/>
            <w:shd w:val="clear" w:color="auto" w:fill="auto"/>
            <w:noWrap/>
            <w:vAlign w:val="center"/>
            <w:hideMark/>
          </w:tcPr>
          <w:p w14:paraId="63B08281"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058B88B3" w14:textId="77777777" w:rsidR="00150438" w:rsidRPr="00602D85" w:rsidRDefault="00150438" w:rsidP="00F3542F">
            <w:pPr>
              <w:pStyle w:val="Tabell"/>
              <w:rPr>
                <w:sz w:val="20"/>
                <w:szCs w:val="20"/>
                <w:lang w:val="en-US"/>
              </w:rPr>
            </w:pPr>
          </w:p>
        </w:tc>
        <w:tc>
          <w:tcPr>
            <w:tcW w:w="567" w:type="dxa"/>
            <w:shd w:val="clear" w:color="auto" w:fill="auto"/>
            <w:noWrap/>
            <w:vAlign w:val="center"/>
            <w:hideMark/>
          </w:tcPr>
          <w:p w14:paraId="2E554584" w14:textId="77777777" w:rsidR="00150438" w:rsidRPr="00602D85" w:rsidRDefault="00150438" w:rsidP="00F3542F">
            <w:pPr>
              <w:pStyle w:val="Tabell"/>
              <w:jc w:val="center"/>
              <w:rPr>
                <w:sz w:val="20"/>
                <w:szCs w:val="20"/>
                <w:lang w:val="en-US"/>
              </w:rPr>
            </w:pPr>
            <w:r w:rsidRPr="00602D85">
              <w:rPr>
                <w:sz w:val="20"/>
                <w:szCs w:val="20"/>
                <w:lang w:val="en-US"/>
              </w:rPr>
              <w:t>0.25</w:t>
            </w:r>
          </w:p>
        </w:tc>
        <w:tc>
          <w:tcPr>
            <w:tcW w:w="1018" w:type="dxa"/>
            <w:shd w:val="clear" w:color="auto" w:fill="auto"/>
            <w:noWrap/>
            <w:vAlign w:val="center"/>
            <w:hideMark/>
          </w:tcPr>
          <w:p w14:paraId="1858ADB3" w14:textId="77777777" w:rsidR="00150438" w:rsidRPr="00602D85" w:rsidRDefault="00150438" w:rsidP="00F3542F">
            <w:pPr>
              <w:pStyle w:val="Tabell"/>
              <w:jc w:val="center"/>
              <w:rPr>
                <w:sz w:val="20"/>
                <w:szCs w:val="20"/>
                <w:lang w:val="en-US"/>
              </w:rPr>
            </w:pPr>
            <w:r w:rsidRPr="00602D85">
              <w:rPr>
                <w:sz w:val="20"/>
                <w:szCs w:val="20"/>
                <w:lang w:val="en-US"/>
              </w:rPr>
              <w:t>22</w:t>
            </w:r>
          </w:p>
        </w:tc>
        <w:tc>
          <w:tcPr>
            <w:tcW w:w="1045" w:type="dxa"/>
            <w:shd w:val="clear" w:color="auto" w:fill="auto"/>
            <w:noWrap/>
            <w:vAlign w:val="center"/>
            <w:hideMark/>
          </w:tcPr>
          <w:p w14:paraId="1D0C7037" w14:textId="77777777" w:rsidR="00150438" w:rsidRPr="00602D85" w:rsidRDefault="00150438" w:rsidP="00F3542F">
            <w:pPr>
              <w:pStyle w:val="Tabell"/>
              <w:jc w:val="center"/>
              <w:rPr>
                <w:sz w:val="20"/>
                <w:szCs w:val="20"/>
                <w:lang w:val="en-US"/>
              </w:rPr>
            </w:pPr>
          </w:p>
        </w:tc>
        <w:tc>
          <w:tcPr>
            <w:tcW w:w="1745" w:type="dxa"/>
            <w:shd w:val="clear" w:color="auto" w:fill="auto"/>
            <w:noWrap/>
            <w:vAlign w:val="center"/>
            <w:hideMark/>
          </w:tcPr>
          <w:p w14:paraId="0139ACB3" w14:textId="77777777" w:rsidR="00150438" w:rsidRPr="00602D85" w:rsidRDefault="00150438" w:rsidP="00F3542F">
            <w:pPr>
              <w:pStyle w:val="Tabell"/>
              <w:jc w:val="center"/>
              <w:rPr>
                <w:sz w:val="20"/>
                <w:szCs w:val="20"/>
                <w:lang w:val="en-US"/>
              </w:rPr>
            </w:pPr>
            <w:r w:rsidRPr="00602D85">
              <w:rPr>
                <w:sz w:val="20"/>
                <w:szCs w:val="20"/>
              </w:rPr>
              <w:t>5</w:t>
            </w:r>
          </w:p>
        </w:tc>
        <w:tc>
          <w:tcPr>
            <w:tcW w:w="1713" w:type="dxa"/>
            <w:shd w:val="clear" w:color="auto" w:fill="auto"/>
            <w:noWrap/>
            <w:vAlign w:val="center"/>
            <w:hideMark/>
          </w:tcPr>
          <w:p w14:paraId="1CA303C8" w14:textId="77777777" w:rsidR="00150438" w:rsidRPr="00602D85" w:rsidRDefault="00150438" w:rsidP="00F3542F">
            <w:pPr>
              <w:pStyle w:val="Tabell"/>
              <w:jc w:val="center"/>
              <w:rPr>
                <w:sz w:val="20"/>
                <w:szCs w:val="20"/>
                <w:lang w:val="en-US"/>
              </w:rPr>
            </w:pPr>
            <w:r w:rsidRPr="00602D85">
              <w:rPr>
                <w:sz w:val="20"/>
                <w:szCs w:val="20"/>
                <w:lang w:val="en-US"/>
              </w:rPr>
              <w:t>7</w:t>
            </w:r>
          </w:p>
        </w:tc>
      </w:tr>
      <w:tr w:rsidR="00150438" w:rsidRPr="007C57E1" w14:paraId="004D4AD4" w14:textId="77777777" w:rsidTr="00150438">
        <w:trPr>
          <w:trHeight w:val="300"/>
        </w:trPr>
        <w:tc>
          <w:tcPr>
            <w:tcW w:w="845" w:type="dxa"/>
            <w:shd w:val="clear" w:color="auto" w:fill="auto"/>
            <w:noWrap/>
            <w:vAlign w:val="center"/>
            <w:hideMark/>
          </w:tcPr>
          <w:p w14:paraId="6096D4CD" w14:textId="77777777" w:rsidR="00150438" w:rsidRPr="00602D85" w:rsidRDefault="00150438" w:rsidP="00F3542F">
            <w:pPr>
              <w:pStyle w:val="Tabell"/>
              <w:jc w:val="center"/>
              <w:rPr>
                <w:sz w:val="20"/>
                <w:szCs w:val="20"/>
                <w:lang w:val="en-US"/>
              </w:rPr>
            </w:pPr>
            <w:r w:rsidRPr="00602D85">
              <w:rPr>
                <w:sz w:val="20"/>
                <w:szCs w:val="20"/>
                <w:lang w:val="en-US"/>
              </w:rPr>
              <w:t>LSS</w:t>
            </w:r>
          </w:p>
        </w:tc>
        <w:tc>
          <w:tcPr>
            <w:tcW w:w="753" w:type="dxa"/>
            <w:shd w:val="clear" w:color="auto" w:fill="auto"/>
            <w:noWrap/>
            <w:vAlign w:val="center"/>
            <w:hideMark/>
          </w:tcPr>
          <w:p w14:paraId="156E9FB8" w14:textId="77777777" w:rsidR="00150438" w:rsidRPr="00602D85" w:rsidRDefault="00150438" w:rsidP="00F3542F">
            <w:pPr>
              <w:pStyle w:val="Tabell"/>
              <w:jc w:val="center"/>
              <w:rPr>
                <w:sz w:val="20"/>
                <w:szCs w:val="20"/>
                <w:lang w:val="en-US"/>
              </w:rPr>
            </w:pPr>
            <w:r w:rsidRPr="00602D85">
              <w:rPr>
                <w:sz w:val="20"/>
                <w:szCs w:val="20"/>
                <w:lang w:val="en-US"/>
              </w:rPr>
              <w:t>600</w:t>
            </w:r>
          </w:p>
        </w:tc>
        <w:tc>
          <w:tcPr>
            <w:tcW w:w="1374" w:type="dxa"/>
            <w:vMerge/>
            <w:vAlign w:val="center"/>
            <w:hideMark/>
          </w:tcPr>
          <w:p w14:paraId="4FF20C8A" w14:textId="77777777" w:rsidR="00150438" w:rsidRPr="00602D85" w:rsidRDefault="00150438" w:rsidP="00F3542F">
            <w:pPr>
              <w:pStyle w:val="Tabell"/>
              <w:rPr>
                <w:sz w:val="20"/>
                <w:szCs w:val="20"/>
                <w:lang w:val="en-US"/>
              </w:rPr>
            </w:pPr>
          </w:p>
        </w:tc>
        <w:tc>
          <w:tcPr>
            <w:tcW w:w="567" w:type="dxa"/>
            <w:shd w:val="clear" w:color="auto" w:fill="auto"/>
            <w:noWrap/>
            <w:vAlign w:val="center"/>
            <w:hideMark/>
          </w:tcPr>
          <w:p w14:paraId="5FC1318E" w14:textId="77777777" w:rsidR="00150438" w:rsidRPr="00602D85" w:rsidRDefault="00150438" w:rsidP="00F3542F">
            <w:pPr>
              <w:pStyle w:val="Tabell"/>
              <w:jc w:val="center"/>
              <w:rPr>
                <w:sz w:val="20"/>
                <w:szCs w:val="20"/>
                <w:lang w:val="en-US"/>
              </w:rPr>
            </w:pPr>
            <w:r w:rsidRPr="00602D85">
              <w:rPr>
                <w:sz w:val="20"/>
                <w:szCs w:val="20"/>
                <w:lang w:val="en-US"/>
              </w:rPr>
              <w:t>0.21</w:t>
            </w:r>
          </w:p>
        </w:tc>
        <w:tc>
          <w:tcPr>
            <w:tcW w:w="1018" w:type="dxa"/>
            <w:shd w:val="clear" w:color="auto" w:fill="auto"/>
            <w:noWrap/>
            <w:vAlign w:val="center"/>
            <w:hideMark/>
          </w:tcPr>
          <w:p w14:paraId="1196F2EC" w14:textId="77777777" w:rsidR="00150438" w:rsidRPr="00602D85" w:rsidRDefault="00150438" w:rsidP="00F3542F">
            <w:pPr>
              <w:pStyle w:val="Tabell"/>
              <w:jc w:val="center"/>
              <w:rPr>
                <w:sz w:val="20"/>
                <w:szCs w:val="20"/>
                <w:lang w:val="en-US"/>
              </w:rPr>
            </w:pPr>
            <w:r w:rsidRPr="00602D85">
              <w:rPr>
                <w:sz w:val="20"/>
                <w:szCs w:val="20"/>
                <w:lang w:val="en-US"/>
              </w:rPr>
              <w:t>106</w:t>
            </w:r>
          </w:p>
        </w:tc>
        <w:tc>
          <w:tcPr>
            <w:tcW w:w="1045" w:type="dxa"/>
            <w:shd w:val="clear" w:color="auto" w:fill="auto"/>
            <w:noWrap/>
            <w:vAlign w:val="center"/>
            <w:hideMark/>
          </w:tcPr>
          <w:p w14:paraId="66F21582" w14:textId="77777777" w:rsidR="00150438" w:rsidRPr="00602D85" w:rsidRDefault="00150438" w:rsidP="00F3542F">
            <w:pPr>
              <w:pStyle w:val="Tabell"/>
              <w:jc w:val="center"/>
              <w:rPr>
                <w:sz w:val="20"/>
                <w:szCs w:val="20"/>
                <w:lang w:val="en-US"/>
              </w:rPr>
            </w:pPr>
          </w:p>
        </w:tc>
        <w:tc>
          <w:tcPr>
            <w:tcW w:w="1745" w:type="dxa"/>
            <w:shd w:val="clear" w:color="auto" w:fill="auto"/>
            <w:noWrap/>
            <w:vAlign w:val="center"/>
            <w:hideMark/>
          </w:tcPr>
          <w:p w14:paraId="70300AE5" w14:textId="77777777" w:rsidR="00150438" w:rsidRPr="00602D85" w:rsidRDefault="00150438" w:rsidP="00F3542F">
            <w:pPr>
              <w:pStyle w:val="Tabell"/>
              <w:jc w:val="center"/>
              <w:rPr>
                <w:sz w:val="20"/>
                <w:szCs w:val="20"/>
                <w:lang w:val="en-US"/>
              </w:rPr>
            </w:pPr>
            <w:r w:rsidRPr="00602D85">
              <w:rPr>
                <w:sz w:val="20"/>
                <w:szCs w:val="20"/>
              </w:rPr>
              <w:t>22</w:t>
            </w:r>
          </w:p>
        </w:tc>
        <w:tc>
          <w:tcPr>
            <w:tcW w:w="1713" w:type="dxa"/>
            <w:shd w:val="clear" w:color="auto" w:fill="auto"/>
            <w:noWrap/>
            <w:vAlign w:val="center"/>
            <w:hideMark/>
          </w:tcPr>
          <w:p w14:paraId="7E1ED7E4" w14:textId="77777777" w:rsidR="00150438" w:rsidRPr="00602D85" w:rsidRDefault="00150438" w:rsidP="00F3542F">
            <w:pPr>
              <w:pStyle w:val="Tabell"/>
              <w:jc w:val="center"/>
              <w:rPr>
                <w:sz w:val="20"/>
                <w:szCs w:val="20"/>
                <w:lang w:val="en-US"/>
              </w:rPr>
            </w:pPr>
            <w:r w:rsidRPr="00602D85">
              <w:rPr>
                <w:sz w:val="20"/>
                <w:szCs w:val="20"/>
                <w:lang w:val="en-US"/>
              </w:rPr>
              <w:t>7</w:t>
            </w:r>
          </w:p>
        </w:tc>
      </w:tr>
    </w:tbl>
    <w:p w14:paraId="656D8C03" w14:textId="77777777" w:rsidR="00150438" w:rsidRDefault="00150438" w:rsidP="00B71EF9">
      <w:pPr>
        <w:pStyle w:val="Caption"/>
        <w:keepNext/>
        <w:rPr>
          <w:lang w:val="en-US"/>
        </w:rPr>
      </w:pPr>
    </w:p>
    <w:p w14:paraId="13F9FF8C" w14:textId="7F20C812" w:rsidR="00D40917" w:rsidRPr="00F97B25" w:rsidRDefault="00D40917" w:rsidP="00D40917">
      <w:pPr>
        <w:pStyle w:val="Caption"/>
        <w:keepNext/>
        <w:rPr>
          <w:lang w:val="en-US"/>
        </w:rPr>
      </w:pPr>
      <w:r w:rsidRPr="00F97B25">
        <w:rPr>
          <w:lang w:val="en-US"/>
        </w:rPr>
        <w:t>Table S.</w:t>
      </w:r>
      <w:r>
        <w:fldChar w:fldCharType="begin"/>
      </w:r>
      <w:r w:rsidRPr="00F97B25">
        <w:rPr>
          <w:lang w:val="en-US"/>
        </w:rPr>
        <w:instrText xml:space="preserve"> SEQ Table_S \* ARABIC </w:instrText>
      </w:r>
      <w:r>
        <w:fldChar w:fldCharType="separate"/>
      </w:r>
      <w:r>
        <w:rPr>
          <w:noProof/>
          <w:lang w:val="en-US"/>
        </w:rPr>
        <w:t>6</w:t>
      </w:r>
      <w:r>
        <w:fldChar w:fldCharType="end"/>
      </w:r>
      <w:r w:rsidRPr="00F97B25">
        <w:rPr>
          <w:lang w:val="en-US"/>
        </w:rPr>
        <w:t xml:space="preserve"> </w:t>
      </w:r>
      <w:r w:rsidRPr="00736205">
        <w:rPr>
          <w:lang w:val="en-US"/>
        </w:rPr>
        <w:t>Distribution of ∑</w:t>
      </w:r>
      <w:r>
        <w:rPr>
          <w:lang w:val="en-US"/>
        </w:rPr>
        <w:t>PCB-7</w:t>
      </w:r>
      <w:r w:rsidRPr="00736205">
        <w:rPr>
          <w:lang w:val="en-US"/>
        </w:rPr>
        <w:t xml:space="preserve"> </w:t>
      </w:r>
      <w:r>
        <w:rPr>
          <w:lang w:val="en-US"/>
        </w:rPr>
        <w:t>in biochar and pyrolysis condensate. Exhaust was not analyzed for PCBs. The distribution is normalized to the amount of feedstock used to produce the corresponding product fractions and normalized for yield of each pyrolysis product. The mass balance deviation is the difference in percent between the total PCB-concentration in the feedstock and the summed concentration in the pyrolysis products to estimate PCB formation/degradation.</w:t>
      </w:r>
    </w:p>
    <w:tbl>
      <w:tblPr>
        <w:tblStyle w:val="TableGrid0"/>
        <w:tblW w:w="9209" w:type="dxa"/>
        <w:tblLayout w:type="fixed"/>
        <w:tblLook w:val="04A0" w:firstRow="1" w:lastRow="0" w:firstColumn="1" w:lastColumn="0" w:noHBand="0" w:noVBand="1"/>
      </w:tblPr>
      <w:tblGrid>
        <w:gridCol w:w="1129"/>
        <w:gridCol w:w="709"/>
        <w:gridCol w:w="992"/>
        <w:gridCol w:w="851"/>
        <w:gridCol w:w="567"/>
        <w:gridCol w:w="709"/>
        <w:gridCol w:w="708"/>
        <w:gridCol w:w="851"/>
        <w:gridCol w:w="567"/>
        <w:gridCol w:w="850"/>
        <w:gridCol w:w="1276"/>
      </w:tblGrid>
      <w:tr w:rsidR="00D40917" w:rsidRPr="002037FE" w14:paraId="5D47BB4A" w14:textId="77777777" w:rsidTr="00F3542F">
        <w:trPr>
          <w:trHeight w:val="548"/>
        </w:trPr>
        <w:tc>
          <w:tcPr>
            <w:tcW w:w="1129" w:type="dxa"/>
            <w:noWrap/>
            <w:vAlign w:val="center"/>
            <w:hideMark/>
          </w:tcPr>
          <w:p w14:paraId="78CD4737" w14:textId="77777777" w:rsidR="00D40917" w:rsidRPr="00F97B25" w:rsidRDefault="00D40917" w:rsidP="00F3542F">
            <w:pPr>
              <w:pStyle w:val="Tabell"/>
              <w:jc w:val="center"/>
              <w:rPr>
                <w:sz w:val="18"/>
                <w:szCs w:val="18"/>
                <w:lang w:val="en-US"/>
              </w:rPr>
            </w:pPr>
          </w:p>
        </w:tc>
        <w:tc>
          <w:tcPr>
            <w:tcW w:w="709" w:type="dxa"/>
            <w:noWrap/>
            <w:vAlign w:val="center"/>
            <w:hideMark/>
          </w:tcPr>
          <w:p w14:paraId="7632135F" w14:textId="77777777" w:rsidR="00D40917" w:rsidRPr="00F97B25" w:rsidRDefault="00D40917" w:rsidP="00F3542F">
            <w:pPr>
              <w:pStyle w:val="Tabell"/>
              <w:jc w:val="center"/>
              <w:rPr>
                <w:sz w:val="18"/>
                <w:szCs w:val="18"/>
                <w:lang w:val="en-US"/>
              </w:rPr>
            </w:pPr>
          </w:p>
        </w:tc>
        <w:tc>
          <w:tcPr>
            <w:tcW w:w="3827" w:type="dxa"/>
            <w:gridSpan w:val="5"/>
            <w:noWrap/>
            <w:vAlign w:val="center"/>
            <w:hideMark/>
          </w:tcPr>
          <w:p w14:paraId="7A1E103B"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∑PCB-7 concentration (µg kg</w:t>
            </w:r>
            <w:r w:rsidRPr="00F97B25">
              <w:rPr>
                <w:b/>
                <w:bCs/>
                <w:color w:val="000000"/>
                <w:sz w:val="18"/>
                <w:szCs w:val="18"/>
                <w:vertAlign w:val="superscript"/>
                <w:lang w:val="en-US"/>
              </w:rPr>
              <w:t>-1</w:t>
            </w:r>
            <w:r w:rsidRPr="00F97B25">
              <w:rPr>
                <w:b/>
                <w:bCs/>
                <w:color w:val="000000"/>
                <w:sz w:val="18"/>
                <w:szCs w:val="18"/>
                <w:lang w:val="en-US"/>
              </w:rPr>
              <w:t>)</w:t>
            </w:r>
          </w:p>
        </w:tc>
        <w:tc>
          <w:tcPr>
            <w:tcW w:w="2268" w:type="dxa"/>
            <w:gridSpan w:val="3"/>
            <w:noWrap/>
            <w:vAlign w:val="center"/>
            <w:hideMark/>
          </w:tcPr>
          <w:p w14:paraId="6E6196D9"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 ∑PCB-7 distribution</w:t>
            </w:r>
          </w:p>
        </w:tc>
        <w:tc>
          <w:tcPr>
            <w:tcW w:w="1276" w:type="dxa"/>
            <w:vMerge w:val="restart"/>
            <w:vAlign w:val="center"/>
            <w:hideMark/>
          </w:tcPr>
          <w:p w14:paraId="30E506EF"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Sum mass balance deviation from feedstock concentration</w:t>
            </w:r>
          </w:p>
        </w:tc>
      </w:tr>
      <w:tr w:rsidR="00D40917" w:rsidRPr="00F97B25" w14:paraId="262D0DF4" w14:textId="77777777" w:rsidTr="00F3542F">
        <w:trPr>
          <w:trHeight w:val="300"/>
        </w:trPr>
        <w:tc>
          <w:tcPr>
            <w:tcW w:w="1129" w:type="dxa"/>
            <w:noWrap/>
            <w:vAlign w:val="center"/>
            <w:hideMark/>
          </w:tcPr>
          <w:p w14:paraId="23E8F621"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Feedstock</w:t>
            </w:r>
          </w:p>
        </w:tc>
        <w:tc>
          <w:tcPr>
            <w:tcW w:w="709" w:type="dxa"/>
            <w:noWrap/>
            <w:vAlign w:val="center"/>
            <w:hideMark/>
          </w:tcPr>
          <w:p w14:paraId="3B370736"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Pyr. temp. (˚C)</w:t>
            </w:r>
          </w:p>
        </w:tc>
        <w:tc>
          <w:tcPr>
            <w:tcW w:w="992" w:type="dxa"/>
            <w:noWrap/>
            <w:vAlign w:val="center"/>
            <w:hideMark/>
          </w:tcPr>
          <w:p w14:paraId="491C7770"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feedstock</w:t>
            </w:r>
          </w:p>
        </w:tc>
        <w:tc>
          <w:tcPr>
            <w:tcW w:w="851" w:type="dxa"/>
            <w:noWrap/>
            <w:vAlign w:val="center"/>
            <w:hideMark/>
          </w:tcPr>
          <w:p w14:paraId="641ECED7"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biochar</w:t>
            </w:r>
          </w:p>
        </w:tc>
        <w:tc>
          <w:tcPr>
            <w:tcW w:w="567" w:type="dxa"/>
            <w:noWrap/>
            <w:vAlign w:val="center"/>
            <w:hideMark/>
          </w:tcPr>
          <w:p w14:paraId="0CF1EF11"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gas</w:t>
            </w:r>
          </w:p>
        </w:tc>
        <w:tc>
          <w:tcPr>
            <w:tcW w:w="709" w:type="dxa"/>
            <w:noWrap/>
            <w:vAlign w:val="center"/>
            <w:hideMark/>
          </w:tcPr>
          <w:p w14:paraId="386D144D"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oil</w:t>
            </w:r>
          </w:p>
        </w:tc>
        <w:tc>
          <w:tcPr>
            <w:tcW w:w="708" w:type="dxa"/>
            <w:noWrap/>
            <w:vAlign w:val="center"/>
            <w:hideMark/>
          </w:tcPr>
          <w:p w14:paraId="4BB09F7F"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total</w:t>
            </w:r>
          </w:p>
        </w:tc>
        <w:tc>
          <w:tcPr>
            <w:tcW w:w="851" w:type="dxa"/>
            <w:noWrap/>
            <w:vAlign w:val="center"/>
            <w:hideMark/>
          </w:tcPr>
          <w:p w14:paraId="51E39697"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biochar</w:t>
            </w:r>
          </w:p>
        </w:tc>
        <w:tc>
          <w:tcPr>
            <w:tcW w:w="567" w:type="dxa"/>
            <w:noWrap/>
            <w:vAlign w:val="center"/>
            <w:hideMark/>
          </w:tcPr>
          <w:p w14:paraId="2314F553"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gas</w:t>
            </w:r>
          </w:p>
        </w:tc>
        <w:tc>
          <w:tcPr>
            <w:tcW w:w="850" w:type="dxa"/>
            <w:noWrap/>
            <w:vAlign w:val="center"/>
            <w:hideMark/>
          </w:tcPr>
          <w:p w14:paraId="76143C27" w14:textId="77777777" w:rsidR="00D40917" w:rsidRPr="00F97B25" w:rsidRDefault="00D40917" w:rsidP="00F3542F">
            <w:pPr>
              <w:pStyle w:val="Tabell"/>
              <w:jc w:val="center"/>
              <w:rPr>
                <w:b/>
                <w:bCs/>
                <w:color w:val="000000"/>
                <w:sz w:val="18"/>
                <w:szCs w:val="18"/>
                <w:lang w:val="en-US"/>
              </w:rPr>
            </w:pPr>
            <w:r w:rsidRPr="00F97B25">
              <w:rPr>
                <w:b/>
                <w:bCs/>
                <w:color w:val="000000"/>
                <w:sz w:val="18"/>
                <w:szCs w:val="18"/>
                <w:lang w:val="en-US"/>
              </w:rPr>
              <w:t>oil</w:t>
            </w:r>
          </w:p>
        </w:tc>
        <w:tc>
          <w:tcPr>
            <w:tcW w:w="1276" w:type="dxa"/>
            <w:vMerge/>
            <w:noWrap/>
            <w:vAlign w:val="center"/>
            <w:hideMark/>
          </w:tcPr>
          <w:p w14:paraId="01549D8E" w14:textId="77777777" w:rsidR="00D40917" w:rsidRPr="00F97B25" w:rsidRDefault="00D40917" w:rsidP="00F3542F">
            <w:pPr>
              <w:pStyle w:val="Tabell"/>
              <w:jc w:val="center"/>
              <w:rPr>
                <w:b/>
                <w:bCs/>
                <w:color w:val="000000"/>
                <w:sz w:val="18"/>
                <w:szCs w:val="18"/>
                <w:lang w:val="en-US"/>
              </w:rPr>
            </w:pPr>
          </w:p>
        </w:tc>
      </w:tr>
      <w:tr w:rsidR="00D40917" w:rsidRPr="00F97B25" w14:paraId="2EFAC14F" w14:textId="77777777" w:rsidTr="00F3542F">
        <w:trPr>
          <w:trHeight w:val="300"/>
        </w:trPr>
        <w:tc>
          <w:tcPr>
            <w:tcW w:w="1129" w:type="dxa"/>
            <w:noWrap/>
            <w:vAlign w:val="center"/>
            <w:hideMark/>
          </w:tcPr>
          <w:p w14:paraId="297D1A6B"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DSS-1</w:t>
            </w:r>
          </w:p>
        </w:tc>
        <w:tc>
          <w:tcPr>
            <w:tcW w:w="709" w:type="dxa"/>
            <w:noWrap/>
            <w:vAlign w:val="center"/>
            <w:hideMark/>
          </w:tcPr>
          <w:p w14:paraId="3F6B3281"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600</w:t>
            </w:r>
          </w:p>
        </w:tc>
        <w:tc>
          <w:tcPr>
            <w:tcW w:w="992" w:type="dxa"/>
            <w:noWrap/>
            <w:vAlign w:val="center"/>
            <w:hideMark/>
          </w:tcPr>
          <w:p w14:paraId="0E7D66D4"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21</w:t>
            </w:r>
          </w:p>
        </w:tc>
        <w:tc>
          <w:tcPr>
            <w:tcW w:w="851" w:type="dxa"/>
            <w:noWrap/>
            <w:vAlign w:val="center"/>
            <w:hideMark/>
          </w:tcPr>
          <w:p w14:paraId="7BDE9AA5"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&lt;LOQ</w:t>
            </w:r>
          </w:p>
        </w:tc>
        <w:tc>
          <w:tcPr>
            <w:tcW w:w="567" w:type="dxa"/>
            <w:noWrap/>
            <w:vAlign w:val="center"/>
            <w:hideMark/>
          </w:tcPr>
          <w:p w14:paraId="25DF9EA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709" w:type="dxa"/>
            <w:noWrap/>
            <w:vAlign w:val="center"/>
            <w:hideMark/>
          </w:tcPr>
          <w:p w14:paraId="0ED67078"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24</w:t>
            </w:r>
          </w:p>
        </w:tc>
        <w:tc>
          <w:tcPr>
            <w:tcW w:w="708" w:type="dxa"/>
            <w:noWrap/>
            <w:vAlign w:val="center"/>
            <w:hideMark/>
          </w:tcPr>
          <w:p w14:paraId="53A5727A"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24</w:t>
            </w:r>
          </w:p>
        </w:tc>
        <w:tc>
          <w:tcPr>
            <w:tcW w:w="851" w:type="dxa"/>
            <w:noWrap/>
            <w:vAlign w:val="center"/>
            <w:hideMark/>
          </w:tcPr>
          <w:p w14:paraId="0D2585B8"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0.00 %</w:t>
            </w:r>
          </w:p>
        </w:tc>
        <w:tc>
          <w:tcPr>
            <w:tcW w:w="567" w:type="dxa"/>
            <w:noWrap/>
            <w:vAlign w:val="center"/>
            <w:hideMark/>
          </w:tcPr>
          <w:p w14:paraId="73879DB0"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850" w:type="dxa"/>
            <w:noWrap/>
            <w:vAlign w:val="center"/>
            <w:hideMark/>
          </w:tcPr>
          <w:p w14:paraId="34B94B78"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100.00 %</w:t>
            </w:r>
          </w:p>
        </w:tc>
        <w:tc>
          <w:tcPr>
            <w:tcW w:w="1276" w:type="dxa"/>
            <w:noWrap/>
            <w:vAlign w:val="center"/>
            <w:hideMark/>
          </w:tcPr>
          <w:p w14:paraId="43910F0A"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+ 0.14%</w:t>
            </w:r>
          </w:p>
        </w:tc>
      </w:tr>
      <w:tr w:rsidR="00D40917" w:rsidRPr="00F97B25" w14:paraId="101BE518" w14:textId="77777777" w:rsidTr="00F3542F">
        <w:trPr>
          <w:trHeight w:val="300"/>
        </w:trPr>
        <w:tc>
          <w:tcPr>
            <w:tcW w:w="1129" w:type="dxa"/>
            <w:noWrap/>
            <w:vAlign w:val="center"/>
            <w:hideMark/>
          </w:tcPr>
          <w:p w14:paraId="64D6C2E6"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DSS-2</w:t>
            </w:r>
          </w:p>
        </w:tc>
        <w:tc>
          <w:tcPr>
            <w:tcW w:w="709" w:type="dxa"/>
            <w:noWrap/>
            <w:vAlign w:val="center"/>
            <w:hideMark/>
          </w:tcPr>
          <w:p w14:paraId="1DFFCB2C"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600</w:t>
            </w:r>
          </w:p>
        </w:tc>
        <w:tc>
          <w:tcPr>
            <w:tcW w:w="992" w:type="dxa"/>
            <w:noWrap/>
            <w:vAlign w:val="center"/>
            <w:hideMark/>
          </w:tcPr>
          <w:p w14:paraId="792213C0"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7.6</w:t>
            </w:r>
          </w:p>
        </w:tc>
        <w:tc>
          <w:tcPr>
            <w:tcW w:w="851" w:type="dxa"/>
            <w:noWrap/>
            <w:vAlign w:val="center"/>
            <w:hideMark/>
          </w:tcPr>
          <w:p w14:paraId="2B5C9281"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0.17</w:t>
            </w:r>
          </w:p>
        </w:tc>
        <w:tc>
          <w:tcPr>
            <w:tcW w:w="567" w:type="dxa"/>
            <w:noWrap/>
            <w:vAlign w:val="center"/>
            <w:hideMark/>
          </w:tcPr>
          <w:p w14:paraId="196D2C1E"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709" w:type="dxa"/>
            <w:noWrap/>
            <w:vAlign w:val="center"/>
            <w:hideMark/>
          </w:tcPr>
          <w:p w14:paraId="0C4238CB"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5.43</w:t>
            </w:r>
          </w:p>
        </w:tc>
        <w:tc>
          <w:tcPr>
            <w:tcW w:w="708" w:type="dxa"/>
            <w:noWrap/>
            <w:vAlign w:val="center"/>
            <w:hideMark/>
          </w:tcPr>
          <w:p w14:paraId="63897892"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5.60</w:t>
            </w:r>
          </w:p>
        </w:tc>
        <w:tc>
          <w:tcPr>
            <w:tcW w:w="851" w:type="dxa"/>
            <w:noWrap/>
            <w:vAlign w:val="center"/>
            <w:hideMark/>
          </w:tcPr>
          <w:p w14:paraId="2BE3550D"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3.04 %</w:t>
            </w:r>
          </w:p>
        </w:tc>
        <w:tc>
          <w:tcPr>
            <w:tcW w:w="567" w:type="dxa"/>
            <w:noWrap/>
            <w:vAlign w:val="center"/>
            <w:hideMark/>
          </w:tcPr>
          <w:p w14:paraId="4B42AFA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850" w:type="dxa"/>
            <w:noWrap/>
            <w:vAlign w:val="center"/>
            <w:hideMark/>
          </w:tcPr>
          <w:p w14:paraId="5859BB5D"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96.96 %</w:t>
            </w:r>
          </w:p>
        </w:tc>
        <w:tc>
          <w:tcPr>
            <w:tcW w:w="1276" w:type="dxa"/>
            <w:noWrap/>
            <w:vAlign w:val="center"/>
            <w:hideMark/>
          </w:tcPr>
          <w:p w14:paraId="0575B7E1"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- 74%</w:t>
            </w:r>
          </w:p>
        </w:tc>
      </w:tr>
      <w:tr w:rsidR="00D40917" w:rsidRPr="00F97B25" w14:paraId="2A2DD470" w14:textId="77777777" w:rsidTr="00F3542F">
        <w:trPr>
          <w:trHeight w:val="300"/>
        </w:trPr>
        <w:tc>
          <w:tcPr>
            <w:tcW w:w="1129" w:type="dxa"/>
            <w:noWrap/>
            <w:vAlign w:val="center"/>
            <w:hideMark/>
          </w:tcPr>
          <w:p w14:paraId="19307F98"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LSS</w:t>
            </w:r>
          </w:p>
        </w:tc>
        <w:tc>
          <w:tcPr>
            <w:tcW w:w="709" w:type="dxa"/>
            <w:noWrap/>
            <w:vAlign w:val="center"/>
            <w:hideMark/>
          </w:tcPr>
          <w:p w14:paraId="749BB4B2"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600</w:t>
            </w:r>
          </w:p>
        </w:tc>
        <w:tc>
          <w:tcPr>
            <w:tcW w:w="992" w:type="dxa"/>
            <w:noWrap/>
            <w:vAlign w:val="center"/>
            <w:hideMark/>
          </w:tcPr>
          <w:p w14:paraId="146FFFA3"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17</w:t>
            </w:r>
          </w:p>
        </w:tc>
        <w:tc>
          <w:tcPr>
            <w:tcW w:w="851" w:type="dxa"/>
            <w:noWrap/>
            <w:vAlign w:val="center"/>
            <w:hideMark/>
          </w:tcPr>
          <w:p w14:paraId="27AEC424"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0.14</w:t>
            </w:r>
          </w:p>
        </w:tc>
        <w:tc>
          <w:tcPr>
            <w:tcW w:w="567" w:type="dxa"/>
            <w:noWrap/>
            <w:vAlign w:val="center"/>
            <w:hideMark/>
          </w:tcPr>
          <w:p w14:paraId="76A76E32"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709" w:type="dxa"/>
            <w:noWrap/>
            <w:vAlign w:val="center"/>
            <w:hideMark/>
          </w:tcPr>
          <w:p w14:paraId="103B5B32"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22.37</w:t>
            </w:r>
          </w:p>
        </w:tc>
        <w:tc>
          <w:tcPr>
            <w:tcW w:w="708" w:type="dxa"/>
            <w:noWrap/>
            <w:vAlign w:val="center"/>
            <w:hideMark/>
          </w:tcPr>
          <w:p w14:paraId="5026375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22.51</w:t>
            </w:r>
          </w:p>
        </w:tc>
        <w:tc>
          <w:tcPr>
            <w:tcW w:w="851" w:type="dxa"/>
            <w:noWrap/>
            <w:vAlign w:val="center"/>
            <w:hideMark/>
          </w:tcPr>
          <w:p w14:paraId="6526354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0.62 %</w:t>
            </w:r>
          </w:p>
        </w:tc>
        <w:tc>
          <w:tcPr>
            <w:tcW w:w="567" w:type="dxa"/>
            <w:noWrap/>
            <w:vAlign w:val="center"/>
            <w:hideMark/>
          </w:tcPr>
          <w:p w14:paraId="05D71733"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NA</w:t>
            </w:r>
          </w:p>
        </w:tc>
        <w:tc>
          <w:tcPr>
            <w:tcW w:w="850" w:type="dxa"/>
            <w:noWrap/>
            <w:vAlign w:val="center"/>
            <w:hideMark/>
          </w:tcPr>
          <w:p w14:paraId="27A1C5A9"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99.38 %</w:t>
            </w:r>
          </w:p>
        </w:tc>
        <w:tc>
          <w:tcPr>
            <w:tcW w:w="1276" w:type="dxa"/>
            <w:noWrap/>
            <w:vAlign w:val="center"/>
            <w:hideMark/>
          </w:tcPr>
          <w:p w14:paraId="0428BED6" w14:textId="77777777" w:rsidR="00D40917" w:rsidRPr="00F97B25" w:rsidRDefault="00D40917" w:rsidP="00F3542F">
            <w:pPr>
              <w:pStyle w:val="Tabell"/>
              <w:jc w:val="center"/>
              <w:rPr>
                <w:color w:val="000000"/>
                <w:sz w:val="18"/>
                <w:szCs w:val="18"/>
                <w:lang w:val="en-US"/>
              </w:rPr>
            </w:pPr>
            <w:r w:rsidRPr="00F97B25">
              <w:rPr>
                <w:color w:val="000000"/>
                <w:sz w:val="18"/>
                <w:szCs w:val="18"/>
                <w:lang w:val="en-US"/>
              </w:rPr>
              <w:t>+32%</w:t>
            </w:r>
          </w:p>
        </w:tc>
      </w:tr>
    </w:tbl>
    <w:p w14:paraId="3B3B851C" w14:textId="77777777" w:rsidR="00D40917" w:rsidRDefault="00D40917" w:rsidP="00D40917">
      <w:pPr>
        <w:ind w:firstLine="0"/>
        <w:rPr>
          <w:lang w:val="en-US"/>
        </w:rPr>
      </w:pPr>
    </w:p>
    <w:p w14:paraId="21F867B8" w14:textId="77777777" w:rsidR="00D40917" w:rsidRDefault="00D40917" w:rsidP="00B71EF9">
      <w:pPr>
        <w:pStyle w:val="Caption"/>
        <w:keepNext/>
        <w:rPr>
          <w:lang w:val="en-US"/>
        </w:rPr>
      </w:pPr>
    </w:p>
    <w:p w14:paraId="2AA466B3" w14:textId="77777777" w:rsidR="001F5D34" w:rsidRDefault="001F5D34" w:rsidP="00B71EF9">
      <w:pPr>
        <w:pStyle w:val="Caption"/>
        <w:keepNext/>
        <w:rPr>
          <w:lang w:val="en-US"/>
        </w:rPr>
      </w:pPr>
      <w:r>
        <w:rPr>
          <w:lang w:val="en-US"/>
        </w:rPr>
        <w:br w:type="page"/>
      </w:r>
    </w:p>
    <w:p w14:paraId="088E3003" w14:textId="0C7CCBD5" w:rsidR="00B71EF9" w:rsidRPr="00B71EF9" w:rsidRDefault="00B71EF9" w:rsidP="00B71EF9">
      <w:pPr>
        <w:pStyle w:val="Caption"/>
        <w:keepNext/>
        <w:rPr>
          <w:lang w:val="en-US"/>
        </w:rPr>
      </w:pPr>
      <w:r w:rsidRPr="00B71EF9">
        <w:rPr>
          <w:lang w:val="en-US"/>
        </w:rPr>
        <w:lastRenderedPageBreak/>
        <w:t>Table S.</w:t>
      </w:r>
      <w:r w:rsidR="00B0464C">
        <w:rPr>
          <w:lang w:val="en-US"/>
        </w:rPr>
        <w:fldChar w:fldCharType="begin"/>
      </w:r>
      <w:r w:rsidR="00B0464C">
        <w:rPr>
          <w:lang w:val="en-US"/>
        </w:rPr>
        <w:instrText xml:space="preserve"> SEQ Table_S \* ARABIC </w:instrText>
      </w:r>
      <w:r w:rsidR="00B0464C">
        <w:rPr>
          <w:lang w:val="en-US"/>
        </w:rPr>
        <w:fldChar w:fldCharType="separate"/>
      </w:r>
      <w:r w:rsidR="00D40917">
        <w:rPr>
          <w:noProof/>
          <w:lang w:val="en-US"/>
        </w:rPr>
        <w:t>7</w:t>
      </w:r>
      <w:r w:rsidR="00B0464C">
        <w:rPr>
          <w:lang w:val="en-US"/>
        </w:rPr>
        <w:fldChar w:fldCharType="end"/>
      </w:r>
      <w:r w:rsidRPr="00B71EF9">
        <w:rPr>
          <w:lang w:val="en-US"/>
        </w:rPr>
        <w:t xml:space="preserve"> PAHs and sum PAH-16 in</w:t>
      </w:r>
      <w:r>
        <w:rPr>
          <w:lang w:val="en-US"/>
        </w:rPr>
        <w:t xml:space="preserve"> CWC and DSS-1 </w:t>
      </w:r>
      <w:r w:rsidR="005B1B02">
        <w:rPr>
          <w:lang w:val="en-US"/>
        </w:rPr>
        <w:t xml:space="preserve">condensate </w:t>
      </w:r>
      <w:r>
        <w:rPr>
          <w:lang w:val="en-US"/>
        </w:rPr>
        <w:t>at different temperatures (mg</w:t>
      </w:r>
      <w:r w:rsidR="00A47D6B">
        <w:rPr>
          <w:lang w:val="en-US"/>
        </w:rPr>
        <w:t xml:space="preserve"> </w:t>
      </w:r>
      <w:r>
        <w:rPr>
          <w:lang w:val="en-US"/>
        </w:rPr>
        <w:t>kg</w:t>
      </w:r>
      <w:r w:rsidR="00A47D6B">
        <w:rPr>
          <w:vertAlign w:val="superscript"/>
          <w:lang w:val="en-US"/>
        </w:rPr>
        <w:t>-1</w:t>
      </w:r>
      <w:r>
        <w:rPr>
          <w:lang w:val="en-US"/>
        </w:rPr>
        <w:t>)</w:t>
      </w:r>
      <w:r w:rsidR="008A70A9">
        <w:rPr>
          <w:lang w:val="en-US"/>
        </w:rPr>
        <w:t>.</w:t>
      </w:r>
    </w:p>
    <w:tbl>
      <w:tblPr>
        <w:tblStyle w:val="TableGrid0"/>
        <w:tblW w:w="9199" w:type="dxa"/>
        <w:tblLook w:val="04A0" w:firstRow="1" w:lastRow="0" w:firstColumn="1" w:lastColumn="0" w:noHBand="0" w:noVBand="1"/>
      </w:tblPr>
      <w:tblGrid>
        <w:gridCol w:w="2389"/>
        <w:gridCol w:w="893"/>
        <w:gridCol w:w="710"/>
        <w:gridCol w:w="893"/>
        <w:gridCol w:w="893"/>
        <w:gridCol w:w="893"/>
        <w:gridCol w:w="710"/>
        <w:gridCol w:w="576"/>
        <w:gridCol w:w="576"/>
        <w:gridCol w:w="722"/>
      </w:tblGrid>
      <w:tr w:rsidR="00412700" w:rsidRPr="00412700" w14:paraId="6F4DF0F6" w14:textId="77777777" w:rsidTr="000900EE">
        <w:trPr>
          <w:trHeight w:val="290"/>
        </w:trPr>
        <w:tc>
          <w:tcPr>
            <w:tcW w:w="0" w:type="auto"/>
            <w:tcBorders>
              <w:top w:val="single" w:sz="12" w:space="0" w:color="FFFFFF" w:themeColor="background1"/>
              <w:left w:val="single" w:sz="12" w:space="0" w:color="FFFFFF" w:themeColor="background1"/>
              <w:bottom w:val="single" w:sz="12" w:space="0" w:color="FFFFFF" w:themeColor="background1"/>
            </w:tcBorders>
            <w:noWrap/>
          </w:tcPr>
          <w:p w14:paraId="75ADF1D4" w14:textId="77777777" w:rsidR="00517A9B" w:rsidRPr="00412700" w:rsidRDefault="00517A9B" w:rsidP="00412700">
            <w:pPr>
              <w:ind w:firstLine="0"/>
              <w:rPr>
                <w:rFonts w:asciiTheme="majorHAnsi" w:hAnsiTheme="majorHAnsi" w:cstheme="majorHAnsi"/>
                <w:b/>
                <w:bCs/>
                <w:sz w:val="18"/>
                <w:szCs w:val="18"/>
                <w:lang w:val="en-US"/>
              </w:rPr>
            </w:pPr>
          </w:p>
        </w:tc>
        <w:tc>
          <w:tcPr>
            <w:tcW w:w="0" w:type="auto"/>
            <w:gridSpan w:val="6"/>
            <w:noWrap/>
          </w:tcPr>
          <w:p w14:paraId="0443B39C" w14:textId="0ACE3BD3" w:rsidR="00517A9B" w:rsidRPr="00412700" w:rsidRDefault="00517A9B"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CWC</w:t>
            </w:r>
          </w:p>
        </w:tc>
        <w:tc>
          <w:tcPr>
            <w:tcW w:w="1868" w:type="dxa"/>
            <w:gridSpan w:val="3"/>
            <w:noWrap/>
          </w:tcPr>
          <w:p w14:paraId="7C6FFD1B" w14:textId="360636B1" w:rsidR="00517A9B" w:rsidRPr="00412700" w:rsidRDefault="00517A9B"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DSS-1</w:t>
            </w:r>
          </w:p>
        </w:tc>
      </w:tr>
      <w:tr w:rsidR="00412700" w:rsidRPr="00412700" w14:paraId="1ED00267" w14:textId="77777777" w:rsidTr="000900EE">
        <w:trPr>
          <w:trHeight w:val="290"/>
        </w:trPr>
        <w:tc>
          <w:tcPr>
            <w:tcW w:w="0" w:type="auto"/>
            <w:tcBorders>
              <w:top w:val="single" w:sz="12" w:space="0" w:color="FFFFFF" w:themeColor="background1"/>
              <w:left w:val="single" w:sz="12" w:space="0" w:color="FFFFFF" w:themeColor="background1"/>
            </w:tcBorders>
            <w:noWrap/>
            <w:hideMark/>
          </w:tcPr>
          <w:p w14:paraId="7E76CA80" w14:textId="77777777" w:rsidR="00412700" w:rsidRPr="00412700" w:rsidRDefault="00412700" w:rsidP="00412700">
            <w:pPr>
              <w:ind w:firstLine="0"/>
              <w:rPr>
                <w:rFonts w:asciiTheme="majorHAnsi" w:hAnsiTheme="majorHAnsi" w:cstheme="majorHAnsi"/>
                <w:b/>
                <w:bCs/>
                <w:sz w:val="18"/>
                <w:szCs w:val="18"/>
                <w:lang w:val="en-US"/>
              </w:rPr>
            </w:pPr>
          </w:p>
        </w:tc>
        <w:tc>
          <w:tcPr>
            <w:tcW w:w="0" w:type="auto"/>
            <w:gridSpan w:val="2"/>
            <w:noWrap/>
            <w:hideMark/>
          </w:tcPr>
          <w:p w14:paraId="726EEB69" w14:textId="75D09186"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5</w:t>
            </w:r>
            <w:ins w:id="91" w:author="Katinka Krahn" w:date="2023-06-12T12:23:00Z">
              <w:r w:rsidR="000368FD">
                <w:rPr>
                  <w:rFonts w:asciiTheme="majorHAnsi" w:hAnsiTheme="majorHAnsi" w:cstheme="majorHAnsi"/>
                  <w:b/>
                  <w:bCs/>
                  <w:color w:val="000000"/>
                  <w:sz w:val="18"/>
                  <w:szCs w:val="18"/>
                  <w:lang w:val="en-US"/>
                </w:rPr>
                <w:t>3</w:t>
              </w:r>
            </w:ins>
            <w:del w:id="92" w:author="Katinka Krahn" w:date="2023-06-12T12:23:00Z">
              <w:r w:rsidRPr="00412700" w:rsidDel="000368FD">
                <w:rPr>
                  <w:rFonts w:asciiTheme="majorHAnsi" w:hAnsiTheme="majorHAnsi" w:cstheme="majorHAnsi"/>
                  <w:b/>
                  <w:bCs/>
                  <w:color w:val="000000"/>
                  <w:sz w:val="18"/>
                  <w:szCs w:val="18"/>
                  <w:lang w:val="en-US"/>
                </w:rPr>
                <w:delText>0</w:delText>
              </w:r>
            </w:del>
            <w:r w:rsidRPr="00412700">
              <w:rPr>
                <w:rFonts w:asciiTheme="majorHAnsi" w:hAnsiTheme="majorHAnsi" w:cstheme="majorHAnsi"/>
                <w:b/>
                <w:bCs/>
                <w:color w:val="000000"/>
                <w:sz w:val="18"/>
                <w:szCs w:val="18"/>
                <w:lang w:val="en-US"/>
              </w:rPr>
              <w:t>0</w:t>
            </w:r>
          </w:p>
        </w:tc>
        <w:tc>
          <w:tcPr>
            <w:tcW w:w="0" w:type="auto"/>
            <w:noWrap/>
            <w:hideMark/>
          </w:tcPr>
          <w:p w14:paraId="244A1AF9" w14:textId="40E7CBA0"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600</w:t>
            </w:r>
          </w:p>
        </w:tc>
        <w:tc>
          <w:tcPr>
            <w:tcW w:w="0" w:type="auto"/>
            <w:noWrap/>
            <w:hideMark/>
          </w:tcPr>
          <w:p w14:paraId="49F997CD" w14:textId="230811B0"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700</w:t>
            </w:r>
          </w:p>
        </w:tc>
        <w:tc>
          <w:tcPr>
            <w:tcW w:w="0" w:type="auto"/>
            <w:gridSpan w:val="2"/>
            <w:noWrap/>
            <w:hideMark/>
          </w:tcPr>
          <w:p w14:paraId="73678F1A" w14:textId="1478F3FD"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750</w:t>
            </w:r>
          </w:p>
        </w:tc>
        <w:tc>
          <w:tcPr>
            <w:tcW w:w="0" w:type="auto"/>
            <w:noWrap/>
            <w:hideMark/>
          </w:tcPr>
          <w:p w14:paraId="66E9DCEB" w14:textId="102734DC"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600</w:t>
            </w:r>
          </w:p>
        </w:tc>
        <w:tc>
          <w:tcPr>
            <w:tcW w:w="0" w:type="auto"/>
            <w:noWrap/>
            <w:hideMark/>
          </w:tcPr>
          <w:p w14:paraId="34CD029B" w14:textId="3259FBBF" w:rsidR="00412700" w:rsidRPr="00412700" w:rsidRDefault="00412700"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700</w:t>
            </w:r>
          </w:p>
        </w:tc>
        <w:tc>
          <w:tcPr>
            <w:tcW w:w="722" w:type="dxa"/>
            <w:noWrap/>
            <w:hideMark/>
          </w:tcPr>
          <w:p w14:paraId="37E9C8FA" w14:textId="5FDF0BD9" w:rsidR="00412700" w:rsidRPr="00412700" w:rsidRDefault="000368FD" w:rsidP="00412700">
            <w:pPr>
              <w:ind w:firstLine="0"/>
              <w:jc w:val="center"/>
              <w:rPr>
                <w:rFonts w:asciiTheme="majorHAnsi" w:hAnsiTheme="majorHAnsi" w:cstheme="majorHAnsi"/>
                <w:b/>
                <w:bCs/>
                <w:color w:val="000000"/>
                <w:sz w:val="18"/>
                <w:szCs w:val="18"/>
                <w:lang w:val="en-US"/>
              </w:rPr>
            </w:pPr>
            <w:ins w:id="93" w:author="Katinka Krahn" w:date="2023-06-12T12:23:00Z">
              <w:r>
                <w:rPr>
                  <w:rFonts w:asciiTheme="majorHAnsi" w:hAnsiTheme="majorHAnsi" w:cstheme="majorHAnsi"/>
                  <w:b/>
                  <w:bCs/>
                  <w:color w:val="000000"/>
                  <w:sz w:val="18"/>
                  <w:szCs w:val="18"/>
                  <w:lang w:val="en-US"/>
                </w:rPr>
                <w:t>77</w:t>
              </w:r>
            </w:ins>
            <w:del w:id="94" w:author="Katinka Krahn" w:date="2023-06-12T12:23:00Z">
              <w:r w:rsidR="00412700" w:rsidRPr="00412700" w:rsidDel="000368FD">
                <w:rPr>
                  <w:rFonts w:asciiTheme="majorHAnsi" w:hAnsiTheme="majorHAnsi" w:cstheme="majorHAnsi"/>
                  <w:b/>
                  <w:bCs/>
                  <w:color w:val="000000"/>
                  <w:sz w:val="18"/>
                  <w:szCs w:val="18"/>
                  <w:lang w:val="en-US"/>
                </w:rPr>
                <w:delText>80</w:delText>
              </w:r>
            </w:del>
            <w:r w:rsidR="00412700" w:rsidRPr="00412700">
              <w:rPr>
                <w:rFonts w:asciiTheme="majorHAnsi" w:hAnsiTheme="majorHAnsi" w:cstheme="majorHAnsi"/>
                <w:b/>
                <w:bCs/>
                <w:color w:val="000000"/>
                <w:sz w:val="18"/>
                <w:szCs w:val="18"/>
                <w:lang w:val="en-US"/>
              </w:rPr>
              <w:t>0</w:t>
            </w:r>
          </w:p>
        </w:tc>
      </w:tr>
      <w:tr w:rsidR="00CC56A5" w:rsidRPr="00412700" w14:paraId="44478649" w14:textId="77777777" w:rsidTr="000900EE">
        <w:trPr>
          <w:trHeight w:val="290"/>
        </w:trPr>
        <w:tc>
          <w:tcPr>
            <w:tcW w:w="0" w:type="auto"/>
            <w:noWrap/>
            <w:hideMark/>
          </w:tcPr>
          <w:p w14:paraId="2CF8EC41"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Naphthalene</w:t>
            </w:r>
          </w:p>
        </w:tc>
        <w:tc>
          <w:tcPr>
            <w:tcW w:w="0" w:type="auto"/>
            <w:noWrap/>
            <w:hideMark/>
          </w:tcPr>
          <w:p w14:paraId="648C545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886</w:t>
            </w:r>
          </w:p>
        </w:tc>
        <w:tc>
          <w:tcPr>
            <w:tcW w:w="0" w:type="auto"/>
            <w:noWrap/>
            <w:hideMark/>
          </w:tcPr>
          <w:p w14:paraId="768CD94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1130</w:t>
            </w:r>
          </w:p>
        </w:tc>
        <w:tc>
          <w:tcPr>
            <w:tcW w:w="0" w:type="auto"/>
            <w:noWrap/>
            <w:hideMark/>
          </w:tcPr>
          <w:p w14:paraId="1477ADA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1880</w:t>
            </w:r>
          </w:p>
        </w:tc>
        <w:tc>
          <w:tcPr>
            <w:tcW w:w="0" w:type="auto"/>
            <w:noWrap/>
            <w:hideMark/>
          </w:tcPr>
          <w:p w14:paraId="4E4D3F6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1690</w:t>
            </w:r>
          </w:p>
        </w:tc>
        <w:tc>
          <w:tcPr>
            <w:tcW w:w="0" w:type="auto"/>
            <w:noWrap/>
            <w:hideMark/>
          </w:tcPr>
          <w:p w14:paraId="048514B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361</w:t>
            </w:r>
          </w:p>
        </w:tc>
        <w:tc>
          <w:tcPr>
            <w:tcW w:w="0" w:type="auto"/>
            <w:noWrap/>
            <w:hideMark/>
          </w:tcPr>
          <w:p w14:paraId="0077F42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3499</w:t>
            </w:r>
          </w:p>
        </w:tc>
        <w:tc>
          <w:tcPr>
            <w:tcW w:w="0" w:type="auto"/>
            <w:noWrap/>
            <w:hideMark/>
          </w:tcPr>
          <w:p w14:paraId="14DEC0A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2190</w:t>
            </w:r>
          </w:p>
        </w:tc>
        <w:tc>
          <w:tcPr>
            <w:tcW w:w="0" w:type="auto"/>
            <w:noWrap/>
            <w:hideMark/>
          </w:tcPr>
          <w:p w14:paraId="4090C45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2010</w:t>
            </w:r>
          </w:p>
        </w:tc>
        <w:tc>
          <w:tcPr>
            <w:tcW w:w="722" w:type="dxa"/>
            <w:noWrap/>
            <w:hideMark/>
          </w:tcPr>
          <w:p w14:paraId="0CCA345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1390</w:t>
            </w:r>
          </w:p>
        </w:tc>
      </w:tr>
      <w:tr w:rsidR="00412700" w:rsidRPr="00412700" w14:paraId="0E5F0431" w14:textId="77777777" w:rsidTr="000900EE">
        <w:trPr>
          <w:trHeight w:val="290"/>
        </w:trPr>
        <w:tc>
          <w:tcPr>
            <w:tcW w:w="0" w:type="auto"/>
            <w:noWrap/>
            <w:hideMark/>
          </w:tcPr>
          <w:p w14:paraId="06F788B2"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Acenaphthylene</w:t>
            </w:r>
          </w:p>
        </w:tc>
        <w:tc>
          <w:tcPr>
            <w:tcW w:w="0" w:type="auto"/>
            <w:noWrap/>
            <w:hideMark/>
          </w:tcPr>
          <w:p w14:paraId="6143D6E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1560</w:t>
            </w:r>
          </w:p>
        </w:tc>
        <w:tc>
          <w:tcPr>
            <w:tcW w:w="0" w:type="auto"/>
            <w:noWrap/>
            <w:hideMark/>
          </w:tcPr>
          <w:p w14:paraId="0298254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2313</w:t>
            </w:r>
          </w:p>
        </w:tc>
        <w:tc>
          <w:tcPr>
            <w:tcW w:w="0" w:type="auto"/>
            <w:noWrap/>
            <w:hideMark/>
          </w:tcPr>
          <w:p w14:paraId="21DAC19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4260</w:t>
            </w:r>
          </w:p>
        </w:tc>
        <w:tc>
          <w:tcPr>
            <w:tcW w:w="0" w:type="auto"/>
            <w:noWrap/>
            <w:hideMark/>
          </w:tcPr>
          <w:p w14:paraId="6041FC4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4740</w:t>
            </w:r>
          </w:p>
        </w:tc>
        <w:tc>
          <w:tcPr>
            <w:tcW w:w="0" w:type="auto"/>
            <w:noWrap/>
            <w:hideMark/>
          </w:tcPr>
          <w:p w14:paraId="5E7702C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1160</w:t>
            </w:r>
          </w:p>
        </w:tc>
        <w:tc>
          <w:tcPr>
            <w:tcW w:w="0" w:type="auto"/>
            <w:noWrap/>
            <w:hideMark/>
          </w:tcPr>
          <w:p w14:paraId="16B2A33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5456</w:t>
            </w:r>
          </w:p>
        </w:tc>
        <w:tc>
          <w:tcPr>
            <w:tcW w:w="0" w:type="auto"/>
            <w:noWrap/>
            <w:hideMark/>
          </w:tcPr>
          <w:p w14:paraId="5E2BAE9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257</w:t>
            </w:r>
          </w:p>
        </w:tc>
        <w:tc>
          <w:tcPr>
            <w:tcW w:w="0" w:type="auto"/>
            <w:noWrap/>
            <w:hideMark/>
          </w:tcPr>
          <w:p w14:paraId="4CD6F47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219</w:t>
            </w:r>
          </w:p>
        </w:tc>
        <w:tc>
          <w:tcPr>
            <w:tcW w:w="722" w:type="dxa"/>
            <w:noWrap/>
            <w:hideMark/>
          </w:tcPr>
          <w:p w14:paraId="6D6D1F8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169</w:t>
            </w:r>
          </w:p>
        </w:tc>
      </w:tr>
      <w:tr w:rsidR="00412700" w:rsidRPr="00412700" w14:paraId="6D31DE23" w14:textId="77777777" w:rsidTr="000900EE">
        <w:trPr>
          <w:trHeight w:val="290"/>
        </w:trPr>
        <w:tc>
          <w:tcPr>
            <w:tcW w:w="0" w:type="auto"/>
            <w:noWrap/>
            <w:hideMark/>
          </w:tcPr>
          <w:p w14:paraId="6E307B61"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Acenaphthene</w:t>
            </w:r>
          </w:p>
        </w:tc>
        <w:tc>
          <w:tcPr>
            <w:tcW w:w="0" w:type="auto"/>
            <w:noWrap/>
            <w:hideMark/>
          </w:tcPr>
          <w:p w14:paraId="54FA1F3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62.4</w:t>
            </w:r>
          </w:p>
        </w:tc>
        <w:tc>
          <w:tcPr>
            <w:tcW w:w="0" w:type="auto"/>
            <w:noWrap/>
            <w:hideMark/>
          </w:tcPr>
          <w:p w14:paraId="1A8B647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84.7</w:t>
            </w:r>
          </w:p>
        </w:tc>
        <w:tc>
          <w:tcPr>
            <w:tcW w:w="0" w:type="auto"/>
            <w:noWrap/>
            <w:hideMark/>
          </w:tcPr>
          <w:p w14:paraId="7099A52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152</w:t>
            </w:r>
          </w:p>
        </w:tc>
        <w:tc>
          <w:tcPr>
            <w:tcW w:w="0" w:type="auto"/>
            <w:noWrap/>
            <w:hideMark/>
          </w:tcPr>
          <w:p w14:paraId="5162DD4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123</w:t>
            </w:r>
          </w:p>
        </w:tc>
        <w:tc>
          <w:tcPr>
            <w:tcW w:w="0" w:type="auto"/>
            <w:noWrap/>
            <w:hideMark/>
          </w:tcPr>
          <w:p w14:paraId="58CEF71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16.1</w:t>
            </w:r>
          </w:p>
        </w:tc>
        <w:tc>
          <w:tcPr>
            <w:tcW w:w="0" w:type="auto"/>
            <w:noWrap/>
            <w:hideMark/>
          </w:tcPr>
          <w:p w14:paraId="16E9ACC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155</w:t>
            </w:r>
          </w:p>
        </w:tc>
        <w:tc>
          <w:tcPr>
            <w:tcW w:w="0" w:type="auto"/>
            <w:noWrap/>
            <w:hideMark/>
          </w:tcPr>
          <w:p w14:paraId="1D9556E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73</w:t>
            </w:r>
          </w:p>
        </w:tc>
        <w:tc>
          <w:tcPr>
            <w:tcW w:w="0" w:type="auto"/>
            <w:noWrap/>
            <w:hideMark/>
          </w:tcPr>
          <w:p w14:paraId="0534DB1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44</w:t>
            </w:r>
          </w:p>
        </w:tc>
        <w:tc>
          <w:tcPr>
            <w:tcW w:w="722" w:type="dxa"/>
            <w:noWrap/>
            <w:hideMark/>
          </w:tcPr>
          <w:p w14:paraId="57C64AD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29.8</w:t>
            </w:r>
          </w:p>
        </w:tc>
      </w:tr>
      <w:tr w:rsidR="00412700" w:rsidRPr="00412700" w14:paraId="7BD28879" w14:textId="77777777" w:rsidTr="000900EE">
        <w:trPr>
          <w:trHeight w:val="290"/>
        </w:trPr>
        <w:tc>
          <w:tcPr>
            <w:tcW w:w="0" w:type="auto"/>
            <w:noWrap/>
            <w:hideMark/>
          </w:tcPr>
          <w:p w14:paraId="2D23E239"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Fluorene</w:t>
            </w:r>
          </w:p>
        </w:tc>
        <w:tc>
          <w:tcPr>
            <w:tcW w:w="0" w:type="auto"/>
            <w:noWrap/>
            <w:hideMark/>
          </w:tcPr>
          <w:p w14:paraId="54AA61C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312</w:t>
            </w:r>
          </w:p>
        </w:tc>
        <w:tc>
          <w:tcPr>
            <w:tcW w:w="0" w:type="auto"/>
            <w:noWrap/>
            <w:hideMark/>
          </w:tcPr>
          <w:p w14:paraId="2775C43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460</w:t>
            </w:r>
          </w:p>
        </w:tc>
        <w:tc>
          <w:tcPr>
            <w:tcW w:w="0" w:type="auto"/>
            <w:noWrap/>
            <w:hideMark/>
          </w:tcPr>
          <w:p w14:paraId="6BF46EC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859</w:t>
            </w:r>
          </w:p>
        </w:tc>
        <w:tc>
          <w:tcPr>
            <w:tcW w:w="0" w:type="auto"/>
            <w:noWrap/>
            <w:hideMark/>
          </w:tcPr>
          <w:p w14:paraId="1B4AC67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694</w:t>
            </w:r>
          </w:p>
        </w:tc>
        <w:tc>
          <w:tcPr>
            <w:tcW w:w="0" w:type="auto"/>
            <w:noWrap/>
            <w:hideMark/>
          </w:tcPr>
          <w:p w14:paraId="1EACE54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127</w:t>
            </w:r>
          </w:p>
        </w:tc>
        <w:tc>
          <w:tcPr>
            <w:tcW w:w="0" w:type="auto"/>
            <w:noWrap/>
            <w:hideMark/>
          </w:tcPr>
          <w:p w14:paraId="69E5908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1403</w:t>
            </w:r>
          </w:p>
        </w:tc>
        <w:tc>
          <w:tcPr>
            <w:tcW w:w="0" w:type="auto"/>
            <w:noWrap/>
            <w:hideMark/>
          </w:tcPr>
          <w:p w14:paraId="26E6E89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470</w:t>
            </w:r>
          </w:p>
        </w:tc>
        <w:tc>
          <w:tcPr>
            <w:tcW w:w="0" w:type="auto"/>
            <w:noWrap/>
            <w:hideMark/>
          </w:tcPr>
          <w:p w14:paraId="0376606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303</w:t>
            </w:r>
          </w:p>
        </w:tc>
        <w:tc>
          <w:tcPr>
            <w:tcW w:w="722" w:type="dxa"/>
            <w:noWrap/>
            <w:hideMark/>
          </w:tcPr>
          <w:p w14:paraId="6F5DC81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223</w:t>
            </w:r>
          </w:p>
        </w:tc>
      </w:tr>
      <w:tr w:rsidR="00412700" w:rsidRPr="00412700" w14:paraId="688891F0" w14:textId="77777777" w:rsidTr="000900EE">
        <w:trPr>
          <w:trHeight w:val="290"/>
        </w:trPr>
        <w:tc>
          <w:tcPr>
            <w:tcW w:w="0" w:type="auto"/>
            <w:noWrap/>
            <w:hideMark/>
          </w:tcPr>
          <w:p w14:paraId="56CA940C"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Phenanthrene</w:t>
            </w:r>
          </w:p>
        </w:tc>
        <w:tc>
          <w:tcPr>
            <w:tcW w:w="0" w:type="auto"/>
            <w:noWrap/>
            <w:hideMark/>
          </w:tcPr>
          <w:p w14:paraId="349E879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178</w:t>
            </w:r>
          </w:p>
        </w:tc>
        <w:tc>
          <w:tcPr>
            <w:tcW w:w="0" w:type="auto"/>
            <w:noWrap/>
            <w:hideMark/>
          </w:tcPr>
          <w:p w14:paraId="40C3C58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224</w:t>
            </w:r>
          </w:p>
        </w:tc>
        <w:tc>
          <w:tcPr>
            <w:tcW w:w="0" w:type="auto"/>
            <w:noWrap/>
            <w:hideMark/>
          </w:tcPr>
          <w:p w14:paraId="317CBB0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480</w:t>
            </w:r>
          </w:p>
        </w:tc>
        <w:tc>
          <w:tcPr>
            <w:tcW w:w="0" w:type="auto"/>
            <w:noWrap/>
            <w:hideMark/>
          </w:tcPr>
          <w:p w14:paraId="1920F61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456</w:t>
            </w:r>
          </w:p>
        </w:tc>
        <w:tc>
          <w:tcPr>
            <w:tcW w:w="0" w:type="auto"/>
            <w:noWrap/>
            <w:hideMark/>
          </w:tcPr>
          <w:p w14:paraId="208D4FF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118</w:t>
            </w:r>
          </w:p>
        </w:tc>
        <w:tc>
          <w:tcPr>
            <w:tcW w:w="0" w:type="auto"/>
            <w:noWrap/>
            <w:hideMark/>
          </w:tcPr>
          <w:p w14:paraId="68422D8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1300</w:t>
            </w:r>
          </w:p>
        </w:tc>
        <w:tc>
          <w:tcPr>
            <w:tcW w:w="0" w:type="auto"/>
            <w:noWrap/>
            <w:hideMark/>
          </w:tcPr>
          <w:p w14:paraId="4DDA13C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558</w:t>
            </w:r>
          </w:p>
        </w:tc>
        <w:tc>
          <w:tcPr>
            <w:tcW w:w="0" w:type="auto"/>
            <w:noWrap/>
            <w:hideMark/>
          </w:tcPr>
          <w:p w14:paraId="42356A7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395</w:t>
            </w:r>
          </w:p>
        </w:tc>
        <w:tc>
          <w:tcPr>
            <w:tcW w:w="722" w:type="dxa"/>
            <w:noWrap/>
            <w:hideMark/>
          </w:tcPr>
          <w:p w14:paraId="1641774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297</w:t>
            </w:r>
          </w:p>
        </w:tc>
      </w:tr>
      <w:tr w:rsidR="00412700" w:rsidRPr="00412700" w14:paraId="6F56C31D" w14:textId="77777777" w:rsidTr="000900EE">
        <w:trPr>
          <w:trHeight w:val="290"/>
        </w:trPr>
        <w:tc>
          <w:tcPr>
            <w:tcW w:w="0" w:type="auto"/>
            <w:noWrap/>
            <w:hideMark/>
          </w:tcPr>
          <w:p w14:paraId="5A538D29"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Anthracene</w:t>
            </w:r>
          </w:p>
        </w:tc>
        <w:tc>
          <w:tcPr>
            <w:tcW w:w="0" w:type="auto"/>
            <w:noWrap/>
            <w:hideMark/>
          </w:tcPr>
          <w:p w14:paraId="525B4A1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56.9</w:t>
            </w:r>
          </w:p>
        </w:tc>
        <w:tc>
          <w:tcPr>
            <w:tcW w:w="0" w:type="auto"/>
            <w:noWrap/>
            <w:hideMark/>
          </w:tcPr>
          <w:p w14:paraId="1336394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73</w:t>
            </w:r>
          </w:p>
        </w:tc>
        <w:tc>
          <w:tcPr>
            <w:tcW w:w="0" w:type="auto"/>
            <w:noWrap/>
            <w:hideMark/>
          </w:tcPr>
          <w:p w14:paraId="224072B3"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155</w:t>
            </w:r>
          </w:p>
        </w:tc>
        <w:tc>
          <w:tcPr>
            <w:tcW w:w="0" w:type="auto"/>
            <w:noWrap/>
            <w:hideMark/>
          </w:tcPr>
          <w:p w14:paraId="1D7CF3F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148</w:t>
            </w:r>
          </w:p>
        </w:tc>
        <w:tc>
          <w:tcPr>
            <w:tcW w:w="0" w:type="auto"/>
            <w:noWrap/>
            <w:hideMark/>
          </w:tcPr>
          <w:p w14:paraId="5DA7909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38.8</w:t>
            </w:r>
          </w:p>
        </w:tc>
        <w:tc>
          <w:tcPr>
            <w:tcW w:w="0" w:type="auto"/>
            <w:noWrap/>
            <w:hideMark/>
          </w:tcPr>
          <w:p w14:paraId="0062A62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464</w:t>
            </w:r>
          </w:p>
        </w:tc>
        <w:tc>
          <w:tcPr>
            <w:tcW w:w="0" w:type="auto"/>
            <w:noWrap/>
            <w:hideMark/>
          </w:tcPr>
          <w:p w14:paraId="638C1F7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191</w:t>
            </w:r>
          </w:p>
        </w:tc>
        <w:tc>
          <w:tcPr>
            <w:tcW w:w="0" w:type="auto"/>
            <w:noWrap/>
            <w:hideMark/>
          </w:tcPr>
          <w:p w14:paraId="119F41F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141</w:t>
            </w:r>
          </w:p>
        </w:tc>
        <w:tc>
          <w:tcPr>
            <w:tcW w:w="722" w:type="dxa"/>
            <w:noWrap/>
            <w:hideMark/>
          </w:tcPr>
          <w:p w14:paraId="25B36C8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98.7</w:t>
            </w:r>
          </w:p>
        </w:tc>
      </w:tr>
      <w:tr w:rsidR="00412700" w:rsidRPr="00412700" w14:paraId="2A14C34F" w14:textId="77777777" w:rsidTr="000900EE">
        <w:trPr>
          <w:trHeight w:val="290"/>
        </w:trPr>
        <w:tc>
          <w:tcPr>
            <w:tcW w:w="0" w:type="auto"/>
            <w:noWrap/>
            <w:hideMark/>
          </w:tcPr>
          <w:p w14:paraId="6E883475"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Fluoranthene</w:t>
            </w:r>
          </w:p>
        </w:tc>
        <w:tc>
          <w:tcPr>
            <w:tcW w:w="0" w:type="auto"/>
            <w:noWrap/>
            <w:hideMark/>
          </w:tcPr>
          <w:p w14:paraId="7A514F5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51.6</w:t>
            </w:r>
          </w:p>
        </w:tc>
        <w:tc>
          <w:tcPr>
            <w:tcW w:w="0" w:type="auto"/>
            <w:noWrap/>
            <w:hideMark/>
          </w:tcPr>
          <w:p w14:paraId="1C5D6033"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62.3</w:t>
            </w:r>
          </w:p>
        </w:tc>
        <w:tc>
          <w:tcPr>
            <w:tcW w:w="0" w:type="auto"/>
            <w:noWrap/>
            <w:hideMark/>
          </w:tcPr>
          <w:p w14:paraId="454042C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143</w:t>
            </w:r>
          </w:p>
        </w:tc>
        <w:tc>
          <w:tcPr>
            <w:tcW w:w="0" w:type="auto"/>
            <w:noWrap/>
            <w:hideMark/>
          </w:tcPr>
          <w:p w14:paraId="4D4F3D6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138</w:t>
            </w:r>
          </w:p>
        </w:tc>
        <w:tc>
          <w:tcPr>
            <w:tcW w:w="0" w:type="auto"/>
            <w:noWrap/>
            <w:hideMark/>
          </w:tcPr>
          <w:p w14:paraId="73F3D2E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43.9</w:t>
            </w:r>
          </w:p>
        </w:tc>
        <w:tc>
          <w:tcPr>
            <w:tcW w:w="0" w:type="auto"/>
            <w:noWrap/>
            <w:hideMark/>
          </w:tcPr>
          <w:p w14:paraId="6BEF38D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425</w:t>
            </w:r>
          </w:p>
        </w:tc>
        <w:tc>
          <w:tcPr>
            <w:tcW w:w="0" w:type="auto"/>
            <w:noWrap/>
            <w:hideMark/>
          </w:tcPr>
          <w:p w14:paraId="536393A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126</w:t>
            </w:r>
          </w:p>
        </w:tc>
        <w:tc>
          <w:tcPr>
            <w:tcW w:w="0" w:type="auto"/>
            <w:noWrap/>
            <w:hideMark/>
          </w:tcPr>
          <w:p w14:paraId="2E242C8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98.1</w:t>
            </w:r>
          </w:p>
        </w:tc>
        <w:tc>
          <w:tcPr>
            <w:tcW w:w="722" w:type="dxa"/>
            <w:noWrap/>
            <w:hideMark/>
          </w:tcPr>
          <w:p w14:paraId="3CCD467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76.4</w:t>
            </w:r>
          </w:p>
        </w:tc>
      </w:tr>
      <w:tr w:rsidR="00412700" w:rsidRPr="00412700" w14:paraId="08643DE3" w14:textId="77777777" w:rsidTr="000900EE">
        <w:trPr>
          <w:trHeight w:val="290"/>
        </w:trPr>
        <w:tc>
          <w:tcPr>
            <w:tcW w:w="0" w:type="auto"/>
            <w:noWrap/>
            <w:hideMark/>
          </w:tcPr>
          <w:p w14:paraId="79956824"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Pyrene</w:t>
            </w:r>
          </w:p>
        </w:tc>
        <w:tc>
          <w:tcPr>
            <w:tcW w:w="0" w:type="auto"/>
            <w:noWrap/>
            <w:hideMark/>
          </w:tcPr>
          <w:p w14:paraId="73C920F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47.7</w:t>
            </w:r>
          </w:p>
        </w:tc>
        <w:tc>
          <w:tcPr>
            <w:tcW w:w="0" w:type="auto"/>
            <w:noWrap/>
            <w:hideMark/>
          </w:tcPr>
          <w:p w14:paraId="06038A1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57.6</w:t>
            </w:r>
          </w:p>
        </w:tc>
        <w:tc>
          <w:tcPr>
            <w:tcW w:w="0" w:type="auto"/>
            <w:noWrap/>
            <w:hideMark/>
          </w:tcPr>
          <w:p w14:paraId="50D64C4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120</w:t>
            </w:r>
          </w:p>
        </w:tc>
        <w:tc>
          <w:tcPr>
            <w:tcW w:w="0" w:type="auto"/>
            <w:noWrap/>
            <w:hideMark/>
          </w:tcPr>
          <w:p w14:paraId="4839468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118</w:t>
            </w:r>
          </w:p>
        </w:tc>
        <w:tc>
          <w:tcPr>
            <w:tcW w:w="0" w:type="auto"/>
            <w:noWrap/>
            <w:hideMark/>
          </w:tcPr>
          <w:p w14:paraId="5853000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39.7</w:t>
            </w:r>
          </w:p>
        </w:tc>
        <w:tc>
          <w:tcPr>
            <w:tcW w:w="0" w:type="auto"/>
            <w:noWrap/>
            <w:hideMark/>
          </w:tcPr>
          <w:p w14:paraId="03360B9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390</w:t>
            </w:r>
          </w:p>
        </w:tc>
        <w:tc>
          <w:tcPr>
            <w:tcW w:w="0" w:type="auto"/>
            <w:noWrap/>
            <w:hideMark/>
          </w:tcPr>
          <w:p w14:paraId="4B66F53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129</w:t>
            </w:r>
          </w:p>
        </w:tc>
        <w:tc>
          <w:tcPr>
            <w:tcW w:w="0" w:type="auto"/>
            <w:noWrap/>
            <w:hideMark/>
          </w:tcPr>
          <w:p w14:paraId="47DA57F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95.9</w:t>
            </w:r>
          </w:p>
        </w:tc>
        <w:tc>
          <w:tcPr>
            <w:tcW w:w="722" w:type="dxa"/>
            <w:noWrap/>
            <w:hideMark/>
          </w:tcPr>
          <w:p w14:paraId="1E6E4BF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74</w:t>
            </w:r>
          </w:p>
        </w:tc>
      </w:tr>
      <w:tr w:rsidR="00412700" w:rsidRPr="00412700" w14:paraId="40F5096C" w14:textId="77777777" w:rsidTr="000900EE">
        <w:trPr>
          <w:trHeight w:val="290"/>
        </w:trPr>
        <w:tc>
          <w:tcPr>
            <w:tcW w:w="0" w:type="auto"/>
            <w:noWrap/>
            <w:hideMark/>
          </w:tcPr>
          <w:p w14:paraId="08A6DF12"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Benz(a)anthracene</w:t>
            </w:r>
          </w:p>
        </w:tc>
        <w:tc>
          <w:tcPr>
            <w:tcW w:w="0" w:type="auto"/>
            <w:noWrap/>
            <w:hideMark/>
          </w:tcPr>
          <w:p w14:paraId="04C8727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22.6</w:t>
            </w:r>
          </w:p>
        </w:tc>
        <w:tc>
          <w:tcPr>
            <w:tcW w:w="0" w:type="auto"/>
            <w:noWrap/>
            <w:hideMark/>
          </w:tcPr>
          <w:p w14:paraId="18DBBFD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28.1</w:t>
            </w:r>
          </w:p>
        </w:tc>
        <w:tc>
          <w:tcPr>
            <w:tcW w:w="0" w:type="auto"/>
            <w:noWrap/>
            <w:hideMark/>
          </w:tcPr>
          <w:p w14:paraId="415B133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55.2</w:t>
            </w:r>
          </w:p>
        </w:tc>
        <w:tc>
          <w:tcPr>
            <w:tcW w:w="0" w:type="auto"/>
            <w:noWrap/>
            <w:hideMark/>
          </w:tcPr>
          <w:p w14:paraId="5DFDE23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47.1</w:t>
            </w:r>
          </w:p>
        </w:tc>
        <w:tc>
          <w:tcPr>
            <w:tcW w:w="0" w:type="auto"/>
            <w:noWrap/>
            <w:hideMark/>
          </w:tcPr>
          <w:p w14:paraId="6FDCA77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19.1</w:t>
            </w:r>
          </w:p>
        </w:tc>
        <w:tc>
          <w:tcPr>
            <w:tcW w:w="0" w:type="auto"/>
            <w:noWrap/>
            <w:hideMark/>
          </w:tcPr>
          <w:p w14:paraId="7F110BE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162</w:t>
            </w:r>
          </w:p>
        </w:tc>
        <w:tc>
          <w:tcPr>
            <w:tcW w:w="0" w:type="auto"/>
            <w:noWrap/>
            <w:hideMark/>
          </w:tcPr>
          <w:p w14:paraId="4C031D1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96.1</w:t>
            </w:r>
          </w:p>
        </w:tc>
        <w:tc>
          <w:tcPr>
            <w:tcW w:w="0" w:type="auto"/>
            <w:noWrap/>
            <w:hideMark/>
          </w:tcPr>
          <w:p w14:paraId="2E80231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73.6</w:t>
            </w:r>
          </w:p>
        </w:tc>
        <w:tc>
          <w:tcPr>
            <w:tcW w:w="722" w:type="dxa"/>
            <w:noWrap/>
            <w:hideMark/>
          </w:tcPr>
          <w:p w14:paraId="04D02A5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56.9</w:t>
            </w:r>
          </w:p>
        </w:tc>
      </w:tr>
      <w:tr w:rsidR="00412700" w:rsidRPr="00412700" w14:paraId="0BEB462C" w14:textId="77777777" w:rsidTr="000900EE">
        <w:trPr>
          <w:trHeight w:val="290"/>
        </w:trPr>
        <w:tc>
          <w:tcPr>
            <w:tcW w:w="0" w:type="auto"/>
            <w:noWrap/>
            <w:hideMark/>
          </w:tcPr>
          <w:p w14:paraId="13774875"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Chrysene</w:t>
            </w:r>
          </w:p>
        </w:tc>
        <w:tc>
          <w:tcPr>
            <w:tcW w:w="0" w:type="auto"/>
            <w:noWrap/>
            <w:hideMark/>
          </w:tcPr>
          <w:p w14:paraId="62236A4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w:t>
            </w:r>
          </w:p>
        </w:tc>
        <w:tc>
          <w:tcPr>
            <w:tcW w:w="0" w:type="auto"/>
            <w:noWrap/>
            <w:hideMark/>
          </w:tcPr>
          <w:p w14:paraId="03B0DAF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24.1</w:t>
            </w:r>
          </w:p>
        </w:tc>
        <w:tc>
          <w:tcPr>
            <w:tcW w:w="0" w:type="auto"/>
            <w:noWrap/>
            <w:hideMark/>
          </w:tcPr>
          <w:p w14:paraId="32CE1AC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47.1</w:t>
            </w:r>
          </w:p>
        </w:tc>
        <w:tc>
          <w:tcPr>
            <w:tcW w:w="0" w:type="auto"/>
            <w:noWrap/>
            <w:hideMark/>
          </w:tcPr>
          <w:p w14:paraId="27E5988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40.2</w:t>
            </w:r>
          </w:p>
        </w:tc>
        <w:tc>
          <w:tcPr>
            <w:tcW w:w="0" w:type="auto"/>
            <w:noWrap/>
            <w:hideMark/>
          </w:tcPr>
          <w:p w14:paraId="2E19969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20.9</w:t>
            </w:r>
          </w:p>
        </w:tc>
        <w:tc>
          <w:tcPr>
            <w:tcW w:w="0" w:type="auto"/>
            <w:noWrap/>
            <w:hideMark/>
          </w:tcPr>
          <w:p w14:paraId="26B3CC8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135</w:t>
            </w:r>
          </w:p>
        </w:tc>
        <w:tc>
          <w:tcPr>
            <w:tcW w:w="0" w:type="auto"/>
            <w:noWrap/>
            <w:hideMark/>
          </w:tcPr>
          <w:p w14:paraId="5AB9C8B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145</w:t>
            </w:r>
          </w:p>
        </w:tc>
        <w:tc>
          <w:tcPr>
            <w:tcW w:w="0" w:type="auto"/>
            <w:noWrap/>
            <w:hideMark/>
          </w:tcPr>
          <w:p w14:paraId="2456938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127</w:t>
            </w:r>
          </w:p>
        </w:tc>
        <w:tc>
          <w:tcPr>
            <w:tcW w:w="722" w:type="dxa"/>
            <w:noWrap/>
            <w:hideMark/>
          </w:tcPr>
          <w:p w14:paraId="2866D44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82.9</w:t>
            </w:r>
          </w:p>
        </w:tc>
      </w:tr>
      <w:tr w:rsidR="00412700" w:rsidRPr="00412700" w14:paraId="7B5EA14F" w14:textId="77777777" w:rsidTr="000900EE">
        <w:trPr>
          <w:trHeight w:val="290"/>
        </w:trPr>
        <w:tc>
          <w:tcPr>
            <w:tcW w:w="0" w:type="auto"/>
            <w:noWrap/>
            <w:hideMark/>
          </w:tcPr>
          <w:p w14:paraId="5BEFC24D"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Benzo(b)fluoranthene</w:t>
            </w:r>
          </w:p>
        </w:tc>
        <w:tc>
          <w:tcPr>
            <w:tcW w:w="0" w:type="auto"/>
            <w:noWrap/>
            <w:hideMark/>
          </w:tcPr>
          <w:p w14:paraId="17FDE64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8.25</w:t>
            </w:r>
          </w:p>
        </w:tc>
        <w:tc>
          <w:tcPr>
            <w:tcW w:w="0" w:type="auto"/>
            <w:noWrap/>
            <w:hideMark/>
          </w:tcPr>
          <w:p w14:paraId="027817A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9.82</w:t>
            </w:r>
          </w:p>
        </w:tc>
        <w:tc>
          <w:tcPr>
            <w:tcW w:w="0" w:type="auto"/>
            <w:noWrap/>
            <w:hideMark/>
          </w:tcPr>
          <w:p w14:paraId="542F02D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22.8</w:t>
            </w:r>
          </w:p>
        </w:tc>
        <w:tc>
          <w:tcPr>
            <w:tcW w:w="0" w:type="auto"/>
            <w:noWrap/>
            <w:hideMark/>
          </w:tcPr>
          <w:p w14:paraId="2A8C779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18.2</w:t>
            </w:r>
          </w:p>
        </w:tc>
        <w:tc>
          <w:tcPr>
            <w:tcW w:w="0" w:type="auto"/>
            <w:noWrap/>
            <w:hideMark/>
          </w:tcPr>
          <w:p w14:paraId="69D43D3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11.1</w:t>
            </w:r>
          </w:p>
        </w:tc>
        <w:tc>
          <w:tcPr>
            <w:tcW w:w="0" w:type="auto"/>
            <w:noWrap/>
            <w:hideMark/>
          </w:tcPr>
          <w:p w14:paraId="0E3D0F4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60.9</w:t>
            </w:r>
          </w:p>
        </w:tc>
        <w:tc>
          <w:tcPr>
            <w:tcW w:w="0" w:type="auto"/>
            <w:noWrap/>
            <w:hideMark/>
          </w:tcPr>
          <w:p w14:paraId="57807F7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26.8</w:t>
            </w:r>
          </w:p>
        </w:tc>
        <w:tc>
          <w:tcPr>
            <w:tcW w:w="0" w:type="auto"/>
            <w:noWrap/>
            <w:hideMark/>
          </w:tcPr>
          <w:p w14:paraId="77A6120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22.1</w:t>
            </w:r>
          </w:p>
        </w:tc>
        <w:tc>
          <w:tcPr>
            <w:tcW w:w="722" w:type="dxa"/>
            <w:noWrap/>
            <w:hideMark/>
          </w:tcPr>
          <w:p w14:paraId="390E79A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17.7</w:t>
            </w:r>
          </w:p>
        </w:tc>
      </w:tr>
      <w:tr w:rsidR="00412700" w:rsidRPr="00412700" w14:paraId="0B3B5FC9" w14:textId="77777777" w:rsidTr="000900EE">
        <w:trPr>
          <w:trHeight w:val="290"/>
        </w:trPr>
        <w:tc>
          <w:tcPr>
            <w:tcW w:w="0" w:type="auto"/>
            <w:noWrap/>
            <w:hideMark/>
          </w:tcPr>
          <w:p w14:paraId="785F4E21"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Benzo(k)fluoranthene</w:t>
            </w:r>
          </w:p>
        </w:tc>
        <w:tc>
          <w:tcPr>
            <w:tcW w:w="0" w:type="auto"/>
            <w:noWrap/>
            <w:hideMark/>
          </w:tcPr>
          <w:p w14:paraId="7B4540B2"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6.65</w:t>
            </w:r>
          </w:p>
        </w:tc>
        <w:tc>
          <w:tcPr>
            <w:tcW w:w="0" w:type="auto"/>
            <w:noWrap/>
            <w:hideMark/>
          </w:tcPr>
          <w:p w14:paraId="2ACFDE7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7.44</w:t>
            </w:r>
          </w:p>
        </w:tc>
        <w:tc>
          <w:tcPr>
            <w:tcW w:w="0" w:type="auto"/>
            <w:noWrap/>
            <w:hideMark/>
          </w:tcPr>
          <w:p w14:paraId="0396EB3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18.4</w:t>
            </w:r>
          </w:p>
        </w:tc>
        <w:tc>
          <w:tcPr>
            <w:tcW w:w="0" w:type="auto"/>
            <w:noWrap/>
            <w:hideMark/>
          </w:tcPr>
          <w:p w14:paraId="4FCAE20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14.6</w:t>
            </w:r>
          </w:p>
        </w:tc>
        <w:tc>
          <w:tcPr>
            <w:tcW w:w="0" w:type="auto"/>
            <w:noWrap/>
            <w:hideMark/>
          </w:tcPr>
          <w:p w14:paraId="354E8EE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9.61</w:t>
            </w:r>
          </w:p>
        </w:tc>
        <w:tc>
          <w:tcPr>
            <w:tcW w:w="0" w:type="auto"/>
            <w:noWrap/>
            <w:hideMark/>
          </w:tcPr>
          <w:p w14:paraId="21CCCB4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46.9</w:t>
            </w:r>
          </w:p>
        </w:tc>
        <w:tc>
          <w:tcPr>
            <w:tcW w:w="0" w:type="auto"/>
            <w:noWrap/>
            <w:hideMark/>
          </w:tcPr>
          <w:p w14:paraId="489FEFD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14.4</w:t>
            </w:r>
          </w:p>
        </w:tc>
        <w:tc>
          <w:tcPr>
            <w:tcW w:w="0" w:type="auto"/>
            <w:noWrap/>
            <w:hideMark/>
          </w:tcPr>
          <w:p w14:paraId="3AC1AF2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12.1</w:t>
            </w:r>
          </w:p>
        </w:tc>
        <w:tc>
          <w:tcPr>
            <w:tcW w:w="722" w:type="dxa"/>
            <w:noWrap/>
            <w:hideMark/>
          </w:tcPr>
          <w:p w14:paraId="336A2C89"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8.65</w:t>
            </w:r>
          </w:p>
        </w:tc>
      </w:tr>
      <w:tr w:rsidR="00412700" w:rsidRPr="00412700" w14:paraId="2200447A" w14:textId="77777777" w:rsidTr="000900EE">
        <w:trPr>
          <w:trHeight w:val="290"/>
        </w:trPr>
        <w:tc>
          <w:tcPr>
            <w:tcW w:w="0" w:type="auto"/>
            <w:noWrap/>
            <w:hideMark/>
          </w:tcPr>
          <w:p w14:paraId="7FD65797"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Benzo(a)pyrene</w:t>
            </w:r>
          </w:p>
        </w:tc>
        <w:tc>
          <w:tcPr>
            <w:tcW w:w="0" w:type="auto"/>
            <w:noWrap/>
            <w:hideMark/>
          </w:tcPr>
          <w:p w14:paraId="5CEB373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15.5</w:t>
            </w:r>
          </w:p>
        </w:tc>
        <w:tc>
          <w:tcPr>
            <w:tcW w:w="0" w:type="auto"/>
            <w:noWrap/>
            <w:hideMark/>
          </w:tcPr>
          <w:p w14:paraId="46B105A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18</w:t>
            </w:r>
          </w:p>
        </w:tc>
        <w:tc>
          <w:tcPr>
            <w:tcW w:w="0" w:type="auto"/>
            <w:noWrap/>
            <w:hideMark/>
          </w:tcPr>
          <w:p w14:paraId="1033A48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41.2</w:t>
            </w:r>
          </w:p>
        </w:tc>
        <w:tc>
          <w:tcPr>
            <w:tcW w:w="0" w:type="auto"/>
            <w:noWrap/>
            <w:hideMark/>
          </w:tcPr>
          <w:p w14:paraId="283A967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34</w:t>
            </w:r>
          </w:p>
        </w:tc>
        <w:tc>
          <w:tcPr>
            <w:tcW w:w="0" w:type="auto"/>
            <w:noWrap/>
            <w:hideMark/>
          </w:tcPr>
          <w:p w14:paraId="6AAC515D"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19.6</w:t>
            </w:r>
          </w:p>
        </w:tc>
        <w:tc>
          <w:tcPr>
            <w:tcW w:w="0" w:type="auto"/>
            <w:noWrap/>
            <w:hideMark/>
          </w:tcPr>
          <w:p w14:paraId="6FBA44B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121</w:t>
            </w:r>
          </w:p>
        </w:tc>
        <w:tc>
          <w:tcPr>
            <w:tcW w:w="0" w:type="auto"/>
            <w:noWrap/>
            <w:hideMark/>
          </w:tcPr>
          <w:p w14:paraId="57EAD17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36.2</w:t>
            </w:r>
          </w:p>
        </w:tc>
        <w:tc>
          <w:tcPr>
            <w:tcW w:w="0" w:type="auto"/>
            <w:noWrap/>
            <w:hideMark/>
          </w:tcPr>
          <w:p w14:paraId="6673541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28.9</w:t>
            </w:r>
          </w:p>
        </w:tc>
        <w:tc>
          <w:tcPr>
            <w:tcW w:w="722" w:type="dxa"/>
            <w:noWrap/>
            <w:hideMark/>
          </w:tcPr>
          <w:p w14:paraId="716DF29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22.5</w:t>
            </w:r>
          </w:p>
        </w:tc>
      </w:tr>
      <w:tr w:rsidR="00412700" w:rsidRPr="00412700" w14:paraId="0584B9A9" w14:textId="77777777" w:rsidTr="000900EE">
        <w:trPr>
          <w:trHeight w:val="290"/>
        </w:trPr>
        <w:tc>
          <w:tcPr>
            <w:tcW w:w="0" w:type="auto"/>
            <w:noWrap/>
            <w:hideMark/>
          </w:tcPr>
          <w:p w14:paraId="7F4FCA04" w14:textId="77777777" w:rsidR="00B71EF9" w:rsidRPr="00412700" w:rsidRDefault="00B71EF9" w:rsidP="00412700">
            <w:pPr>
              <w:ind w:firstLine="0"/>
              <w:rPr>
                <w:rFonts w:asciiTheme="majorHAnsi" w:hAnsiTheme="majorHAnsi" w:cstheme="majorHAnsi"/>
                <w:color w:val="000000"/>
                <w:sz w:val="18"/>
                <w:szCs w:val="18"/>
                <w:lang w:val="en-US"/>
              </w:rPr>
            </w:pPr>
            <w:proofErr w:type="spellStart"/>
            <w:r w:rsidRPr="00412700">
              <w:rPr>
                <w:rFonts w:asciiTheme="majorHAnsi" w:hAnsiTheme="majorHAnsi" w:cstheme="majorHAnsi"/>
                <w:color w:val="000000"/>
                <w:sz w:val="18"/>
                <w:szCs w:val="18"/>
                <w:lang w:val="en-US"/>
              </w:rPr>
              <w:t>Indeno</w:t>
            </w:r>
            <w:proofErr w:type="spellEnd"/>
            <w:r w:rsidRPr="00412700">
              <w:rPr>
                <w:rFonts w:asciiTheme="majorHAnsi" w:hAnsiTheme="majorHAnsi" w:cstheme="majorHAnsi"/>
                <w:color w:val="000000"/>
                <w:sz w:val="18"/>
                <w:szCs w:val="18"/>
                <w:lang w:val="en-US"/>
              </w:rPr>
              <w:t>(1,2,3-</w:t>
            </w:r>
            <w:proofErr w:type="gramStart"/>
            <w:r w:rsidRPr="00412700">
              <w:rPr>
                <w:rFonts w:asciiTheme="majorHAnsi" w:hAnsiTheme="majorHAnsi" w:cstheme="majorHAnsi"/>
                <w:color w:val="000000"/>
                <w:sz w:val="18"/>
                <w:szCs w:val="18"/>
                <w:lang w:val="en-US"/>
              </w:rPr>
              <w:t>cd)pyrene</w:t>
            </w:r>
            <w:proofErr w:type="gramEnd"/>
          </w:p>
        </w:tc>
        <w:tc>
          <w:tcPr>
            <w:tcW w:w="0" w:type="auto"/>
            <w:noWrap/>
            <w:hideMark/>
          </w:tcPr>
          <w:p w14:paraId="3306098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5.24</w:t>
            </w:r>
          </w:p>
        </w:tc>
        <w:tc>
          <w:tcPr>
            <w:tcW w:w="0" w:type="auto"/>
            <w:noWrap/>
            <w:hideMark/>
          </w:tcPr>
          <w:p w14:paraId="09A7F5C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5.76</w:t>
            </w:r>
          </w:p>
        </w:tc>
        <w:tc>
          <w:tcPr>
            <w:tcW w:w="0" w:type="auto"/>
            <w:noWrap/>
            <w:hideMark/>
          </w:tcPr>
          <w:p w14:paraId="0B8CB18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14.2</w:t>
            </w:r>
          </w:p>
        </w:tc>
        <w:tc>
          <w:tcPr>
            <w:tcW w:w="0" w:type="auto"/>
            <w:noWrap/>
            <w:hideMark/>
          </w:tcPr>
          <w:p w14:paraId="2F845B6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11.1</w:t>
            </w:r>
          </w:p>
        </w:tc>
        <w:tc>
          <w:tcPr>
            <w:tcW w:w="0" w:type="auto"/>
            <w:noWrap/>
            <w:hideMark/>
          </w:tcPr>
          <w:p w14:paraId="03B2FE1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7.91</w:t>
            </w:r>
          </w:p>
        </w:tc>
        <w:tc>
          <w:tcPr>
            <w:tcW w:w="0" w:type="auto"/>
            <w:noWrap/>
            <w:hideMark/>
          </w:tcPr>
          <w:p w14:paraId="04CBA93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51.5</w:t>
            </w:r>
          </w:p>
        </w:tc>
        <w:tc>
          <w:tcPr>
            <w:tcW w:w="0" w:type="auto"/>
            <w:noWrap/>
            <w:hideMark/>
          </w:tcPr>
          <w:p w14:paraId="1427F83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13.1</w:t>
            </w:r>
          </w:p>
        </w:tc>
        <w:tc>
          <w:tcPr>
            <w:tcW w:w="0" w:type="auto"/>
            <w:noWrap/>
            <w:hideMark/>
          </w:tcPr>
          <w:p w14:paraId="5C6AA0F6"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10.3</w:t>
            </w:r>
          </w:p>
        </w:tc>
        <w:tc>
          <w:tcPr>
            <w:tcW w:w="722" w:type="dxa"/>
            <w:noWrap/>
            <w:hideMark/>
          </w:tcPr>
          <w:p w14:paraId="01ADD9A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8.19</w:t>
            </w:r>
          </w:p>
        </w:tc>
      </w:tr>
      <w:tr w:rsidR="00412700" w:rsidRPr="00412700" w14:paraId="4C002D68" w14:textId="77777777" w:rsidTr="000900EE">
        <w:trPr>
          <w:trHeight w:val="290"/>
        </w:trPr>
        <w:tc>
          <w:tcPr>
            <w:tcW w:w="0" w:type="auto"/>
            <w:noWrap/>
            <w:hideMark/>
          </w:tcPr>
          <w:p w14:paraId="4FD34CE1" w14:textId="77777777" w:rsidR="00B71EF9" w:rsidRPr="00412700" w:rsidRDefault="00B71EF9" w:rsidP="00412700">
            <w:pPr>
              <w:ind w:firstLine="0"/>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Benzo(</w:t>
            </w:r>
            <w:proofErr w:type="spellStart"/>
            <w:r w:rsidRPr="00412700">
              <w:rPr>
                <w:rFonts w:asciiTheme="majorHAnsi" w:hAnsiTheme="majorHAnsi" w:cstheme="majorHAnsi"/>
                <w:color w:val="000000"/>
                <w:sz w:val="18"/>
                <w:szCs w:val="18"/>
                <w:lang w:val="en-US"/>
              </w:rPr>
              <w:t>ghi</w:t>
            </w:r>
            <w:proofErr w:type="spellEnd"/>
            <w:r w:rsidRPr="00412700">
              <w:rPr>
                <w:rFonts w:asciiTheme="majorHAnsi" w:hAnsiTheme="majorHAnsi" w:cstheme="majorHAnsi"/>
                <w:color w:val="000000"/>
                <w:sz w:val="18"/>
                <w:szCs w:val="18"/>
                <w:lang w:val="en-US"/>
              </w:rPr>
              <w:t>)perylene</w:t>
            </w:r>
          </w:p>
        </w:tc>
        <w:tc>
          <w:tcPr>
            <w:tcW w:w="0" w:type="auto"/>
            <w:noWrap/>
            <w:hideMark/>
          </w:tcPr>
          <w:p w14:paraId="7839455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3.87</w:t>
            </w:r>
          </w:p>
        </w:tc>
        <w:tc>
          <w:tcPr>
            <w:tcW w:w="0" w:type="auto"/>
            <w:noWrap/>
            <w:hideMark/>
          </w:tcPr>
          <w:p w14:paraId="4825336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4.14</w:t>
            </w:r>
          </w:p>
        </w:tc>
        <w:tc>
          <w:tcPr>
            <w:tcW w:w="0" w:type="auto"/>
            <w:noWrap/>
            <w:hideMark/>
          </w:tcPr>
          <w:p w14:paraId="5632D84E"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10.3</w:t>
            </w:r>
          </w:p>
        </w:tc>
        <w:tc>
          <w:tcPr>
            <w:tcW w:w="0" w:type="auto"/>
            <w:noWrap/>
            <w:hideMark/>
          </w:tcPr>
          <w:p w14:paraId="77A0FDE7"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8.89</w:t>
            </w:r>
          </w:p>
        </w:tc>
        <w:tc>
          <w:tcPr>
            <w:tcW w:w="0" w:type="auto"/>
            <w:noWrap/>
            <w:hideMark/>
          </w:tcPr>
          <w:p w14:paraId="76397163"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7.58</w:t>
            </w:r>
          </w:p>
        </w:tc>
        <w:tc>
          <w:tcPr>
            <w:tcW w:w="0" w:type="auto"/>
            <w:noWrap/>
            <w:hideMark/>
          </w:tcPr>
          <w:p w14:paraId="14BFE784"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40.3</w:t>
            </w:r>
          </w:p>
        </w:tc>
        <w:tc>
          <w:tcPr>
            <w:tcW w:w="0" w:type="auto"/>
            <w:noWrap/>
            <w:hideMark/>
          </w:tcPr>
          <w:p w14:paraId="212172D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9.15</w:t>
            </w:r>
          </w:p>
        </w:tc>
        <w:tc>
          <w:tcPr>
            <w:tcW w:w="0" w:type="auto"/>
            <w:noWrap/>
            <w:hideMark/>
          </w:tcPr>
          <w:p w14:paraId="1B40862B"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7.03</w:t>
            </w:r>
          </w:p>
        </w:tc>
        <w:tc>
          <w:tcPr>
            <w:tcW w:w="722" w:type="dxa"/>
            <w:noWrap/>
            <w:hideMark/>
          </w:tcPr>
          <w:p w14:paraId="1567D918"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5.41</w:t>
            </w:r>
          </w:p>
        </w:tc>
      </w:tr>
      <w:tr w:rsidR="00CC56A5" w:rsidRPr="00412700" w14:paraId="1DBD9C2A" w14:textId="77777777" w:rsidTr="000900EE">
        <w:trPr>
          <w:trHeight w:val="290"/>
        </w:trPr>
        <w:tc>
          <w:tcPr>
            <w:tcW w:w="0" w:type="auto"/>
            <w:tcBorders>
              <w:bottom w:val="single" w:sz="12" w:space="0" w:color="auto"/>
            </w:tcBorders>
            <w:noWrap/>
            <w:hideMark/>
          </w:tcPr>
          <w:p w14:paraId="3DDAD7C2" w14:textId="77777777" w:rsidR="00B71EF9" w:rsidRPr="00412700" w:rsidRDefault="00B71EF9" w:rsidP="00412700">
            <w:pPr>
              <w:ind w:firstLine="0"/>
              <w:rPr>
                <w:rFonts w:asciiTheme="majorHAnsi" w:hAnsiTheme="majorHAnsi" w:cstheme="majorHAnsi"/>
                <w:color w:val="000000"/>
                <w:sz w:val="18"/>
                <w:szCs w:val="18"/>
                <w:lang w:val="en-US"/>
              </w:rPr>
            </w:pPr>
            <w:proofErr w:type="spellStart"/>
            <w:r w:rsidRPr="00412700">
              <w:rPr>
                <w:rFonts w:asciiTheme="majorHAnsi" w:hAnsiTheme="majorHAnsi" w:cstheme="majorHAnsi"/>
                <w:color w:val="000000"/>
                <w:sz w:val="18"/>
                <w:szCs w:val="18"/>
                <w:lang w:val="en-US"/>
              </w:rPr>
              <w:t>Dibenz</w:t>
            </w:r>
            <w:proofErr w:type="spellEnd"/>
            <w:r w:rsidRPr="00412700">
              <w:rPr>
                <w:rFonts w:asciiTheme="majorHAnsi" w:hAnsiTheme="majorHAnsi" w:cstheme="majorHAnsi"/>
                <w:color w:val="000000"/>
                <w:sz w:val="18"/>
                <w:szCs w:val="18"/>
                <w:lang w:val="en-US"/>
              </w:rPr>
              <w:t>(ah)anthracene</w:t>
            </w:r>
          </w:p>
        </w:tc>
        <w:tc>
          <w:tcPr>
            <w:tcW w:w="0" w:type="auto"/>
            <w:tcBorders>
              <w:bottom w:val="single" w:sz="12" w:space="0" w:color="auto"/>
            </w:tcBorders>
            <w:noWrap/>
            <w:hideMark/>
          </w:tcPr>
          <w:p w14:paraId="0F93F350"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1.64</w:t>
            </w:r>
          </w:p>
        </w:tc>
        <w:tc>
          <w:tcPr>
            <w:tcW w:w="0" w:type="auto"/>
            <w:tcBorders>
              <w:bottom w:val="single" w:sz="12" w:space="0" w:color="auto"/>
            </w:tcBorders>
            <w:noWrap/>
            <w:hideMark/>
          </w:tcPr>
          <w:p w14:paraId="39EA02A1"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1.94</w:t>
            </w:r>
          </w:p>
        </w:tc>
        <w:tc>
          <w:tcPr>
            <w:tcW w:w="0" w:type="auto"/>
            <w:tcBorders>
              <w:bottom w:val="single" w:sz="12" w:space="0" w:color="auto"/>
            </w:tcBorders>
            <w:noWrap/>
            <w:hideMark/>
          </w:tcPr>
          <w:p w14:paraId="6173A7A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4.42</w:t>
            </w:r>
          </w:p>
        </w:tc>
        <w:tc>
          <w:tcPr>
            <w:tcW w:w="0" w:type="auto"/>
            <w:tcBorders>
              <w:bottom w:val="single" w:sz="12" w:space="0" w:color="auto"/>
            </w:tcBorders>
            <w:noWrap/>
            <w:hideMark/>
          </w:tcPr>
          <w:p w14:paraId="2CF4020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3.41</w:t>
            </w:r>
          </w:p>
        </w:tc>
        <w:tc>
          <w:tcPr>
            <w:tcW w:w="0" w:type="auto"/>
            <w:tcBorders>
              <w:bottom w:val="single" w:sz="12" w:space="0" w:color="auto"/>
            </w:tcBorders>
            <w:noWrap/>
            <w:hideMark/>
          </w:tcPr>
          <w:p w14:paraId="27FF3F4F"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2.17</w:t>
            </w:r>
          </w:p>
        </w:tc>
        <w:tc>
          <w:tcPr>
            <w:tcW w:w="0" w:type="auto"/>
            <w:tcBorders>
              <w:bottom w:val="single" w:sz="12" w:space="0" w:color="auto"/>
            </w:tcBorders>
            <w:noWrap/>
            <w:hideMark/>
          </w:tcPr>
          <w:p w14:paraId="062C6EF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12</w:t>
            </w:r>
          </w:p>
        </w:tc>
        <w:tc>
          <w:tcPr>
            <w:tcW w:w="0" w:type="auto"/>
            <w:tcBorders>
              <w:bottom w:val="single" w:sz="12" w:space="0" w:color="auto"/>
            </w:tcBorders>
            <w:noWrap/>
            <w:hideMark/>
          </w:tcPr>
          <w:p w14:paraId="71AA25EA"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5.91</w:t>
            </w:r>
          </w:p>
        </w:tc>
        <w:tc>
          <w:tcPr>
            <w:tcW w:w="0" w:type="auto"/>
            <w:tcBorders>
              <w:bottom w:val="single" w:sz="12" w:space="0" w:color="auto"/>
            </w:tcBorders>
            <w:noWrap/>
            <w:hideMark/>
          </w:tcPr>
          <w:p w14:paraId="277D6B95"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3.89</w:t>
            </w:r>
          </w:p>
        </w:tc>
        <w:tc>
          <w:tcPr>
            <w:tcW w:w="722" w:type="dxa"/>
            <w:tcBorders>
              <w:bottom w:val="single" w:sz="12" w:space="0" w:color="auto"/>
            </w:tcBorders>
            <w:noWrap/>
            <w:hideMark/>
          </w:tcPr>
          <w:p w14:paraId="11950A6C" w14:textId="77777777" w:rsidR="00B71EF9" w:rsidRPr="00412700" w:rsidRDefault="00B71EF9" w:rsidP="00412700">
            <w:pPr>
              <w:ind w:firstLine="0"/>
              <w:jc w:val="center"/>
              <w:rPr>
                <w:rFonts w:asciiTheme="majorHAnsi" w:hAnsiTheme="majorHAnsi" w:cstheme="majorHAnsi"/>
                <w:color w:val="000000"/>
                <w:sz w:val="18"/>
                <w:szCs w:val="18"/>
                <w:lang w:val="en-US"/>
              </w:rPr>
            </w:pPr>
            <w:r w:rsidRPr="00412700">
              <w:rPr>
                <w:rFonts w:asciiTheme="majorHAnsi" w:hAnsiTheme="majorHAnsi" w:cstheme="majorHAnsi"/>
                <w:color w:val="000000"/>
                <w:sz w:val="18"/>
                <w:szCs w:val="18"/>
                <w:lang w:val="en-US"/>
              </w:rPr>
              <w:t>2.98</w:t>
            </w:r>
          </w:p>
        </w:tc>
      </w:tr>
      <w:tr w:rsidR="00CC56A5" w:rsidRPr="00412700" w14:paraId="620E9B13" w14:textId="77777777" w:rsidTr="000900EE">
        <w:trPr>
          <w:trHeight w:val="290"/>
        </w:trPr>
        <w:tc>
          <w:tcPr>
            <w:tcW w:w="0" w:type="auto"/>
            <w:tcBorders>
              <w:top w:val="single" w:sz="12" w:space="0" w:color="auto"/>
              <w:bottom w:val="single" w:sz="12" w:space="0" w:color="auto"/>
            </w:tcBorders>
            <w:noWrap/>
          </w:tcPr>
          <w:p w14:paraId="1EF1E2D5" w14:textId="5BAB4D17" w:rsidR="00A47D6B" w:rsidRPr="00412700" w:rsidRDefault="00412700" w:rsidP="00412700">
            <w:pPr>
              <w:ind w:firstLine="0"/>
              <w:rPr>
                <w:rFonts w:asciiTheme="majorHAnsi" w:hAnsiTheme="majorHAnsi" w:cstheme="majorHAnsi"/>
                <w:b/>
                <w:bCs/>
                <w:color w:val="000000"/>
                <w:sz w:val="18"/>
                <w:szCs w:val="18"/>
                <w:lang w:val="en-US"/>
              </w:rPr>
            </w:pPr>
            <w:r>
              <w:rPr>
                <w:rFonts w:asciiTheme="majorHAnsi" w:hAnsiTheme="majorHAnsi" w:cstheme="majorHAnsi"/>
                <w:b/>
                <w:bCs/>
                <w:color w:val="000000"/>
                <w:sz w:val="18"/>
                <w:szCs w:val="18"/>
                <w:lang w:val="en-US"/>
              </w:rPr>
              <w:t>Phase</w:t>
            </w:r>
            <w:r w:rsidRPr="00412700">
              <w:rPr>
                <w:rFonts w:asciiTheme="majorHAnsi" w:hAnsiTheme="majorHAnsi" w:cstheme="majorHAnsi"/>
                <w:b/>
                <w:bCs/>
                <w:color w:val="000000"/>
                <w:sz w:val="18"/>
                <w:szCs w:val="18"/>
                <w:lang w:val="en-US"/>
              </w:rPr>
              <w:t xml:space="preserve"> separation</w:t>
            </w:r>
          </w:p>
        </w:tc>
        <w:tc>
          <w:tcPr>
            <w:tcW w:w="0" w:type="auto"/>
            <w:tcBorders>
              <w:top w:val="single" w:sz="12" w:space="0" w:color="auto"/>
              <w:bottom w:val="single" w:sz="12" w:space="0" w:color="auto"/>
            </w:tcBorders>
            <w:noWrap/>
          </w:tcPr>
          <w:p w14:paraId="4097D3FB" w14:textId="6B2C3992"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very low tar</w:t>
            </w:r>
          </w:p>
        </w:tc>
        <w:tc>
          <w:tcPr>
            <w:tcW w:w="0" w:type="auto"/>
            <w:tcBorders>
              <w:top w:val="single" w:sz="12" w:space="0" w:color="auto"/>
              <w:bottom w:val="single" w:sz="12" w:space="0" w:color="auto"/>
            </w:tcBorders>
            <w:noWrap/>
          </w:tcPr>
          <w:p w14:paraId="1BAC0C6B" w14:textId="4C1159A5"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much tar</w:t>
            </w:r>
          </w:p>
        </w:tc>
        <w:tc>
          <w:tcPr>
            <w:tcW w:w="0" w:type="auto"/>
            <w:tcBorders>
              <w:top w:val="single" w:sz="12" w:space="0" w:color="auto"/>
              <w:bottom w:val="single" w:sz="12" w:space="0" w:color="auto"/>
            </w:tcBorders>
            <w:noWrap/>
          </w:tcPr>
          <w:p w14:paraId="32651C3F" w14:textId="726C8CC9"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very low tar</w:t>
            </w:r>
          </w:p>
        </w:tc>
        <w:tc>
          <w:tcPr>
            <w:tcW w:w="0" w:type="auto"/>
            <w:tcBorders>
              <w:top w:val="single" w:sz="12" w:space="0" w:color="auto"/>
              <w:bottom w:val="single" w:sz="12" w:space="0" w:color="auto"/>
            </w:tcBorders>
            <w:noWrap/>
          </w:tcPr>
          <w:p w14:paraId="6BF95947" w14:textId="113EBCF0"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very low tar</w:t>
            </w:r>
          </w:p>
        </w:tc>
        <w:tc>
          <w:tcPr>
            <w:tcW w:w="0" w:type="auto"/>
            <w:tcBorders>
              <w:top w:val="single" w:sz="12" w:space="0" w:color="auto"/>
              <w:bottom w:val="single" w:sz="12" w:space="0" w:color="auto"/>
            </w:tcBorders>
            <w:noWrap/>
          </w:tcPr>
          <w:p w14:paraId="57E2E211" w14:textId="2739014C"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very low tar</w:t>
            </w:r>
          </w:p>
        </w:tc>
        <w:tc>
          <w:tcPr>
            <w:tcW w:w="0" w:type="auto"/>
            <w:tcBorders>
              <w:top w:val="single" w:sz="12" w:space="0" w:color="auto"/>
              <w:bottom w:val="single" w:sz="12" w:space="0" w:color="auto"/>
            </w:tcBorders>
            <w:noWrap/>
          </w:tcPr>
          <w:p w14:paraId="360787F5" w14:textId="4912A213" w:rsidR="00A47D6B" w:rsidRPr="00412700" w:rsidRDefault="00412700" w:rsidP="00412700">
            <w:pPr>
              <w:ind w:firstLine="0"/>
              <w:jc w:val="center"/>
              <w:rPr>
                <w:rFonts w:asciiTheme="majorHAnsi" w:hAnsiTheme="majorHAnsi" w:cstheme="majorHAnsi"/>
                <w:color w:val="000000"/>
                <w:sz w:val="14"/>
                <w:szCs w:val="14"/>
                <w:lang w:val="en-US"/>
              </w:rPr>
            </w:pPr>
            <w:r w:rsidRPr="00412700">
              <w:rPr>
                <w:rFonts w:asciiTheme="majorHAnsi" w:hAnsiTheme="majorHAnsi" w:cstheme="majorHAnsi"/>
                <w:color w:val="000000"/>
                <w:sz w:val="14"/>
                <w:szCs w:val="14"/>
                <w:lang w:val="en-US"/>
              </w:rPr>
              <w:t>much tar</w:t>
            </w:r>
          </w:p>
        </w:tc>
        <w:tc>
          <w:tcPr>
            <w:tcW w:w="0" w:type="auto"/>
            <w:tcBorders>
              <w:top w:val="single" w:sz="12" w:space="0" w:color="auto"/>
              <w:bottom w:val="single" w:sz="12" w:space="0" w:color="auto"/>
            </w:tcBorders>
            <w:noWrap/>
          </w:tcPr>
          <w:p w14:paraId="59F79D6A" w14:textId="0D97122C" w:rsidR="00A47D6B" w:rsidRPr="00412700" w:rsidRDefault="00CC56A5" w:rsidP="00412700">
            <w:pPr>
              <w:ind w:firstLine="0"/>
              <w:jc w:val="center"/>
              <w:rPr>
                <w:rFonts w:asciiTheme="majorHAnsi" w:hAnsiTheme="majorHAnsi" w:cstheme="majorHAnsi"/>
                <w:color w:val="000000"/>
                <w:sz w:val="14"/>
                <w:szCs w:val="14"/>
                <w:lang w:val="en-US"/>
              </w:rPr>
            </w:pPr>
            <w:r>
              <w:rPr>
                <w:rFonts w:asciiTheme="majorHAnsi" w:hAnsiTheme="majorHAnsi" w:cstheme="majorHAnsi"/>
                <w:color w:val="000000"/>
                <w:sz w:val="14"/>
                <w:szCs w:val="14"/>
                <w:lang w:val="en-US"/>
              </w:rPr>
              <w:t>none</w:t>
            </w:r>
          </w:p>
        </w:tc>
        <w:tc>
          <w:tcPr>
            <w:tcW w:w="0" w:type="auto"/>
            <w:tcBorders>
              <w:top w:val="single" w:sz="12" w:space="0" w:color="auto"/>
              <w:bottom w:val="single" w:sz="12" w:space="0" w:color="auto"/>
            </w:tcBorders>
            <w:noWrap/>
          </w:tcPr>
          <w:p w14:paraId="0B5EDC6E" w14:textId="73827AFF" w:rsidR="00A47D6B" w:rsidRPr="00412700" w:rsidRDefault="00CC56A5" w:rsidP="00412700">
            <w:pPr>
              <w:ind w:firstLine="0"/>
              <w:jc w:val="center"/>
              <w:rPr>
                <w:rFonts w:asciiTheme="majorHAnsi" w:hAnsiTheme="majorHAnsi" w:cstheme="majorHAnsi"/>
                <w:color w:val="000000"/>
                <w:sz w:val="14"/>
                <w:szCs w:val="14"/>
                <w:lang w:val="en-US"/>
              </w:rPr>
            </w:pPr>
            <w:r>
              <w:rPr>
                <w:rFonts w:asciiTheme="majorHAnsi" w:hAnsiTheme="majorHAnsi" w:cstheme="majorHAnsi"/>
                <w:color w:val="000000"/>
                <w:sz w:val="14"/>
                <w:szCs w:val="14"/>
                <w:lang w:val="en-US"/>
              </w:rPr>
              <w:t>none</w:t>
            </w:r>
          </w:p>
        </w:tc>
        <w:tc>
          <w:tcPr>
            <w:tcW w:w="722" w:type="dxa"/>
            <w:tcBorders>
              <w:top w:val="single" w:sz="12" w:space="0" w:color="auto"/>
              <w:bottom w:val="single" w:sz="12" w:space="0" w:color="auto"/>
            </w:tcBorders>
            <w:noWrap/>
          </w:tcPr>
          <w:p w14:paraId="513B112C" w14:textId="222CF368" w:rsidR="00A47D6B" w:rsidRPr="00412700" w:rsidRDefault="00CC56A5" w:rsidP="00412700">
            <w:pPr>
              <w:ind w:firstLine="0"/>
              <w:jc w:val="center"/>
              <w:rPr>
                <w:rFonts w:asciiTheme="majorHAnsi" w:hAnsiTheme="majorHAnsi" w:cstheme="majorHAnsi"/>
                <w:color w:val="000000"/>
                <w:sz w:val="14"/>
                <w:szCs w:val="14"/>
                <w:lang w:val="en-US"/>
              </w:rPr>
            </w:pPr>
            <w:r>
              <w:rPr>
                <w:rFonts w:asciiTheme="majorHAnsi" w:hAnsiTheme="majorHAnsi" w:cstheme="majorHAnsi"/>
                <w:color w:val="000000"/>
                <w:sz w:val="14"/>
                <w:szCs w:val="14"/>
                <w:lang w:val="en-US"/>
              </w:rPr>
              <w:t>none</w:t>
            </w:r>
          </w:p>
        </w:tc>
      </w:tr>
      <w:tr w:rsidR="00CC56A5" w:rsidRPr="00412700" w14:paraId="5F1BA443" w14:textId="77777777" w:rsidTr="000900EE">
        <w:trPr>
          <w:trHeight w:val="290"/>
        </w:trPr>
        <w:tc>
          <w:tcPr>
            <w:tcW w:w="0" w:type="auto"/>
            <w:tcBorders>
              <w:top w:val="single" w:sz="12" w:space="0" w:color="auto"/>
              <w:bottom w:val="single" w:sz="12" w:space="0" w:color="auto"/>
            </w:tcBorders>
            <w:noWrap/>
            <w:hideMark/>
          </w:tcPr>
          <w:p w14:paraId="0E1CC350" w14:textId="3D37A156" w:rsidR="00B71EF9" w:rsidRPr="00CC56A5" w:rsidRDefault="00517A9B" w:rsidP="00412700">
            <w:pPr>
              <w:ind w:firstLine="0"/>
              <w:rPr>
                <w:rFonts w:asciiTheme="majorHAnsi" w:hAnsiTheme="majorHAnsi" w:cstheme="majorHAnsi"/>
                <w:b/>
                <w:bCs/>
                <w:color w:val="000000"/>
                <w:sz w:val="18"/>
                <w:szCs w:val="18"/>
                <w:lang w:val="en-US"/>
              </w:rPr>
            </w:pPr>
            <w:r w:rsidRPr="00412700">
              <w:rPr>
                <w:b/>
                <w:bCs/>
                <w:color w:val="000000"/>
                <w:sz w:val="18"/>
                <w:szCs w:val="18"/>
                <w:lang w:val="en-US"/>
              </w:rPr>
              <w:t>∑</w:t>
            </w:r>
            <w:r w:rsidR="00B71EF9" w:rsidRPr="00412700">
              <w:rPr>
                <w:rFonts w:asciiTheme="majorHAnsi" w:hAnsiTheme="majorHAnsi" w:cstheme="majorHAnsi"/>
                <w:b/>
                <w:bCs/>
                <w:color w:val="000000"/>
                <w:sz w:val="18"/>
                <w:szCs w:val="18"/>
                <w:lang w:val="en-US"/>
              </w:rPr>
              <w:t>PAH-16</w:t>
            </w:r>
            <w:r w:rsidR="00CC56A5">
              <w:rPr>
                <w:rFonts w:asciiTheme="majorHAnsi" w:hAnsiTheme="majorHAnsi" w:cstheme="majorHAnsi"/>
                <w:b/>
                <w:bCs/>
                <w:color w:val="000000"/>
                <w:sz w:val="18"/>
                <w:szCs w:val="18"/>
                <w:lang w:val="en-US"/>
              </w:rPr>
              <w:t xml:space="preserve"> (mg kg</w:t>
            </w:r>
            <w:r w:rsidR="00CC56A5" w:rsidRPr="00CC56A5">
              <w:rPr>
                <w:rFonts w:asciiTheme="majorHAnsi" w:hAnsiTheme="majorHAnsi" w:cstheme="majorHAnsi"/>
                <w:b/>
                <w:bCs/>
                <w:color w:val="000000"/>
                <w:sz w:val="18"/>
                <w:szCs w:val="18"/>
                <w:vertAlign w:val="superscript"/>
                <w:lang w:val="en-US"/>
              </w:rPr>
              <w:t>-1</w:t>
            </w:r>
            <w:r w:rsidR="00CC56A5">
              <w:rPr>
                <w:rFonts w:asciiTheme="majorHAnsi" w:hAnsiTheme="majorHAnsi" w:cstheme="majorHAnsi"/>
                <w:b/>
                <w:bCs/>
                <w:color w:val="000000"/>
                <w:sz w:val="18"/>
                <w:szCs w:val="18"/>
                <w:lang w:val="en-US"/>
              </w:rPr>
              <w:t>)</w:t>
            </w:r>
          </w:p>
        </w:tc>
        <w:tc>
          <w:tcPr>
            <w:tcW w:w="0" w:type="auto"/>
            <w:tcBorders>
              <w:top w:val="single" w:sz="12" w:space="0" w:color="auto"/>
              <w:bottom w:val="single" w:sz="12" w:space="0" w:color="auto"/>
            </w:tcBorders>
            <w:noWrap/>
            <w:hideMark/>
          </w:tcPr>
          <w:p w14:paraId="007D958E"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3237</w:t>
            </w:r>
          </w:p>
        </w:tc>
        <w:tc>
          <w:tcPr>
            <w:tcW w:w="0" w:type="auto"/>
            <w:tcBorders>
              <w:top w:val="single" w:sz="12" w:space="0" w:color="auto"/>
              <w:bottom w:val="single" w:sz="12" w:space="0" w:color="auto"/>
            </w:tcBorders>
            <w:noWrap/>
            <w:hideMark/>
          </w:tcPr>
          <w:p w14:paraId="6CDF129E"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4504</w:t>
            </w:r>
          </w:p>
        </w:tc>
        <w:tc>
          <w:tcPr>
            <w:tcW w:w="0" w:type="auto"/>
            <w:tcBorders>
              <w:top w:val="single" w:sz="12" w:space="0" w:color="auto"/>
              <w:bottom w:val="single" w:sz="12" w:space="0" w:color="auto"/>
            </w:tcBorders>
            <w:noWrap/>
            <w:hideMark/>
          </w:tcPr>
          <w:p w14:paraId="44DA33C8"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8263</w:t>
            </w:r>
          </w:p>
        </w:tc>
        <w:tc>
          <w:tcPr>
            <w:tcW w:w="0" w:type="auto"/>
            <w:tcBorders>
              <w:top w:val="single" w:sz="12" w:space="0" w:color="auto"/>
              <w:bottom w:val="single" w:sz="12" w:space="0" w:color="auto"/>
            </w:tcBorders>
            <w:noWrap/>
            <w:hideMark/>
          </w:tcPr>
          <w:p w14:paraId="020152C1"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8285</w:t>
            </w:r>
          </w:p>
        </w:tc>
        <w:tc>
          <w:tcPr>
            <w:tcW w:w="0" w:type="auto"/>
            <w:tcBorders>
              <w:top w:val="single" w:sz="12" w:space="0" w:color="auto"/>
              <w:bottom w:val="single" w:sz="12" w:space="0" w:color="auto"/>
            </w:tcBorders>
            <w:noWrap/>
            <w:hideMark/>
          </w:tcPr>
          <w:p w14:paraId="07D07A74"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2002</w:t>
            </w:r>
          </w:p>
        </w:tc>
        <w:tc>
          <w:tcPr>
            <w:tcW w:w="0" w:type="auto"/>
            <w:tcBorders>
              <w:top w:val="single" w:sz="12" w:space="0" w:color="auto"/>
              <w:bottom w:val="single" w:sz="12" w:space="0" w:color="auto"/>
            </w:tcBorders>
            <w:noWrap/>
            <w:hideMark/>
          </w:tcPr>
          <w:p w14:paraId="63F65A6E"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13722</w:t>
            </w:r>
          </w:p>
        </w:tc>
        <w:tc>
          <w:tcPr>
            <w:tcW w:w="0" w:type="auto"/>
            <w:tcBorders>
              <w:top w:val="single" w:sz="12" w:space="0" w:color="auto"/>
              <w:bottom w:val="single" w:sz="12" w:space="0" w:color="auto"/>
            </w:tcBorders>
            <w:noWrap/>
            <w:hideMark/>
          </w:tcPr>
          <w:p w14:paraId="7CF817D2"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4341</w:t>
            </w:r>
          </w:p>
        </w:tc>
        <w:tc>
          <w:tcPr>
            <w:tcW w:w="0" w:type="auto"/>
            <w:tcBorders>
              <w:top w:val="single" w:sz="12" w:space="0" w:color="auto"/>
              <w:bottom w:val="single" w:sz="12" w:space="0" w:color="auto"/>
            </w:tcBorders>
            <w:noWrap/>
            <w:hideMark/>
          </w:tcPr>
          <w:p w14:paraId="54B6DD75" w14:textId="77777777" w:rsidR="00B71EF9" w:rsidRPr="00412700" w:rsidRDefault="00B71EF9" w:rsidP="00412700">
            <w:pPr>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3591</w:t>
            </w:r>
          </w:p>
        </w:tc>
        <w:tc>
          <w:tcPr>
            <w:tcW w:w="722" w:type="dxa"/>
            <w:tcBorders>
              <w:top w:val="single" w:sz="12" w:space="0" w:color="auto"/>
              <w:bottom w:val="single" w:sz="12" w:space="0" w:color="auto"/>
            </w:tcBorders>
            <w:noWrap/>
            <w:hideMark/>
          </w:tcPr>
          <w:p w14:paraId="065AA940" w14:textId="77777777" w:rsidR="00B71EF9" w:rsidRPr="00412700" w:rsidRDefault="00B71EF9" w:rsidP="00412700">
            <w:pPr>
              <w:keepNext/>
              <w:ind w:firstLine="0"/>
              <w:jc w:val="center"/>
              <w:rPr>
                <w:rFonts w:asciiTheme="majorHAnsi" w:hAnsiTheme="majorHAnsi" w:cstheme="majorHAnsi"/>
                <w:b/>
                <w:bCs/>
                <w:color w:val="000000"/>
                <w:sz w:val="18"/>
                <w:szCs w:val="18"/>
                <w:lang w:val="en-US"/>
              </w:rPr>
            </w:pPr>
            <w:r w:rsidRPr="00412700">
              <w:rPr>
                <w:rFonts w:asciiTheme="majorHAnsi" w:hAnsiTheme="majorHAnsi" w:cstheme="majorHAnsi"/>
                <w:b/>
                <w:bCs/>
                <w:color w:val="000000"/>
                <w:sz w:val="18"/>
                <w:szCs w:val="18"/>
                <w:lang w:val="en-US"/>
              </w:rPr>
              <w:t>2563</w:t>
            </w:r>
          </w:p>
        </w:tc>
      </w:tr>
      <w:tr w:rsidR="000900EE" w:rsidRPr="00412700" w14:paraId="482FED5A" w14:textId="77777777" w:rsidTr="000900EE">
        <w:trPr>
          <w:trHeight w:val="290"/>
        </w:trPr>
        <w:tc>
          <w:tcPr>
            <w:tcW w:w="0" w:type="auto"/>
            <w:tcBorders>
              <w:top w:val="single" w:sz="12" w:space="0" w:color="auto"/>
            </w:tcBorders>
            <w:noWrap/>
          </w:tcPr>
          <w:p w14:paraId="1D200BCD" w14:textId="6960BDA7" w:rsidR="000900EE" w:rsidRPr="000900EE" w:rsidRDefault="000900EE" w:rsidP="000900EE">
            <w:pPr>
              <w:ind w:firstLine="0"/>
              <w:rPr>
                <w:b/>
                <w:bCs/>
                <w:color w:val="000000"/>
                <w:sz w:val="18"/>
                <w:szCs w:val="18"/>
                <w:lang w:val="en-US"/>
              </w:rPr>
            </w:pPr>
            <w:r w:rsidRPr="000900EE">
              <w:rPr>
                <w:sz w:val="18"/>
                <w:szCs w:val="18"/>
              </w:rPr>
              <w:t xml:space="preserve">∑PAH </w:t>
            </w:r>
            <w:proofErr w:type="spellStart"/>
            <w:r w:rsidRPr="000900EE">
              <w:rPr>
                <w:sz w:val="18"/>
                <w:szCs w:val="18"/>
              </w:rPr>
              <w:t>carcinogenic</w:t>
            </w:r>
            <w:proofErr w:type="spellEnd"/>
            <w:r w:rsidRPr="000900EE">
              <w:rPr>
                <w:sz w:val="18"/>
                <w:szCs w:val="18"/>
              </w:rPr>
              <w:t xml:space="preserve"> (mg kg</w:t>
            </w:r>
            <w:r w:rsidRPr="000900EE">
              <w:rPr>
                <w:sz w:val="18"/>
                <w:szCs w:val="18"/>
                <w:vertAlign w:val="superscript"/>
              </w:rPr>
              <w:t>-1</w:t>
            </w:r>
            <w:r w:rsidRPr="000900EE">
              <w:rPr>
                <w:sz w:val="18"/>
                <w:szCs w:val="18"/>
              </w:rPr>
              <w:t>)</w:t>
            </w:r>
          </w:p>
        </w:tc>
        <w:tc>
          <w:tcPr>
            <w:tcW w:w="0" w:type="auto"/>
            <w:tcBorders>
              <w:top w:val="single" w:sz="12" w:space="0" w:color="auto"/>
            </w:tcBorders>
            <w:noWrap/>
          </w:tcPr>
          <w:p w14:paraId="71718180" w14:textId="3F589918" w:rsidR="000900EE" w:rsidRPr="000900EE" w:rsidRDefault="000900EE" w:rsidP="000900EE">
            <w:pPr>
              <w:ind w:firstLine="0"/>
              <w:jc w:val="center"/>
              <w:rPr>
                <w:rFonts w:asciiTheme="majorHAnsi" w:hAnsiTheme="majorHAnsi" w:cstheme="majorHAnsi"/>
                <w:b/>
                <w:bCs/>
                <w:color w:val="000000"/>
                <w:sz w:val="18"/>
                <w:szCs w:val="18"/>
                <w:lang w:val="en-US"/>
              </w:rPr>
            </w:pPr>
            <w:r w:rsidRPr="000900EE">
              <w:rPr>
                <w:sz w:val="18"/>
                <w:szCs w:val="18"/>
              </w:rPr>
              <w:t>79</w:t>
            </w:r>
          </w:p>
        </w:tc>
        <w:tc>
          <w:tcPr>
            <w:tcW w:w="0" w:type="auto"/>
            <w:tcBorders>
              <w:top w:val="single" w:sz="12" w:space="0" w:color="auto"/>
            </w:tcBorders>
            <w:noWrap/>
          </w:tcPr>
          <w:p w14:paraId="2A81F706" w14:textId="44F5F700" w:rsidR="000900EE" w:rsidRPr="000900EE" w:rsidRDefault="000900EE" w:rsidP="000900EE">
            <w:pPr>
              <w:ind w:firstLine="0"/>
              <w:jc w:val="center"/>
              <w:rPr>
                <w:rFonts w:asciiTheme="majorHAnsi" w:hAnsiTheme="majorHAnsi" w:cstheme="majorHAnsi"/>
                <w:b/>
                <w:bCs/>
                <w:color w:val="000000"/>
                <w:sz w:val="18"/>
                <w:szCs w:val="18"/>
                <w:lang w:val="en-US"/>
              </w:rPr>
            </w:pPr>
            <w:r w:rsidRPr="000900EE">
              <w:rPr>
                <w:sz w:val="18"/>
                <w:szCs w:val="18"/>
              </w:rPr>
              <w:t>95</w:t>
            </w:r>
          </w:p>
        </w:tc>
        <w:tc>
          <w:tcPr>
            <w:tcW w:w="0" w:type="auto"/>
            <w:tcBorders>
              <w:top w:val="single" w:sz="12" w:space="0" w:color="auto"/>
            </w:tcBorders>
            <w:noWrap/>
          </w:tcPr>
          <w:p w14:paraId="56EE6DD5" w14:textId="2B118734" w:rsidR="000900EE" w:rsidRPr="000900EE" w:rsidRDefault="000900EE" w:rsidP="000900EE">
            <w:pPr>
              <w:ind w:firstLine="0"/>
              <w:jc w:val="center"/>
              <w:rPr>
                <w:rFonts w:asciiTheme="majorHAnsi" w:hAnsiTheme="majorHAnsi" w:cstheme="majorHAnsi"/>
                <w:b/>
                <w:bCs/>
                <w:color w:val="000000"/>
                <w:sz w:val="18"/>
                <w:szCs w:val="18"/>
                <w:lang w:val="en-US"/>
              </w:rPr>
            </w:pPr>
            <w:r w:rsidRPr="000900EE">
              <w:rPr>
                <w:sz w:val="18"/>
                <w:szCs w:val="18"/>
              </w:rPr>
              <w:t>203</w:t>
            </w:r>
          </w:p>
        </w:tc>
        <w:tc>
          <w:tcPr>
            <w:tcW w:w="0" w:type="auto"/>
            <w:tcBorders>
              <w:top w:val="single" w:sz="12" w:space="0" w:color="auto"/>
            </w:tcBorders>
            <w:noWrap/>
          </w:tcPr>
          <w:p w14:paraId="13F85741" w14:textId="5A7CA550" w:rsidR="000900EE" w:rsidRPr="000900EE" w:rsidRDefault="000900EE" w:rsidP="000900EE">
            <w:pPr>
              <w:ind w:firstLine="0"/>
              <w:jc w:val="center"/>
              <w:rPr>
                <w:rFonts w:asciiTheme="majorHAnsi" w:hAnsiTheme="majorHAnsi" w:cstheme="majorHAnsi"/>
                <w:b/>
                <w:bCs/>
                <w:color w:val="000000"/>
                <w:sz w:val="18"/>
                <w:szCs w:val="18"/>
                <w:lang w:val="en-US"/>
              </w:rPr>
            </w:pPr>
            <w:r w:rsidRPr="000900EE">
              <w:rPr>
                <w:sz w:val="18"/>
                <w:szCs w:val="18"/>
              </w:rPr>
              <w:t>169</w:t>
            </w:r>
          </w:p>
        </w:tc>
        <w:tc>
          <w:tcPr>
            <w:tcW w:w="0" w:type="auto"/>
            <w:tcBorders>
              <w:top w:val="single" w:sz="12" w:space="0" w:color="auto"/>
            </w:tcBorders>
            <w:noWrap/>
          </w:tcPr>
          <w:p w14:paraId="3938080B" w14:textId="7ADEDC94" w:rsidR="000900EE" w:rsidRPr="000900EE" w:rsidRDefault="000900EE" w:rsidP="000900EE">
            <w:pPr>
              <w:ind w:firstLine="0"/>
              <w:jc w:val="center"/>
              <w:rPr>
                <w:rFonts w:asciiTheme="majorHAnsi" w:hAnsiTheme="majorHAnsi" w:cstheme="majorHAnsi"/>
                <w:b/>
                <w:bCs/>
                <w:color w:val="000000"/>
                <w:sz w:val="18"/>
                <w:szCs w:val="18"/>
                <w:lang w:val="en-US"/>
              </w:rPr>
            </w:pPr>
            <w:r w:rsidRPr="000900EE">
              <w:rPr>
                <w:sz w:val="18"/>
                <w:szCs w:val="18"/>
              </w:rPr>
              <w:t>90</w:t>
            </w:r>
          </w:p>
        </w:tc>
        <w:tc>
          <w:tcPr>
            <w:tcW w:w="0" w:type="auto"/>
            <w:tcBorders>
              <w:top w:val="single" w:sz="12" w:space="0" w:color="auto"/>
            </w:tcBorders>
            <w:noWrap/>
          </w:tcPr>
          <w:p w14:paraId="35996703" w14:textId="52C116E5" w:rsidR="000900EE" w:rsidRPr="000900EE" w:rsidRDefault="000900EE" w:rsidP="000900EE">
            <w:pPr>
              <w:ind w:firstLine="0"/>
              <w:jc w:val="center"/>
              <w:rPr>
                <w:rFonts w:asciiTheme="majorHAnsi" w:hAnsiTheme="majorHAnsi" w:cstheme="majorHAnsi"/>
                <w:b/>
                <w:bCs/>
                <w:color w:val="000000"/>
                <w:sz w:val="18"/>
                <w:szCs w:val="18"/>
                <w:lang w:val="en-US"/>
              </w:rPr>
            </w:pPr>
            <w:r w:rsidRPr="000900EE">
              <w:rPr>
                <w:sz w:val="18"/>
                <w:szCs w:val="18"/>
              </w:rPr>
              <w:t>589</w:t>
            </w:r>
          </w:p>
        </w:tc>
        <w:tc>
          <w:tcPr>
            <w:tcW w:w="0" w:type="auto"/>
            <w:tcBorders>
              <w:top w:val="single" w:sz="12" w:space="0" w:color="auto"/>
            </w:tcBorders>
            <w:noWrap/>
          </w:tcPr>
          <w:p w14:paraId="5911AFD6" w14:textId="54983638" w:rsidR="000900EE" w:rsidRPr="000900EE" w:rsidRDefault="000900EE" w:rsidP="000900EE">
            <w:pPr>
              <w:ind w:firstLine="0"/>
              <w:jc w:val="center"/>
              <w:rPr>
                <w:rFonts w:asciiTheme="majorHAnsi" w:hAnsiTheme="majorHAnsi" w:cstheme="majorHAnsi"/>
                <w:b/>
                <w:bCs/>
                <w:color w:val="000000"/>
                <w:sz w:val="18"/>
                <w:szCs w:val="18"/>
                <w:lang w:val="en-US"/>
              </w:rPr>
            </w:pPr>
            <w:r w:rsidRPr="000900EE">
              <w:rPr>
                <w:sz w:val="18"/>
                <w:szCs w:val="18"/>
              </w:rPr>
              <w:t>338</w:t>
            </w:r>
          </w:p>
        </w:tc>
        <w:tc>
          <w:tcPr>
            <w:tcW w:w="0" w:type="auto"/>
            <w:tcBorders>
              <w:top w:val="single" w:sz="12" w:space="0" w:color="auto"/>
            </w:tcBorders>
            <w:noWrap/>
          </w:tcPr>
          <w:p w14:paraId="1693851A" w14:textId="6E64D2D0" w:rsidR="000900EE" w:rsidRPr="000900EE" w:rsidRDefault="000900EE" w:rsidP="000900EE">
            <w:pPr>
              <w:ind w:firstLine="0"/>
              <w:jc w:val="center"/>
              <w:rPr>
                <w:rFonts w:asciiTheme="majorHAnsi" w:hAnsiTheme="majorHAnsi" w:cstheme="majorHAnsi"/>
                <w:b/>
                <w:bCs/>
                <w:color w:val="000000"/>
                <w:sz w:val="18"/>
                <w:szCs w:val="18"/>
                <w:lang w:val="en-US"/>
              </w:rPr>
            </w:pPr>
            <w:r w:rsidRPr="000900EE">
              <w:rPr>
                <w:sz w:val="18"/>
                <w:szCs w:val="18"/>
              </w:rPr>
              <w:t>278</w:t>
            </w:r>
          </w:p>
        </w:tc>
        <w:tc>
          <w:tcPr>
            <w:tcW w:w="722" w:type="dxa"/>
            <w:tcBorders>
              <w:top w:val="single" w:sz="12" w:space="0" w:color="auto"/>
            </w:tcBorders>
            <w:noWrap/>
          </w:tcPr>
          <w:p w14:paraId="3466008D" w14:textId="2CF878EA" w:rsidR="000900EE" w:rsidRPr="000900EE" w:rsidRDefault="000900EE" w:rsidP="000900EE">
            <w:pPr>
              <w:keepNext/>
              <w:ind w:firstLine="0"/>
              <w:jc w:val="center"/>
              <w:rPr>
                <w:rFonts w:asciiTheme="majorHAnsi" w:hAnsiTheme="majorHAnsi" w:cstheme="majorHAnsi"/>
                <w:b/>
                <w:bCs/>
                <w:color w:val="000000"/>
                <w:sz w:val="18"/>
                <w:szCs w:val="18"/>
                <w:lang w:val="en-US"/>
              </w:rPr>
            </w:pPr>
            <w:r w:rsidRPr="000900EE">
              <w:rPr>
                <w:sz w:val="18"/>
                <w:szCs w:val="18"/>
              </w:rPr>
              <w:t>200</w:t>
            </w:r>
          </w:p>
        </w:tc>
      </w:tr>
    </w:tbl>
    <w:p w14:paraId="6EEA70F6" w14:textId="77777777" w:rsidR="00C61236" w:rsidRDefault="00C61236" w:rsidP="00C61236">
      <w:pPr>
        <w:ind w:firstLine="0"/>
        <w:rPr>
          <w:lang w:val="en-US"/>
        </w:rPr>
      </w:pPr>
    </w:p>
    <w:p w14:paraId="32FC8DCC" w14:textId="3569A592" w:rsidR="00C61236" w:rsidRPr="008A70A9" w:rsidRDefault="00C61236" w:rsidP="00C61236">
      <w:pPr>
        <w:pStyle w:val="Caption"/>
        <w:keepNext/>
        <w:rPr>
          <w:lang w:val="en-US"/>
        </w:rPr>
      </w:pPr>
      <w:r w:rsidRPr="008A70A9">
        <w:rPr>
          <w:lang w:val="en-US"/>
        </w:rPr>
        <w:t>Table S</w:t>
      </w:r>
      <w:r>
        <w:rPr>
          <w:lang w:val="en-US"/>
        </w:rPr>
        <w:t>.</w:t>
      </w:r>
      <w:r>
        <w:fldChar w:fldCharType="begin"/>
      </w:r>
      <w:r w:rsidRPr="008A70A9">
        <w:rPr>
          <w:lang w:val="en-US"/>
        </w:rPr>
        <w:instrText xml:space="preserve"> SEQ Table_S \* ARABIC </w:instrText>
      </w:r>
      <w:r>
        <w:fldChar w:fldCharType="separate"/>
      </w:r>
      <w:r w:rsidR="00D40917">
        <w:rPr>
          <w:noProof/>
          <w:lang w:val="en-US"/>
        </w:rPr>
        <w:t>8</w:t>
      </w:r>
      <w:r>
        <w:fldChar w:fldCharType="end"/>
      </w:r>
      <w:r w:rsidRPr="008A70A9">
        <w:rPr>
          <w:lang w:val="en-US"/>
        </w:rPr>
        <w:t xml:space="preserve"> P</w:t>
      </w:r>
      <w:r>
        <w:rPr>
          <w:lang w:val="en-US"/>
        </w:rPr>
        <w:t>CDD/F</w:t>
      </w:r>
      <w:r w:rsidRPr="008A70A9">
        <w:rPr>
          <w:lang w:val="en-US"/>
        </w:rPr>
        <w:t xml:space="preserve">s </w:t>
      </w:r>
      <w:r>
        <w:rPr>
          <w:lang w:val="en-US"/>
        </w:rPr>
        <w:t>in condensates (ng</w:t>
      </w:r>
      <w:r w:rsidR="00150438">
        <w:rPr>
          <w:lang w:val="en-US"/>
        </w:rPr>
        <w:t xml:space="preserve"> TEQ</w:t>
      </w:r>
      <w:r>
        <w:rPr>
          <w:lang w:val="en-US"/>
        </w:rPr>
        <w:t xml:space="preserve"> kg</w:t>
      </w:r>
      <w:r>
        <w:rPr>
          <w:vertAlign w:val="superscript"/>
          <w:lang w:val="en-US"/>
        </w:rPr>
        <w:t>-1</w:t>
      </w:r>
      <w:r>
        <w:rPr>
          <w:lang w:val="en-US"/>
        </w:rPr>
        <w:t>)</w:t>
      </w:r>
    </w:p>
    <w:tbl>
      <w:tblPr>
        <w:tblStyle w:val="TableGrid0"/>
        <w:tblW w:w="0" w:type="auto"/>
        <w:tblLook w:val="04A0" w:firstRow="1" w:lastRow="0" w:firstColumn="1" w:lastColumn="0" w:noHBand="0" w:noVBand="1"/>
      </w:tblPr>
      <w:tblGrid>
        <w:gridCol w:w="2123"/>
        <w:gridCol w:w="1207"/>
        <w:gridCol w:w="1207"/>
        <w:gridCol w:w="1133"/>
      </w:tblGrid>
      <w:tr w:rsidR="00C61236" w:rsidRPr="005442AA" w14:paraId="3AD2B4A0" w14:textId="77777777" w:rsidTr="00F3542F">
        <w:trPr>
          <w:trHeight w:val="300"/>
        </w:trPr>
        <w:tc>
          <w:tcPr>
            <w:tcW w:w="0" w:type="auto"/>
            <w:tcBorders>
              <w:top w:val="single" w:sz="4" w:space="0" w:color="FFFFFF" w:themeColor="background1"/>
              <w:left w:val="single" w:sz="4" w:space="0" w:color="FFFFFF" w:themeColor="background1"/>
            </w:tcBorders>
            <w:noWrap/>
            <w:hideMark/>
          </w:tcPr>
          <w:p w14:paraId="1DD88B7A" w14:textId="77777777" w:rsidR="00C61236" w:rsidRPr="005442AA" w:rsidRDefault="00C61236" w:rsidP="00F3542F">
            <w:pPr>
              <w:ind w:firstLine="0"/>
              <w:rPr>
                <w:lang w:val="en-US"/>
              </w:rPr>
            </w:pPr>
          </w:p>
        </w:tc>
        <w:tc>
          <w:tcPr>
            <w:tcW w:w="0" w:type="auto"/>
            <w:noWrap/>
            <w:hideMark/>
          </w:tcPr>
          <w:p w14:paraId="176B7BEC" w14:textId="77777777" w:rsidR="00C61236" w:rsidRPr="005442AA" w:rsidRDefault="00C61236" w:rsidP="00F3542F">
            <w:pPr>
              <w:ind w:firstLine="0"/>
              <w:jc w:val="center"/>
              <w:rPr>
                <w:b/>
                <w:bCs/>
                <w:color w:val="000000"/>
                <w:sz w:val="22"/>
                <w:szCs w:val="22"/>
              </w:rPr>
            </w:pPr>
            <w:r w:rsidRPr="005442AA">
              <w:rPr>
                <w:b/>
                <w:bCs/>
                <w:color w:val="000000"/>
                <w:sz w:val="22"/>
                <w:szCs w:val="22"/>
              </w:rPr>
              <w:t>DSS-1-600</w:t>
            </w:r>
          </w:p>
        </w:tc>
        <w:tc>
          <w:tcPr>
            <w:tcW w:w="0" w:type="auto"/>
            <w:noWrap/>
            <w:hideMark/>
          </w:tcPr>
          <w:p w14:paraId="117DD3D8" w14:textId="77777777" w:rsidR="00C61236" w:rsidRPr="005442AA" w:rsidRDefault="00C61236" w:rsidP="00F3542F">
            <w:pPr>
              <w:ind w:firstLine="0"/>
              <w:rPr>
                <w:b/>
                <w:bCs/>
                <w:color w:val="000000"/>
                <w:sz w:val="22"/>
                <w:szCs w:val="22"/>
              </w:rPr>
            </w:pPr>
            <w:r w:rsidRPr="005442AA">
              <w:rPr>
                <w:b/>
                <w:bCs/>
                <w:color w:val="000000"/>
                <w:sz w:val="22"/>
                <w:szCs w:val="22"/>
              </w:rPr>
              <w:t>DSS-2-600</w:t>
            </w:r>
          </w:p>
        </w:tc>
        <w:tc>
          <w:tcPr>
            <w:tcW w:w="0" w:type="auto"/>
            <w:noWrap/>
            <w:hideMark/>
          </w:tcPr>
          <w:p w14:paraId="2334C768" w14:textId="77777777" w:rsidR="00C61236" w:rsidRPr="005442AA" w:rsidRDefault="00C61236" w:rsidP="00F3542F">
            <w:pPr>
              <w:ind w:firstLine="0"/>
              <w:rPr>
                <w:b/>
                <w:bCs/>
                <w:color w:val="000000"/>
                <w:sz w:val="22"/>
                <w:szCs w:val="22"/>
              </w:rPr>
            </w:pPr>
            <w:r w:rsidRPr="005442AA">
              <w:rPr>
                <w:b/>
                <w:bCs/>
                <w:color w:val="000000"/>
                <w:sz w:val="22"/>
                <w:szCs w:val="22"/>
              </w:rPr>
              <w:t>FWR-800</w:t>
            </w:r>
          </w:p>
        </w:tc>
      </w:tr>
      <w:tr w:rsidR="00C61236" w:rsidRPr="005442AA" w14:paraId="2A9C95B1" w14:textId="77777777" w:rsidTr="00F3542F">
        <w:trPr>
          <w:trHeight w:val="300"/>
        </w:trPr>
        <w:tc>
          <w:tcPr>
            <w:tcW w:w="0" w:type="auto"/>
            <w:noWrap/>
            <w:hideMark/>
          </w:tcPr>
          <w:p w14:paraId="406841C8" w14:textId="77777777" w:rsidR="00C61236" w:rsidRPr="005442AA" w:rsidRDefault="00C61236" w:rsidP="00F3542F">
            <w:pPr>
              <w:ind w:firstLine="0"/>
              <w:rPr>
                <w:color w:val="000000"/>
                <w:sz w:val="22"/>
                <w:szCs w:val="22"/>
              </w:rPr>
            </w:pPr>
            <w:r w:rsidRPr="005442AA">
              <w:rPr>
                <w:color w:val="000000"/>
                <w:sz w:val="22"/>
                <w:szCs w:val="22"/>
              </w:rPr>
              <w:t>1,2,3,4,6,7,8-HpCDD</w:t>
            </w:r>
          </w:p>
        </w:tc>
        <w:tc>
          <w:tcPr>
            <w:tcW w:w="0" w:type="auto"/>
            <w:noWrap/>
            <w:hideMark/>
          </w:tcPr>
          <w:p w14:paraId="7AB05F75" w14:textId="77777777" w:rsidR="00C61236" w:rsidRPr="005442AA" w:rsidRDefault="00C61236" w:rsidP="00F3542F">
            <w:pPr>
              <w:ind w:firstLine="0"/>
              <w:jc w:val="center"/>
              <w:rPr>
                <w:color w:val="000000"/>
                <w:sz w:val="22"/>
                <w:szCs w:val="22"/>
              </w:rPr>
            </w:pPr>
            <w:r w:rsidRPr="005442AA">
              <w:rPr>
                <w:color w:val="000000"/>
                <w:sz w:val="22"/>
                <w:szCs w:val="22"/>
              </w:rPr>
              <w:t>3.83</w:t>
            </w:r>
          </w:p>
        </w:tc>
        <w:tc>
          <w:tcPr>
            <w:tcW w:w="0" w:type="auto"/>
            <w:noWrap/>
            <w:hideMark/>
          </w:tcPr>
          <w:p w14:paraId="5B4B087C" w14:textId="77777777" w:rsidR="00C61236" w:rsidRPr="005442AA" w:rsidRDefault="00C61236" w:rsidP="00F3542F">
            <w:pPr>
              <w:ind w:firstLine="0"/>
              <w:jc w:val="center"/>
              <w:rPr>
                <w:color w:val="000000"/>
                <w:sz w:val="22"/>
                <w:szCs w:val="22"/>
              </w:rPr>
            </w:pPr>
            <w:r w:rsidRPr="005442AA">
              <w:rPr>
                <w:color w:val="000000"/>
                <w:sz w:val="22"/>
                <w:szCs w:val="22"/>
              </w:rPr>
              <w:t>0.42</w:t>
            </w:r>
          </w:p>
        </w:tc>
        <w:tc>
          <w:tcPr>
            <w:tcW w:w="0" w:type="auto"/>
            <w:noWrap/>
            <w:hideMark/>
          </w:tcPr>
          <w:p w14:paraId="689155FC" w14:textId="77777777" w:rsidR="00C61236" w:rsidRPr="005442AA" w:rsidRDefault="00C61236" w:rsidP="00F3542F">
            <w:pPr>
              <w:ind w:firstLine="0"/>
              <w:jc w:val="center"/>
              <w:rPr>
                <w:color w:val="000000"/>
                <w:sz w:val="22"/>
                <w:szCs w:val="22"/>
              </w:rPr>
            </w:pPr>
            <w:r w:rsidRPr="005442AA">
              <w:rPr>
                <w:color w:val="000000"/>
                <w:sz w:val="22"/>
                <w:szCs w:val="22"/>
              </w:rPr>
              <w:t>1.49</w:t>
            </w:r>
          </w:p>
        </w:tc>
      </w:tr>
      <w:tr w:rsidR="00C61236" w:rsidRPr="005442AA" w14:paraId="3B92F290" w14:textId="77777777" w:rsidTr="00F3542F">
        <w:trPr>
          <w:trHeight w:val="300"/>
        </w:trPr>
        <w:tc>
          <w:tcPr>
            <w:tcW w:w="0" w:type="auto"/>
            <w:noWrap/>
            <w:hideMark/>
          </w:tcPr>
          <w:p w14:paraId="5427656A" w14:textId="77777777" w:rsidR="00C61236" w:rsidRPr="005442AA" w:rsidRDefault="00C61236" w:rsidP="00F3542F">
            <w:pPr>
              <w:ind w:firstLine="0"/>
              <w:rPr>
                <w:color w:val="000000"/>
                <w:sz w:val="22"/>
                <w:szCs w:val="22"/>
              </w:rPr>
            </w:pPr>
            <w:r w:rsidRPr="005442AA">
              <w:rPr>
                <w:color w:val="000000"/>
                <w:sz w:val="22"/>
                <w:szCs w:val="22"/>
              </w:rPr>
              <w:t>1,2,3,4,6,7,8-HpCDF</w:t>
            </w:r>
          </w:p>
        </w:tc>
        <w:tc>
          <w:tcPr>
            <w:tcW w:w="0" w:type="auto"/>
            <w:noWrap/>
            <w:hideMark/>
          </w:tcPr>
          <w:p w14:paraId="066A839B" w14:textId="77777777" w:rsidR="00C61236" w:rsidRPr="005442AA" w:rsidRDefault="00C61236" w:rsidP="00F3542F">
            <w:pPr>
              <w:ind w:firstLine="0"/>
              <w:jc w:val="center"/>
              <w:rPr>
                <w:color w:val="000000"/>
                <w:sz w:val="22"/>
                <w:szCs w:val="22"/>
              </w:rPr>
            </w:pPr>
            <w:r w:rsidRPr="005442AA">
              <w:rPr>
                <w:color w:val="000000"/>
                <w:sz w:val="22"/>
                <w:szCs w:val="22"/>
              </w:rPr>
              <w:t>0.11</w:t>
            </w:r>
          </w:p>
        </w:tc>
        <w:tc>
          <w:tcPr>
            <w:tcW w:w="0" w:type="auto"/>
            <w:noWrap/>
            <w:hideMark/>
          </w:tcPr>
          <w:p w14:paraId="3F477A98" w14:textId="77777777" w:rsidR="00C61236" w:rsidRPr="005442AA" w:rsidRDefault="00C61236" w:rsidP="00F3542F">
            <w:pPr>
              <w:ind w:firstLine="0"/>
              <w:jc w:val="center"/>
              <w:rPr>
                <w:color w:val="000000"/>
                <w:sz w:val="22"/>
                <w:szCs w:val="22"/>
              </w:rPr>
            </w:pPr>
            <w:r w:rsidRPr="005442AA">
              <w:rPr>
                <w:color w:val="000000"/>
                <w:sz w:val="22"/>
                <w:szCs w:val="22"/>
              </w:rPr>
              <w:t>0.03</w:t>
            </w:r>
          </w:p>
        </w:tc>
        <w:tc>
          <w:tcPr>
            <w:tcW w:w="0" w:type="auto"/>
            <w:noWrap/>
            <w:hideMark/>
          </w:tcPr>
          <w:p w14:paraId="3436F648" w14:textId="77777777" w:rsidR="00C61236" w:rsidRPr="005442AA" w:rsidRDefault="00C61236" w:rsidP="00F3542F">
            <w:pPr>
              <w:ind w:firstLine="0"/>
              <w:jc w:val="center"/>
              <w:rPr>
                <w:color w:val="000000"/>
                <w:sz w:val="22"/>
                <w:szCs w:val="22"/>
              </w:rPr>
            </w:pPr>
            <w:r w:rsidRPr="005442AA">
              <w:rPr>
                <w:color w:val="000000"/>
                <w:sz w:val="22"/>
                <w:szCs w:val="22"/>
              </w:rPr>
              <w:t>0.03</w:t>
            </w:r>
          </w:p>
        </w:tc>
      </w:tr>
      <w:tr w:rsidR="00C61236" w:rsidRPr="005442AA" w14:paraId="51F43B5A" w14:textId="77777777" w:rsidTr="00F3542F">
        <w:trPr>
          <w:trHeight w:val="300"/>
        </w:trPr>
        <w:tc>
          <w:tcPr>
            <w:tcW w:w="0" w:type="auto"/>
            <w:noWrap/>
            <w:hideMark/>
          </w:tcPr>
          <w:p w14:paraId="0F703FF4" w14:textId="77777777" w:rsidR="00C61236" w:rsidRPr="005442AA" w:rsidRDefault="00C61236" w:rsidP="00F3542F">
            <w:pPr>
              <w:ind w:firstLine="0"/>
              <w:rPr>
                <w:color w:val="000000"/>
                <w:sz w:val="22"/>
                <w:szCs w:val="22"/>
              </w:rPr>
            </w:pPr>
            <w:r w:rsidRPr="005442AA">
              <w:rPr>
                <w:color w:val="000000"/>
                <w:sz w:val="22"/>
                <w:szCs w:val="22"/>
              </w:rPr>
              <w:t>1,2,3,4,7,8,9-HpCDF</w:t>
            </w:r>
          </w:p>
        </w:tc>
        <w:tc>
          <w:tcPr>
            <w:tcW w:w="0" w:type="auto"/>
            <w:noWrap/>
            <w:hideMark/>
          </w:tcPr>
          <w:p w14:paraId="60522B9C" w14:textId="77777777" w:rsidR="00C61236" w:rsidRPr="005442AA" w:rsidRDefault="00C61236" w:rsidP="00F3542F">
            <w:pPr>
              <w:ind w:firstLine="0"/>
              <w:jc w:val="center"/>
              <w:rPr>
                <w:color w:val="000000"/>
                <w:sz w:val="22"/>
                <w:szCs w:val="22"/>
              </w:rPr>
            </w:pPr>
            <w:r w:rsidRPr="005442AA">
              <w:rPr>
                <w:color w:val="000000"/>
                <w:sz w:val="22"/>
                <w:szCs w:val="22"/>
              </w:rPr>
              <w:t>0.04</w:t>
            </w:r>
          </w:p>
        </w:tc>
        <w:tc>
          <w:tcPr>
            <w:tcW w:w="0" w:type="auto"/>
            <w:noWrap/>
            <w:hideMark/>
          </w:tcPr>
          <w:p w14:paraId="4B5FF3CF" w14:textId="77777777" w:rsidR="00C61236" w:rsidRPr="005442AA" w:rsidRDefault="00C61236" w:rsidP="00F3542F">
            <w:pPr>
              <w:ind w:firstLine="0"/>
              <w:jc w:val="center"/>
              <w:rPr>
                <w:color w:val="000000"/>
                <w:sz w:val="22"/>
                <w:szCs w:val="22"/>
              </w:rPr>
            </w:pPr>
            <w:r w:rsidRPr="005442AA">
              <w:rPr>
                <w:color w:val="000000"/>
                <w:sz w:val="22"/>
                <w:szCs w:val="22"/>
              </w:rPr>
              <w:t>0.03</w:t>
            </w:r>
          </w:p>
        </w:tc>
        <w:tc>
          <w:tcPr>
            <w:tcW w:w="0" w:type="auto"/>
            <w:noWrap/>
            <w:hideMark/>
          </w:tcPr>
          <w:p w14:paraId="3B193ADE" w14:textId="77777777" w:rsidR="00C61236" w:rsidRPr="005442AA" w:rsidRDefault="00C61236" w:rsidP="00F3542F">
            <w:pPr>
              <w:ind w:firstLine="0"/>
              <w:jc w:val="center"/>
              <w:rPr>
                <w:color w:val="000000"/>
                <w:sz w:val="22"/>
                <w:szCs w:val="22"/>
              </w:rPr>
            </w:pPr>
            <w:r w:rsidRPr="005442AA">
              <w:rPr>
                <w:color w:val="000000"/>
                <w:sz w:val="22"/>
                <w:szCs w:val="22"/>
              </w:rPr>
              <w:t>0.03</w:t>
            </w:r>
          </w:p>
        </w:tc>
      </w:tr>
      <w:tr w:rsidR="00C61236" w:rsidRPr="005442AA" w14:paraId="43EA8A29" w14:textId="77777777" w:rsidTr="00F3542F">
        <w:trPr>
          <w:trHeight w:val="300"/>
        </w:trPr>
        <w:tc>
          <w:tcPr>
            <w:tcW w:w="0" w:type="auto"/>
            <w:noWrap/>
            <w:hideMark/>
          </w:tcPr>
          <w:p w14:paraId="2195CA55" w14:textId="77777777" w:rsidR="00C61236" w:rsidRPr="005442AA" w:rsidRDefault="00C61236" w:rsidP="00F3542F">
            <w:pPr>
              <w:ind w:firstLine="0"/>
              <w:rPr>
                <w:color w:val="000000"/>
                <w:sz w:val="22"/>
                <w:szCs w:val="22"/>
              </w:rPr>
            </w:pPr>
            <w:r w:rsidRPr="005442AA">
              <w:rPr>
                <w:color w:val="000000"/>
                <w:sz w:val="22"/>
                <w:szCs w:val="22"/>
              </w:rPr>
              <w:t>1,2,3,4,7,8-HxCDD</w:t>
            </w:r>
          </w:p>
        </w:tc>
        <w:tc>
          <w:tcPr>
            <w:tcW w:w="0" w:type="auto"/>
            <w:noWrap/>
            <w:hideMark/>
          </w:tcPr>
          <w:p w14:paraId="0A7FE22B" w14:textId="77777777" w:rsidR="00C61236" w:rsidRPr="005442AA" w:rsidRDefault="00C61236" w:rsidP="00F3542F">
            <w:pPr>
              <w:ind w:firstLine="0"/>
              <w:jc w:val="center"/>
              <w:rPr>
                <w:color w:val="000000"/>
                <w:sz w:val="22"/>
                <w:szCs w:val="22"/>
              </w:rPr>
            </w:pPr>
            <w:r w:rsidRPr="005442AA">
              <w:rPr>
                <w:color w:val="000000"/>
                <w:sz w:val="22"/>
                <w:szCs w:val="22"/>
              </w:rPr>
              <w:t>2.10</w:t>
            </w:r>
          </w:p>
        </w:tc>
        <w:tc>
          <w:tcPr>
            <w:tcW w:w="0" w:type="auto"/>
            <w:noWrap/>
            <w:hideMark/>
          </w:tcPr>
          <w:p w14:paraId="67144371" w14:textId="77777777" w:rsidR="00C61236" w:rsidRPr="005442AA" w:rsidRDefault="00C61236" w:rsidP="00F3542F">
            <w:pPr>
              <w:ind w:firstLine="0"/>
              <w:jc w:val="center"/>
              <w:rPr>
                <w:color w:val="000000"/>
                <w:sz w:val="22"/>
                <w:szCs w:val="22"/>
              </w:rPr>
            </w:pPr>
            <w:r w:rsidRPr="005442AA">
              <w:rPr>
                <w:color w:val="000000"/>
                <w:sz w:val="22"/>
                <w:szCs w:val="22"/>
              </w:rPr>
              <w:t>0.20</w:t>
            </w:r>
          </w:p>
        </w:tc>
        <w:tc>
          <w:tcPr>
            <w:tcW w:w="0" w:type="auto"/>
            <w:noWrap/>
            <w:hideMark/>
          </w:tcPr>
          <w:p w14:paraId="0F6C2C42" w14:textId="77777777" w:rsidR="00C61236" w:rsidRPr="005442AA" w:rsidRDefault="00C61236" w:rsidP="00F3542F">
            <w:pPr>
              <w:ind w:firstLine="0"/>
              <w:jc w:val="center"/>
              <w:rPr>
                <w:color w:val="000000"/>
                <w:sz w:val="22"/>
                <w:szCs w:val="22"/>
              </w:rPr>
            </w:pPr>
            <w:r w:rsidRPr="005442AA">
              <w:rPr>
                <w:color w:val="000000"/>
                <w:sz w:val="22"/>
                <w:szCs w:val="22"/>
              </w:rPr>
              <w:t>0.50</w:t>
            </w:r>
          </w:p>
        </w:tc>
      </w:tr>
      <w:tr w:rsidR="00C61236" w:rsidRPr="005442AA" w14:paraId="1D1F3F00" w14:textId="77777777" w:rsidTr="00F3542F">
        <w:trPr>
          <w:trHeight w:val="300"/>
        </w:trPr>
        <w:tc>
          <w:tcPr>
            <w:tcW w:w="0" w:type="auto"/>
            <w:noWrap/>
            <w:hideMark/>
          </w:tcPr>
          <w:p w14:paraId="17C32ADA" w14:textId="77777777" w:rsidR="00C61236" w:rsidRPr="005442AA" w:rsidRDefault="00C61236" w:rsidP="00F3542F">
            <w:pPr>
              <w:ind w:firstLine="0"/>
              <w:rPr>
                <w:color w:val="000000"/>
                <w:sz w:val="22"/>
                <w:szCs w:val="22"/>
              </w:rPr>
            </w:pPr>
            <w:r w:rsidRPr="005442AA">
              <w:rPr>
                <w:color w:val="000000"/>
                <w:sz w:val="22"/>
                <w:szCs w:val="22"/>
              </w:rPr>
              <w:t>1,2,3,4,7,8-HxCDF</w:t>
            </w:r>
          </w:p>
        </w:tc>
        <w:tc>
          <w:tcPr>
            <w:tcW w:w="0" w:type="auto"/>
            <w:noWrap/>
            <w:hideMark/>
          </w:tcPr>
          <w:p w14:paraId="354FAC83" w14:textId="77777777" w:rsidR="00C61236" w:rsidRPr="005442AA" w:rsidRDefault="00C61236" w:rsidP="00F3542F">
            <w:pPr>
              <w:ind w:firstLine="0"/>
              <w:jc w:val="center"/>
              <w:rPr>
                <w:color w:val="000000"/>
                <w:sz w:val="22"/>
                <w:szCs w:val="22"/>
              </w:rPr>
            </w:pPr>
            <w:r w:rsidRPr="005442AA">
              <w:rPr>
                <w:color w:val="000000"/>
                <w:sz w:val="22"/>
                <w:szCs w:val="22"/>
              </w:rPr>
              <w:t>0.30</w:t>
            </w:r>
          </w:p>
        </w:tc>
        <w:tc>
          <w:tcPr>
            <w:tcW w:w="0" w:type="auto"/>
            <w:noWrap/>
            <w:hideMark/>
          </w:tcPr>
          <w:p w14:paraId="4C99E3B9"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46C20AA5" w14:textId="77777777" w:rsidR="00C61236" w:rsidRPr="005442AA" w:rsidRDefault="00C61236" w:rsidP="00F3542F">
            <w:pPr>
              <w:ind w:firstLine="0"/>
              <w:jc w:val="center"/>
              <w:rPr>
                <w:color w:val="000000"/>
                <w:sz w:val="22"/>
                <w:szCs w:val="22"/>
              </w:rPr>
            </w:pPr>
            <w:r w:rsidRPr="005442AA">
              <w:rPr>
                <w:color w:val="000000"/>
                <w:sz w:val="22"/>
                <w:szCs w:val="22"/>
              </w:rPr>
              <w:t>0.10</w:t>
            </w:r>
          </w:p>
        </w:tc>
      </w:tr>
      <w:tr w:rsidR="00C61236" w:rsidRPr="005442AA" w14:paraId="5DD1C4A7" w14:textId="77777777" w:rsidTr="00F3542F">
        <w:trPr>
          <w:trHeight w:val="300"/>
        </w:trPr>
        <w:tc>
          <w:tcPr>
            <w:tcW w:w="0" w:type="auto"/>
            <w:noWrap/>
            <w:hideMark/>
          </w:tcPr>
          <w:p w14:paraId="52C09B6C" w14:textId="77777777" w:rsidR="00C61236" w:rsidRPr="005442AA" w:rsidRDefault="00C61236" w:rsidP="00F3542F">
            <w:pPr>
              <w:ind w:firstLine="0"/>
              <w:rPr>
                <w:color w:val="000000"/>
                <w:sz w:val="22"/>
                <w:szCs w:val="22"/>
              </w:rPr>
            </w:pPr>
            <w:r w:rsidRPr="005442AA">
              <w:rPr>
                <w:color w:val="000000"/>
                <w:sz w:val="22"/>
                <w:szCs w:val="22"/>
              </w:rPr>
              <w:t>1,2,3,6,7,8-HxCDD</w:t>
            </w:r>
          </w:p>
        </w:tc>
        <w:tc>
          <w:tcPr>
            <w:tcW w:w="0" w:type="auto"/>
            <w:noWrap/>
            <w:hideMark/>
          </w:tcPr>
          <w:p w14:paraId="42174F75" w14:textId="77777777" w:rsidR="00C61236" w:rsidRPr="005442AA" w:rsidRDefault="00C61236" w:rsidP="00F3542F">
            <w:pPr>
              <w:ind w:firstLine="0"/>
              <w:jc w:val="center"/>
              <w:rPr>
                <w:color w:val="000000"/>
                <w:sz w:val="22"/>
                <w:szCs w:val="22"/>
              </w:rPr>
            </w:pPr>
            <w:r w:rsidRPr="005442AA">
              <w:rPr>
                <w:color w:val="000000"/>
                <w:sz w:val="22"/>
                <w:szCs w:val="22"/>
              </w:rPr>
              <w:t>4.10</w:t>
            </w:r>
          </w:p>
        </w:tc>
        <w:tc>
          <w:tcPr>
            <w:tcW w:w="0" w:type="auto"/>
            <w:noWrap/>
            <w:hideMark/>
          </w:tcPr>
          <w:p w14:paraId="13501173" w14:textId="77777777" w:rsidR="00C61236" w:rsidRPr="005442AA" w:rsidRDefault="00C61236" w:rsidP="00F3542F">
            <w:pPr>
              <w:ind w:firstLine="0"/>
              <w:jc w:val="center"/>
              <w:rPr>
                <w:color w:val="000000"/>
                <w:sz w:val="22"/>
                <w:szCs w:val="22"/>
              </w:rPr>
            </w:pPr>
            <w:r w:rsidRPr="005442AA">
              <w:rPr>
                <w:color w:val="000000"/>
                <w:sz w:val="22"/>
                <w:szCs w:val="22"/>
              </w:rPr>
              <w:t>0.50</w:t>
            </w:r>
          </w:p>
        </w:tc>
        <w:tc>
          <w:tcPr>
            <w:tcW w:w="0" w:type="auto"/>
            <w:noWrap/>
            <w:hideMark/>
          </w:tcPr>
          <w:p w14:paraId="01BA295F" w14:textId="77777777" w:rsidR="00C61236" w:rsidRPr="005442AA" w:rsidRDefault="00C61236" w:rsidP="00F3542F">
            <w:pPr>
              <w:ind w:firstLine="0"/>
              <w:jc w:val="center"/>
              <w:rPr>
                <w:color w:val="000000"/>
                <w:sz w:val="22"/>
                <w:szCs w:val="22"/>
              </w:rPr>
            </w:pPr>
            <w:r w:rsidRPr="005442AA">
              <w:rPr>
                <w:color w:val="000000"/>
                <w:sz w:val="22"/>
                <w:szCs w:val="22"/>
              </w:rPr>
              <w:t>1.40</w:t>
            </w:r>
          </w:p>
        </w:tc>
      </w:tr>
      <w:tr w:rsidR="00C61236" w:rsidRPr="005442AA" w14:paraId="1F6D23E0" w14:textId="77777777" w:rsidTr="00F3542F">
        <w:trPr>
          <w:trHeight w:val="300"/>
        </w:trPr>
        <w:tc>
          <w:tcPr>
            <w:tcW w:w="0" w:type="auto"/>
            <w:noWrap/>
            <w:hideMark/>
          </w:tcPr>
          <w:p w14:paraId="53721BC7" w14:textId="77777777" w:rsidR="00C61236" w:rsidRPr="005442AA" w:rsidRDefault="00C61236" w:rsidP="00F3542F">
            <w:pPr>
              <w:ind w:firstLine="0"/>
              <w:rPr>
                <w:color w:val="000000"/>
                <w:sz w:val="22"/>
                <w:szCs w:val="22"/>
              </w:rPr>
            </w:pPr>
            <w:r w:rsidRPr="005442AA">
              <w:rPr>
                <w:color w:val="000000"/>
                <w:sz w:val="22"/>
                <w:szCs w:val="22"/>
              </w:rPr>
              <w:t>1,2,3,6,7,8-HxCDF</w:t>
            </w:r>
          </w:p>
        </w:tc>
        <w:tc>
          <w:tcPr>
            <w:tcW w:w="0" w:type="auto"/>
            <w:noWrap/>
            <w:hideMark/>
          </w:tcPr>
          <w:p w14:paraId="5BA07B5B" w14:textId="77777777" w:rsidR="00C61236" w:rsidRPr="005442AA" w:rsidRDefault="00C61236" w:rsidP="00F3542F">
            <w:pPr>
              <w:ind w:firstLine="0"/>
              <w:jc w:val="center"/>
              <w:rPr>
                <w:color w:val="000000"/>
                <w:sz w:val="22"/>
                <w:szCs w:val="22"/>
              </w:rPr>
            </w:pPr>
            <w:r w:rsidRPr="005442AA">
              <w:rPr>
                <w:color w:val="000000"/>
                <w:sz w:val="22"/>
                <w:szCs w:val="22"/>
              </w:rPr>
              <w:t>0.30</w:t>
            </w:r>
          </w:p>
        </w:tc>
        <w:tc>
          <w:tcPr>
            <w:tcW w:w="0" w:type="auto"/>
            <w:noWrap/>
            <w:hideMark/>
          </w:tcPr>
          <w:p w14:paraId="36A938A3"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14EE923E" w14:textId="77777777" w:rsidR="00C61236" w:rsidRPr="005442AA" w:rsidRDefault="00C61236" w:rsidP="00F3542F">
            <w:pPr>
              <w:ind w:firstLine="0"/>
              <w:jc w:val="center"/>
              <w:rPr>
                <w:color w:val="000000"/>
                <w:sz w:val="22"/>
                <w:szCs w:val="22"/>
              </w:rPr>
            </w:pPr>
            <w:r w:rsidRPr="005442AA">
              <w:rPr>
                <w:color w:val="000000"/>
                <w:sz w:val="22"/>
                <w:szCs w:val="22"/>
              </w:rPr>
              <w:t>0.10</w:t>
            </w:r>
          </w:p>
        </w:tc>
      </w:tr>
      <w:tr w:rsidR="00C61236" w:rsidRPr="005442AA" w14:paraId="2BC59634" w14:textId="77777777" w:rsidTr="00F3542F">
        <w:trPr>
          <w:trHeight w:val="300"/>
        </w:trPr>
        <w:tc>
          <w:tcPr>
            <w:tcW w:w="0" w:type="auto"/>
            <w:noWrap/>
            <w:hideMark/>
          </w:tcPr>
          <w:p w14:paraId="39060990" w14:textId="77777777" w:rsidR="00C61236" w:rsidRPr="005442AA" w:rsidRDefault="00C61236" w:rsidP="00F3542F">
            <w:pPr>
              <w:ind w:firstLine="0"/>
              <w:rPr>
                <w:color w:val="000000"/>
                <w:sz w:val="22"/>
                <w:szCs w:val="22"/>
              </w:rPr>
            </w:pPr>
            <w:r w:rsidRPr="005442AA">
              <w:rPr>
                <w:color w:val="000000"/>
                <w:sz w:val="22"/>
                <w:szCs w:val="22"/>
              </w:rPr>
              <w:t>1,2,3,7,8,9-HxCDD</w:t>
            </w:r>
          </w:p>
        </w:tc>
        <w:tc>
          <w:tcPr>
            <w:tcW w:w="0" w:type="auto"/>
            <w:noWrap/>
            <w:hideMark/>
          </w:tcPr>
          <w:p w14:paraId="37A9B434" w14:textId="77777777" w:rsidR="00C61236" w:rsidRPr="005442AA" w:rsidRDefault="00C61236" w:rsidP="00F3542F">
            <w:pPr>
              <w:ind w:firstLine="0"/>
              <w:jc w:val="center"/>
              <w:rPr>
                <w:color w:val="000000"/>
                <w:sz w:val="22"/>
                <w:szCs w:val="22"/>
              </w:rPr>
            </w:pPr>
            <w:r w:rsidRPr="005442AA">
              <w:rPr>
                <w:color w:val="000000"/>
                <w:sz w:val="22"/>
                <w:szCs w:val="22"/>
              </w:rPr>
              <w:t>4.00</w:t>
            </w:r>
          </w:p>
        </w:tc>
        <w:tc>
          <w:tcPr>
            <w:tcW w:w="0" w:type="auto"/>
            <w:noWrap/>
            <w:hideMark/>
          </w:tcPr>
          <w:p w14:paraId="0472EF09" w14:textId="77777777" w:rsidR="00C61236" w:rsidRPr="005442AA" w:rsidRDefault="00C61236" w:rsidP="00F3542F">
            <w:pPr>
              <w:ind w:firstLine="0"/>
              <w:jc w:val="center"/>
              <w:rPr>
                <w:color w:val="000000"/>
                <w:sz w:val="22"/>
                <w:szCs w:val="22"/>
              </w:rPr>
            </w:pPr>
            <w:r w:rsidRPr="005442AA">
              <w:rPr>
                <w:color w:val="000000"/>
                <w:sz w:val="22"/>
                <w:szCs w:val="22"/>
              </w:rPr>
              <w:t>0.40</w:t>
            </w:r>
          </w:p>
        </w:tc>
        <w:tc>
          <w:tcPr>
            <w:tcW w:w="0" w:type="auto"/>
            <w:noWrap/>
            <w:hideMark/>
          </w:tcPr>
          <w:p w14:paraId="4848CBF7" w14:textId="77777777" w:rsidR="00C61236" w:rsidRPr="005442AA" w:rsidRDefault="00C61236" w:rsidP="00F3542F">
            <w:pPr>
              <w:ind w:firstLine="0"/>
              <w:jc w:val="center"/>
              <w:rPr>
                <w:color w:val="000000"/>
                <w:sz w:val="22"/>
                <w:szCs w:val="22"/>
              </w:rPr>
            </w:pPr>
            <w:r w:rsidRPr="005442AA">
              <w:rPr>
                <w:color w:val="000000"/>
                <w:sz w:val="22"/>
                <w:szCs w:val="22"/>
              </w:rPr>
              <w:t>1.40</w:t>
            </w:r>
          </w:p>
        </w:tc>
      </w:tr>
      <w:tr w:rsidR="00C61236" w:rsidRPr="005442AA" w14:paraId="7590E91E" w14:textId="77777777" w:rsidTr="00F3542F">
        <w:trPr>
          <w:trHeight w:val="300"/>
        </w:trPr>
        <w:tc>
          <w:tcPr>
            <w:tcW w:w="0" w:type="auto"/>
            <w:noWrap/>
            <w:hideMark/>
          </w:tcPr>
          <w:p w14:paraId="562009B4" w14:textId="77777777" w:rsidR="00C61236" w:rsidRPr="005442AA" w:rsidRDefault="00C61236" w:rsidP="00F3542F">
            <w:pPr>
              <w:ind w:firstLine="0"/>
              <w:rPr>
                <w:color w:val="000000"/>
                <w:sz w:val="22"/>
                <w:szCs w:val="22"/>
              </w:rPr>
            </w:pPr>
            <w:r w:rsidRPr="005442AA">
              <w:rPr>
                <w:color w:val="000000"/>
                <w:sz w:val="22"/>
                <w:szCs w:val="22"/>
              </w:rPr>
              <w:t>1,2,3,7,8,9-HxCDF</w:t>
            </w:r>
          </w:p>
        </w:tc>
        <w:tc>
          <w:tcPr>
            <w:tcW w:w="0" w:type="auto"/>
            <w:noWrap/>
            <w:hideMark/>
          </w:tcPr>
          <w:p w14:paraId="26211CCD"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5F5AB937"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36805D88" w14:textId="77777777" w:rsidR="00C61236" w:rsidRPr="005442AA" w:rsidRDefault="00C61236" w:rsidP="00F3542F">
            <w:pPr>
              <w:ind w:firstLine="0"/>
              <w:jc w:val="center"/>
              <w:rPr>
                <w:color w:val="000000"/>
                <w:sz w:val="22"/>
                <w:szCs w:val="22"/>
              </w:rPr>
            </w:pPr>
            <w:r w:rsidRPr="005442AA">
              <w:rPr>
                <w:color w:val="000000"/>
                <w:sz w:val="22"/>
                <w:szCs w:val="22"/>
              </w:rPr>
              <w:t>0.10</w:t>
            </w:r>
          </w:p>
        </w:tc>
      </w:tr>
      <w:tr w:rsidR="00C61236" w:rsidRPr="005442AA" w14:paraId="34F28B33" w14:textId="77777777" w:rsidTr="00F3542F">
        <w:trPr>
          <w:trHeight w:val="300"/>
        </w:trPr>
        <w:tc>
          <w:tcPr>
            <w:tcW w:w="0" w:type="auto"/>
            <w:noWrap/>
            <w:hideMark/>
          </w:tcPr>
          <w:p w14:paraId="534C2560" w14:textId="77777777" w:rsidR="00C61236" w:rsidRPr="005442AA" w:rsidRDefault="00C61236" w:rsidP="00F3542F">
            <w:pPr>
              <w:ind w:firstLine="0"/>
              <w:rPr>
                <w:color w:val="000000"/>
                <w:sz w:val="22"/>
                <w:szCs w:val="22"/>
              </w:rPr>
            </w:pPr>
            <w:r w:rsidRPr="005442AA">
              <w:rPr>
                <w:color w:val="000000"/>
                <w:sz w:val="22"/>
                <w:szCs w:val="22"/>
              </w:rPr>
              <w:t>1,2,3,7,8-PeCDD</w:t>
            </w:r>
          </w:p>
        </w:tc>
        <w:tc>
          <w:tcPr>
            <w:tcW w:w="0" w:type="auto"/>
            <w:noWrap/>
            <w:hideMark/>
          </w:tcPr>
          <w:p w14:paraId="2B42A8EC" w14:textId="77777777" w:rsidR="00C61236" w:rsidRPr="005442AA" w:rsidRDefault="00C61236" w:rsidP="00F3542F">
            <w:pPr>
              <w:ind w:firstLine="0"/>
              <w:jc w:val="center"/>
              <w:rPr>
                <w:color w:val="000000"/>
                <w:sz w:val="22"/>
                <w:szCs w:val="22"/>
              </w:rPr>
            </w:pPr>
            <w:r w:rsidRPr="005442AA">
              <w:rPr>
                <w:color w:val="000000"/>
                <w:sz w:val="22"/>
                <w:szCs w:val="22"/>
              </w:rPr>
              <w:t>24.00</w:t>
            </w:r>
          </w:p>
        </w:tc>
        <w:tc>
          <w:tcPr>
            <w:tcW w:w="0" w:type="auto"/>
            <w:noWrap/>
            <w:hideMark/>
          </w:tcPr>
          <w:p w14:paraId="37571F6E" w14:textId="77777777" w:rsidR="00C61236" w:rsidRPr="005442AA" w:rsidRDefault="00C61236" w:rsidP="00F3542F">
            <w:pPr>
              <w:ind w:firstLine="0"/>
              <w:jc w:val="center"/>
              <w:rPr>
                <w:color w:val="000000"/>
                <w:sz w:val="22"/>
                <w:szCs w:val="22"/>
              </w:rPr>
            </w:pPr>
            <w:r w:rsidRPr="005442AA">
              <w:rPr>
                <w:color w:val="000000"/>
                <w:sz w:val="22"/>
                <w:szCs w:val="22"/>
              </w:rPr>
              <w:t>2.00</w:t>
            </w:r>
          </w:p>
        </w:tc>
        <w:tc>
          <w:tcPr>
            <w:tcW w:w="0" w:type="auto"/>
            <w:noWrap/>
            <w:hideMark/>
          </w:tcPr>
          <w:p w14:paraId="245D938F" w14:textId="77777777" w:rsidR="00C61236" w:rsidRPr="005442AA" w:rsidRDefault="00C61236" w:rsidP="00F3542F">
            <w:pPr>
              <w:ind w:firstLine="0"/>
              <w:jc w:val="center"/>
              <w:rPr>
                <w:color w:val="000000"/>
                <w:sz w:val="22"/>
                <w:szCs w:val="22"/>
              </w:rPr>
            </w:pPr>
            <w:r w:rsidRPr="005442AA">
              <w:rPr>
                <w:color w:val="000000"/>
                <w:sz w:val="22"/>
                <w:szCs w:val="22"/>
              </w:rPr>
              <w:t>8.00</w:t>
            </w:r>
          </w:p>
        </w:tc>
      </w:tr>
      <w:tr w:rsidR="00C61236" w:rsidRPr="005442AA" w14:paraId="5BF1F974" w14:textId="77777777" w:rsidTr="00F3542F">
        <w:trPr>
          <w:trHeight w:val="300"/>
        </w:trPr>
        <w:tc>
          <w:tcPr>
            <w:tcW w:w="0" w:type="auto"/>
            <w:noWrap/>
            <w:hideMark/>
          </w:tcPr>
          <w:p w14:paraId="57D2EA7C" w14:textId="77777777" w:rsidR="00C61236" w:rsidRPr="005442AA" w:rsidRDefault="00C61236" w:rsidP="00F3542F">
            <w:pPr>
              <w:ind w:firstLine="0"/>
              <w:rPr>
                <w:color w:val="000000"/>
                <w:sz w:val="22"/>
                <w:szCs w:val="22"/>
              </w:rPr>
            </w:pPr>
            <w:r w:rsidRPr="005442AA">
              <w:rPr>
                <w:color w:val="000000"/>
                <w:sz w:val="22"/>
                <w:szCs w:val="22"/>
              </w:rPr>
              <w:t>1,2,3,7,8-PeCDF</w:t>
            </w:r>
          </w:p>
        </w:tc>
        <w:tc>
          <w:tcPr>
            <w:tcW w:w="0" w:type="auto"/>
            <w:noWrap/>
            <w:hideMark/>
          </w:tcPr>
          <w:p w14:paraId="517A7169" w14:textId="77777777" w:rsidR="00C61236" w:rsidRPr="005442AA" w:rsidRDefault="00C61236" w:rsidP="00F3542F">
            <w:pPr>
              <w:ind w:firstLine="0"/>
              <w:jc w:val="center"/>
              <w:rPr>
                <w:color w:val="000000"/>
                <w:sz w:val="22"/>
                <w:szCs w:val="22"/>
              </w:rPr>
            </w:pPr>
            <w:r w:rsidRPr="005442AA">
              <w:rPr>
                <w:color w:val="000000"/>
                <w:sz w:val="22"/>
                <w:szCs w:val="22"/>
              </w:rPr>
              <w:t>0.25</w:t>
            </w:r>
          </w:p>
        </w:tc>
        <w:tc>
          <w:tcPr>
            <w:tcW w:w="0" w:type="auto"/>
            <w:noWrap/>
            <w:hideMark/>
          </w:tcPr>
          <w:p w14:paraId="615DA53B"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6098AB56" w14:textId="77777777" w:rsidR="00C61236" w:rsidRPr="005442AA" w:rsidRDefault="00C61236" w:rsidP="00F3542F">
            <w:pPr>
              <w:ind w:firstLine="0"/>
              <w:jc w:val="center"/>
              <w:rPr>
                <w:color w:val="000000"/>
                <w:sz w:val="22"/>
                <w:szCs w:val="22"/>
              </w:rPr>
            </w:pPr>
            <w:r w:rsidRPr="005442AA">
              <w:rPr>
                <w:color w:val="000000"/>
                <w:sz w:val="22"/>
                <w:szCs w:val="22"/>
              </w:rPr>
              <w:t>0.20</w:t>
            </w:r>
          </w:p>
        </w:tc>
      </w:tr>
      <w:tr w:rsidR="00C61236" w:rsidRPr="005442AA" w14:paraId="5006FDA9" w14:textId="77777777" w:rsidTr="00F3542F">
        <w:trPr>
          <w:trHeight w:val="300"/>
        </w:trPr>
        <w:tc>
          <w:tcPr>
            <w:tcW w:w="0" w:type="auto"/>
            <w:noWrap/>
            <w:hideMark/>
          </w:tcPr>
          <w:p w14:paraId="6CFBB09A" w14:textId="77777777" w:rsidR="00C61236" w:rsidRPr="005442AA" w:rsidRDefault="00C61236" w:rsidP="00F3542F">
            <w:pPr>
              <w:ind w:firstLine="0"/>
              <w:rPr>
                <w:color w:val="000000"/>
                <w:sz w:val="22"/>
                <w:szCs w:val="22"/>
              </w:rPr>
            </w:pPr>
            <w:r w:rsidRPr="005442AA">
              <w:rPr>
                <w:color w:val="000000"/>
                <w:sz w:val="22"/>
                <w:szCs w:val="22"/>
              </w:rPr>
              <w:t>2,3,4,6,7,8-HxCDF</w:t>
            </w:r>
          </w:p>
        </w:tc>
        <w:tc>
          <w:tcPr>
            <w:tcW w:w="0" w:type="auto"/>
            <w:noWrap/>
            <w:hideMark/>
          </w:tcPr>
          <w:p w14:paraId="0EB2FF81" w14:textId="77777777" w:rsidR="00C61236" w:rsidRPr="005442AA" w:rsidRDefault="00C61236" w:rsidP="00F3542F">
            <w:pPr>
              <w:ind w:firstLine="0"/>
              <w:jc w:val="center"/>
              <w:rPr>
                <w:color w:val="000000"/>
                <w:sz w:val="22"/>
                <w:szCs w:val="22"/>
              </w:rPr>
            </w:pPr>
            <w:r w:rsidRPr="005442AA">
              <w:rPr>
                <w:color w:val="000000"/>
                <w:sz w:val="22"/>
                <w:szCs w:val="22"/>
              </w:rPr>
              <w:t>0.30</w:t>
            </w:r>
          </w:p>
        </w:tc>
        <w:tc>
          <w:tcPr>
            <w:tcW w:w="0" w:type="auto"/>
            <w:noWrap/>
            <w:hideMark/>
          </w:tcPr>
          <w:p w14:paraId="0400BF93" w14:textId="77777777" w:rsidR="00C61236" w:rsidRPr="005442AA" w:rsidRDefault="00C61236" w:rsidP="00F3542F">
            <w:pPr>
              <w:ind w:firstLine="0"/>
              <w:jc w:val="center"/>
              <w:rPr>
                <w:color w:val="000000"/>
                <w:sz w:val="22"/>
                <w:szCs w:val="22"/>
              </w:rPr>
            </w:pPr>
            <w:r w:rsidRPr="005442AA">
              <w:rPr>
                <w:color w:val="000000"/>
                <w:sz w:val="22"/>
                <w:szCs w:val="22"/>
              </w:rPr>
              <w:t>0.10</w:t>
            </w:r>
          </w:p>
        </w:tc>
        <w:tc>
          <w:tcPr>
            <w:tcW w:w="0" w:type="auto"/>
            <w:noWrap/>
            <w:hideMark/>
          </w:tcPr>
          <w:p w14:paraId="2BC2175C" w14:textId="77777777" w:rsidR="00C61236" w:rsidRPr="005442AA" w:rsidRDefault="00C61236" w:rsidP="00F3542F">
            <w:pPr>
              <w:ind w:firstLine="0"/>
              <w:jc w:val="center"/>
              <w:rPr>
                <w:color w:val="000000"/>
                <w:sz w:val="22"/>
                <w:szCs w:val="22"/>
              </w:rPr>
            </w:pPr>
            <w:r w:rsidRPr="005442AA">
              <w:rPr>
                <w:color w:val="000000"/>
                <w:sz w:val="22"/>
                <w:szCs w:val="22"/>
              </w:rPr>
              <w:t>0.10</w:t>
            </w:r>
          </w:p>
        </w:tc>
      </w:tr>
      <w:tr w:rsidR="00C61236" w:rsidRPr="005442AA" w14:paraId="27E675DB" w14:textId="77777777" w:rsidTr="00F3542F">
        <w:trPr>
          <w:trHeight w:val="300"/>
        </w:trPr>
        <w:tc>
          <w:tcPr>
            <w:tcW w:w="0" w:type="auto"/>
            <w:noWrap/>
            <w:hideMark/>
          </w:tcPr>
          <w:p w14:paraId="373E230C" w14:textId="77777777" w:rsidR="00C61236" w:rsidRPr="005442AA" w:rsidRDefault="00C61236" w:rsidP="00F3542F">
            <w:pPr>
              <w:ind w:firstLine="0"/>
              <w:rPr>
                <w:color w:val="000000"/>
                <w:sz w:val="22"/>
                <w:szCs w:val="22"/>
              </w:rPr>
            </w:pPr>
            <w:r w:rsidRPr="005442AA">
              <w:rPr>
                <w:color w:val="000000"/>
                <w:sz w:val="22"/>
                <w:szCs w:val="22"/>
              </w:rPr>
              <w:t>2,3,4,7,8-PeCDF</w:t>
            </w:r>
          </w:p>
        </w:tc>
        <w:tc>
          <w:tcPr>
            <w:tcW w:w="0" w:type="auto"/>
            <w:noWrap/>
            <w:hideMark/>
          </w:tcPr>
          <w:p w14:paraId="65D3575A" w14:textId="77777777" w:rsidR="00C61236" w:rsidRPr="005442AA" w:rsidRDefault="00C61236" w:rsidP="00F3542F">
            <w:pPr>
              <w:ind w:firstLine="0"/>
              <w:jc w:val="center"/>
              <w:rPr>
                <w:color w:val="000000"/>
                <w:sz w:val="22"/>
                <w:szCs w:val="22"/>
              </w:rPr>
            </w:pPr>
            <w:r w:rsidRPr="005442AA">
              <w:rPr>
                <w:color w:val="000000"/>
                <w:sz w:val="22"/>
                <w:szCs w:val="22"/>
              </w:rPr>
              <w:t>2.50</w:t>
            </w:r>
          </w:p>
        </w:tc>
        <w:tc>
          <w:tcPr>
            <w:tcW w:w="0" w:type="auto"/>
            <w:noWrap/>
            <w:hideMark/>
          </w:tcPr>
          <w:p w14:paraId="77CB0949" w14:textId="77777777" w:rsidR="00C61236" w:rsidRPr="005442AA" w:rsidRDefault="00C61236" w:rsidP="00F3542F">
            <w:pPr>
              <w:ind w:firstLine="0"/>
              <w:jc w:val="center"/>
              <w:rPr>
                <w:color w:val="000000"/>
                <w:sz w:val="22"/>
                <w:szCs w:val="22"/>
              </w:rPr>
            </w:pPr>
            <w:r w:rsidRPr="005442AA">
              <w:rPr>
                <w:color w:val="000000"/>
                <w:sz w:val="22"/>
                <w:szCs w:val="22"/>
              </w:rPr>
              <w:t>1.00</w:t>
            </w:r>
          </w:p>
        </w:tc>
        <w:tc>
          <w:tcPr>
            <w:tcW w:w="0" w:type="auto"/>
            <w:noWrap/>
            <w:hideMark/>
          </w:tcPr>
          <w:p w14:paraId="43301D72" w14:textId="77777777" w:rsidR="00C61236" w:rsidRPr="005442AA" w:rsidRDefault="00C61236" w:rsidP="00F3542F">
            <w:pPr>
              <w:ind w:firstLine="0"/>
              <w:jc w:val="center"/>
              <w:rPr>
                <w:color w:val="000000"/>
                <w:sz w:val="22"/>
                <w:szCs w:val="22"/>
              </w:rPr>
            </w:pPr>
            <w:r w:rsidRPr="005442AA">
              <w:rPr>
                <w:color w:val="000000"/>
                <w:sz w:val="22"/>
                <w:szCs w:val="22"/>
              </w:rPr>
              <w:t>1.50</w:t>
            </w:r>
          </w:p>
        </w:tc>
      </w:tr>
      <w:tr w:rsidR="00C61236" w:rsidRPr="005442AA" w14:paraId="3E6EA840" w14:textId="77777777" w:rsidTr="00F3542F">
        <w:trPr>
          <w:trHeight w:val="300"/>
        </w:trPr>
        <w:tc>
          <w:tcPr>
            <w:tcW w:w="0" w:type="auto"/>
            <w:noWrap/>
            <w:hideMark/>
          </w:tcPr>
          <w:p w14:paraId="4F442B6C" w14:textId="77777777" w:rsidR="00C61236" w:rsidRPr="005442AA" w:rsidRDefault="00C61236" w:rsidP="00F3542F">
            <w:pPr>
              <w:ind w:firstLine="0"/>
              <w:rPr>
                <w:color w:val="000000"/>
                <w:sz w:val="22"/>
                <w:szCs w:val="22"/>
              </w:rPr>
            </w:pPr>
            <w:r w:rsidRPr="005442AA">
              <w:rPr>
                <w:color w:val="000000"/>
                <w:sz w:val="22"/>
                <w:szCs w:val="22"/>
              </w:rPr>
              <w:t>2,3,7,8-TCDD</w:t>
            </w:r>
          </w:p>
        </w:tc>
        <w:tc>
          <w:tcPr>
            <w:tcW w:w="0" w:type="auto"/>
            <w:noWrap/>
            <w:hideMark/>
          </w:tcPr>
          <w:p w14:paraId="0542B869" w14:textId="77777777" w:rsidR="00C61236" w:rsidRPr="005442AA" w:rsidRDefault="00C61236" w:rsidP="00F3542F">
            <w:pPr>
              <w:ind w:firstLine="0"/>
              <w:jc w:val="center"/>
              <w:rPr>
                <w:color w:val="000000"/>
                <w:sz w:val="22"/>
                <w:szCs w:val="22"/>
              </w:rPr>
            </w:pPr>
            <w:r w:rsidRPr="005442AA">
              <w:rPr>
                <w:color w:val="000000"/>
                <w:sz w:val="22"/>
                <w:szCs w:val="22"/>
              </w:rPr>
              <w:t>6.00</w:t>
            </w:r>
          </w:p>
        </w:tc>
        <w:tc>
          <w:tcPr>
            <w:tcW w:w="0" w:type="auto"/>
            <w:noWrap/>
            <w:hideMark/>
          </w:tcPr>
          <w:p w14:paraId="6BA95661" w14:textId="77777777" w:rsidR="00C61236" w:rsidRPr="005442AA" w:rsidRDefault="00C61236" w:rsidP="00F3542F">
            <w:pPr>
              <w:ind w:firstLine="0"/>
              <w:jc w:val="center"/>
              <w:rPr>
                <w:color w:val="000000"/>
                <w:sz w:val="22"/>
                <w:szCs w:val="22"/>
              </w:rPr>
            </w:pPr>
            <w:r w:rsidRPr="005442AA">
              <w:rPr>
                <w:color w:val="000000"/>
                <w:sz w:val="22"/>
                <w:szCs w:val="22"/>
              </w:rPr>
              <w:t>1.00</w:t>
            </w:r>
          </w:p>
        </w:tc>
        <w:tc>
          <w:tcPr>
            <w:tcW w:w="0" w:type="auto"/>
            <w:noWrap/>
            <w:hideMark/>
          </w:tcPr>
          <w:p w14:paraId="5A63B6F5" w14:textId="77777777" w:rsidR="00C61236" w:rsidRPr="005442AA" w:rsidRDefault="00C61236" w:rsidP="00F3542F">
            <w:pPr>
              <w:ind w:firstLine="0"/>
              <w:jc w:val="center"/>
              <w:rPr>
                <w:color w:val="000000"/>
                <w:sz w:val="22"/>
                <w:szCs w:val="22"/>
              </w:rPr>
            </w:pPr>
            <w:r w:rsidRPr="005442AA">
              <w:rPr>
                <w:color w:val="000000"/>
                <w:sz w:val="22"/>
                <w:szCs w:val="22"/>
              </w:rPr>
              <w:t>1.00</w:t>
            </w:r>
          </w:p>
        </w:tc>
      </w:tr>
      <w:tr w:rsidR="00C61236" w:rsidRPr="005442AA" w14:paraId="3DE37335" w14:textId="77777777" w:rsidTr="00F3542F">
        <w:trPr>
          <w:trHeight w:val="300"/>
        </w:trPr>
        <w:tc>
          <w:tcPr>
            <w:tcW w:w="0" w:type="auto"/>
            <w:noWrap/>
            <w:hideMark/>
          </w:tcPr>
          <w:p w14:paraId="36397186" w14:textId="77777777" w:rsidR="00C61236" w:rsidRPr="005442AA" w:rsidRDefault="00C61236" w:rsidP="00F3542F">
            <w:pPr>
              <w:ind w:firstLine="0"/>
              <w:rPr>
                <w:color w:val="000000"/>
                <w:sz w:val="22"/>
                <w:szCs w:val="22"/>
              </w:rPr>
            </w:pPr>
            <w:r w:rsidRPr="005442AA">
              <w:rPr>
                <w:color w:val="000000"/>
                <w:sz w:val="22"/>
                <w:szCs w:val="22"/>
              </w:rPr>
              <w:t>2,3,7,8-TCDF</w:t>
            </w:r>
          </w:p>
        </w:tc>
        <w:tc>
          <w:tcPr>
            <w:tcW w:w="0" w:type="auto"/>
            <w:noWrap/>
            <w:hideMark/>
          </w:tcPr>
          <w:p w14:paraId="54C4E617" w14:textId="77777777" w:rsidR="00C61236" w:rsidRPr="005442AA" w:rsidRDefault="00C61236" w:rsidP="00F3542F">
            <w:pPr>
              <w:ind w:firstLine="0"/>
              <w:jc w:val="center"/>
              <w:rPr>
                <w:color w:val="000000"/>
                <w:sz w:val="22"/>
                <w:szCs w:val="22"/>
              </w:rPr>
            </w:pPr>
            <w:r w:rsidRPr="005442AA">
              <w:rPr>
                <w:color w:val="000000"/>
                <w:sz w:val="22"/>
                <w:szCs w:val="22"/>
              </w:rPr>
              <w:t>0.60</w:t>
            </w:r>
          </w:p>
        </w:tc>
        <w:tc>
          <w:tcPr>
            <w:tcW w:w="0" w:type="auto"/>
            <w:noWrap/>
            <w:hideMark/>
          </w:tcPr>
          <w:p w14:paraId="20BBD3FA" w14:textId="77777777" w:rsidR="00C61236" w:rsidRPr="005442AA" w:rsidRDefault="00C61236" w:rsidP="00F3542F">
            <w:pPr>
              <w:ind w:firstLine="0"/>
              <w:jc w:val="center"/>
              <w:rPr>
                <w:color w:val="000000"/>
                <w:sz w:val="22"/>
                <w:szCs w:val="22"/>
              </w:rPr>
            </w:pPr>
            <w:r w:rsidRPr="005442AA">
              <w:rPr>
                <w:color w:val="000000"/>
                <w:sz w:val="22"/>
                <w:szCs w:val="22"/>
              </w:rPr>
              <w:t>0.30</w:t>
            </w:r>
          </w:p>
        </w:tc>
        <w:tc>
          <w:tcPr>
            <w:tcW w:w="0" w:type="auto"/>
            <w:noWrap/>
            <w:hideMark/>
          </w:tcPr>
          <w:p w14:paraId="60BFEC91" w14:textId="77777777" w:rsidR="00C61236" w:rsidRPr="005442AA" w:rsidRDefault="00C61236" w:rsidP="00F3542F">
            <w:pPr>
              <w:ind w:firstLine="0"/>
              <w:jc w:val="center"/>
              <w:rPr>
                <w:color w:val="000000"/>
                <w:sz w:val="22"/>
                <w:szCs w:val="22"/>
              </w:rPr>
            </w:pPr>
            <w:r w:rsidRPr="005442AA">
              <w:rPr>
                <w:color w:val="000000"/>
                <w:sz w:val="22"/>
                <w:szCs w:val="22"/>
              </w:rPr>
              <w:t>0.60</w:t>
            </w:r>
          </w:p>
        </w:tc>
      </w:tr>
      <w:tr w:rsidR="00C61236" w:rsidRPr="005442AA" w14:paraId="469970E4" w14:textId="77777777" w:rsidTr="00F3542F">
        <w:trPr>
          <w:trHeight w:val="300"/>
        </w:trPr>
        <w:tc>
          <w:tcPr>
            <w:tcW w:w="0" w:type="auto"/>
            <w:noWrap/>
            <w:hideMark/>
          </w:tcPr>
          <w:p w14:paraId="59C78DBF" w14:textId="77777777" w:rsidR="00C61236" w:rsidRPr="005442AA" w:rsidRDefault="00C61236" w:rsidP="00F3542F">
            <w:pPr>
              <w:ind w:firstLine="0"/>
              <w:rPr>
                <w:color w:val="000000"/>
                <w:sz w:val="22"/>
                <w:szCs w:val="22"/>
              </w:rPr>
            </w:pPr>
            <w:r w:rsidRPr="005442AA">
              <w:rPr>
                <w:color w:val="000000"/>
                <w:sz w:val="22"/>
                <w:szCs w:val="22"/>
              </w:rPr>
              <w:t>OCDD</w:t>
            </w:r>
          </w:p>
        </w:tc>
        <w:tc>
          <w:tcPr>
            <w:tcW w:w="0" w:type="auto"/>
            <w:noWrap/>
            <w:hideMark/>
          </w:tcPr>
          <w:p w14:paraId="5795BBE4" w14:textId="77777777" w:rsidR="00C61236" w:rsidRPr="005442AA" w:rsidRDefault="00C61236" w:rsidP="00F3542F">
            <w:pPr>
              <w:ind w:firstLine="0"/>
              <w:jc w:val="center"/>
              <w:rPr>
                <w:color w:val="000000"/>
                <w:sz w:val="22"/>
                <w:szCs w:val="22"/>
              </w:rPr>
            </w:pPr>
            <w:r w:rsidRPr="005442AA">
              <w:rPr>
                <w:color w:val="000000"/>
                <w:sz w:val="22"/>
                <w:szCs w:val="22"/>
              </w:rPr>
              <w:t>2.03</w:t>
            </w:r>
          </w:p>
        </w:tc>
        <w:tc>
          <w:tcPr>
            <w:tcW w:w="0" w:type="auto"/>
            <w:noWrap/>
            <w:hideMark/>
          </w:tcPr>
          <w:p w14:paraId="2655FC10" w14:textId="77777777" w:rsidR="00C61236" w:rsidRPr="005442AA" w:rsidRDefault="00C61236" w:rsidP="00F3542F">
            <w:pPr>
              <w:ind w:firstLine="0"/>
              <w:jc w:val="center"/>
              <w:rPr>
                <w:color w:val="000000"/>
                <w:sz w:val="22"/>
                <w:szCs w:val="22"/>
              </w:rPr>
            </w:pPr>
            <w:r w:rsidRPr="005442AA">
              <w:rPr>
                <w:color w:val="000000"/>
                <w:sz w:val="22"/>
                <w:szCs w:val="22"/>
              </w:rPr>
              <w:t>0.20</w:t>
            </w:r>
          </w:p>
        </w:tc>
        <w:tc>
          <w:tcPr>
            <w:tcW w:w="0" w:type="auto"/>
            <w:noWrap/>
            <w:hideMark/>
          </w:tcPr>
          <w:p w14:paraId="4BB3AA4F" w14:textId="77777777" w:rsidR="00C61236" w:rsidRPr="005442AA" w:rsidRDefault="00C61236" w:rsidP="00F3542F">
            <w:pPr>
              <w:ind w:firstLine="0"/>
              <w:jc w:val="center"/>
              <w:rPr>
                <w:color w:val="000000"/>
                <w:sz w:val="22"/>
                <w:szCs w:val="22"/>
              </w:rPr>
            </w:pPr>
            <w:r w:rsidRPr="005442AA">
              <w:rPr>
                <w:color w:val="000000"/>
                <w:sz w:val="22"/>
                <w:szCs w:val="22"/>
              </w:rPr>
              <w:t>0.72</w:t>
            </w:r>
          </w:p>
        </w:tc>
      </w:tr>
      <w:tr w:rsidR="00C61236" w:rsidRPr="005442AA" w14:paraId="148A96D3" w14:textId="77777777" w:rsidTr="00F3542F">
        <w:trPr>
          <w:trHeight w:val="300"/>
        </w:trPr>
        <w:tc>
          <w:tcPr>
            <w:tcW w:w="0" w:type="auto"/>
            <w:tcBorders>
              <w:bottom w:val="single" w:sz="12" w:space="0" w:color="auto"/>
            </w:tcBorders>
            <w:noWrap/>
            <w:hideMark/>
          </w:tcPr>
          <w:p w14:paraId="078CACA7" w14:textId="77777777" w:rsidR="00C61236" w:rsidRPr="005442AA" w:rsidRDefault="00C61236" w:rsidP="00F3542F">
            <w:pPr>
              <w:ind w:firstLine="0"/>
              <w:rPr>
                <w:color w:val="000000"/>
                <w:sz w:val="22"/>
                <w:szCs w:val="22"/>
              </w:rPr>
            </w:pPr>
            <w:r w:rsidRPr="005442AA">
              <w:rPr>
                <w:color w:val="000000"/>
                <w:sz w:val="22"/>
                <w:szCs w:val="22"/>
              </w:rPr>
              <w:t>OCDF</w:t>
            </w:r>
          </w:p>
        </w:tc>
        <w:tc>
          <w:tcPr>
            <w:tcW w:w="0" w:type="auto"/>
            <w:tcBorders>
              <w:bottom w:val="single" w:sz="12" w:space="0" w:color="auto"/>
            </w:tcBorders>
            <w:noWrap/>
            <w:hideMark/>
          </w:tcPr>
          <w:p w14:paraId="3AC843A2" w14:textId="77777777" w:rsidR="00C61236" w:rsidRPr="005442AA" w:rsidRDefault="00C61236" w:rsidP="00F3542F">
            <w:pPr>
              <w:ind w:firstLine="0"/>
              <w:jc w:val="center"/>
              <w:rPr>
                <w:color w:val="000000"/>
                <w:sz w:val="22"/>
                <w:szCs w:val="22"/>
              </w:rPr>
            </w:pPr>
            <w:r w:rsidRPr="005442AA">
              <w:rPr>
                <w:color w:val="000000"/>
                <w:sz w:val="22"/>
                <w:szCs w:val="22"/>
              </w:rPr>
              <w:t>0.02</w:t>
            </w:r>
          </w:p>
        </w:tc>
        <w:tc>
          <w:tcPr>
            <w:tcW w:w="0" w:type="auto"/>
            <w:tcBorders>
              <w:bottom w:val="single" w:sz="12" w:space="0" w:color="auto"/>
            </w:tcBorders>
            <w:noWrap/>
            <w:hideMark/>
          </w:tcPr>
          <w:p w14:paraId="2FD763D6" w14:textId="77777777" w:rsidR="00C61236" w:rsidRPr="005442AA" w:rsidRDefault="00C61236" w:rsidP="00F3542F">
            <w:pPr>
              <w:ind w:firstLine="0"/>
              <w:jc w:val="center"/>
              <w:rPr>
                <w:color w:val="000000"/>
                <w:sz w:val="22"/>
                <w:szCs w:val="22"/>
              </w:rPr>
            </w:pPr>
            <w:r w:rsidRPr="005442AA">
              <w:rPr>
                <w:color w:val="000000"/>
                <w:sz w:val="22"/>
                <w:szCs w:val="22"/>
              </w:rPr>
              <w:t>0.01</w:t>
            </w:r>
          </w:p>
        </w:tc>
        <w:tc>
          <w:tcPr>
            <w:tcW w:w="0" w:type="auto"/>
            <w:tcBorders>
              <w:bottom w:val="single" w:sz="12" w:space="0" w:color="auto"/>
            </w:tcBorders>
            <w:noWrap/>
            <w:hideMark/>
          </w:tcPr>
          <w:p w14:paraId="751DD53E" w14:textId="77777777" w:rsidR="00C61236" w:rsidRPr="005442AA" w:rsidRDefault="00C61236" w:rsidP="00F3542F">
            <w:pPr>
              <w:ind w:firstLine="0"/>
              <w:jc w:val="center"/>
              <w:rPr>
                <w:color w:val="000000"/>
                <w:sz w:val="22"/>
                <w:szCs w:val="22"/>
              </w:rPr>
            </w:pPr>
            <w:r w:rsidRPr="005442AA">
              <w:rPr>
                <w:color w:val="000000"/>
                <w:sz w:val="22"/>
                <w:szCs w:val="22"/>
              </w:rPr>
              <w:t>0.01</w:t>
            </w:r>
          </w:p>
        </w:tc>
      </w:tr>
    </w:tbl>
    <w:p w14:paraId="3C62705F" w14:textId="5A6E1F89" w:rsidR="005442AA" w:rsidRPr="008A70A9" w:rsidRDefault="001F5D34" w:rsidP="005442AA">
      <w:pPr>
        <w:pStyle w:val="Caption"/>
        <w:keepNext/>
        <w:rPr>
          <w:lang w:val="en-US"/>
        </w:rPr>
      </w:pPr>
      <w:r>
        <w:rPr>
          <w:lang w:val="en-US"/>
        </w:rPr>
        <w:br w:type="page"/>
      </w:r>
      <w:r w:rsidR="005442AA" w:rsidRPr="008A70A9">
        <w:rPr>
          <w:lang w:val="en-US"/>
        </w:rPr>
        <w:lastRenderedPageBreak/>
        <w:t>Table S</w:t>
      </w:r>
      <w:r w:rsidR="008A70A9">
        <w:rPr>
          <w:lang w:val="en-US"/>
        </w:rPr>
        <w:t>.</w:t>
      </w:r>
      <w:r w:rsidR="005442AA">
        <w:fldChar w:fldCharType="begin"/>
      </w:r>
      <w:r w:rsidR="005442AA" w:rsidRPr="008A70A9">
        <w:rPr>
          <w:lang w:val="en-US"/>
        </w:rPr>
        <w:instrText xml:space="preserve"> SEQ Table_S \* ARABIC </w:instrText>
      </w:r>
      <w:r w:rsidR="005442AA">
        <w:fldChar w:fldCharType="separate"/>
      </w:r>
      <w:r w:rsidR="00D40917">
        <w:rPr>
          <w:noProof/>
          <w:lang w:val="en-US"/>
        </w:rPr>
        <w:t>9</w:t>
      </w:r>
      <w:r w:rsidR="005442AA">
        <w:fldChar w:fldCharType="end"/>
      </w:r>
      <w:r w:rsidR="005442AA" w:rsidRPr="008A70A9">
        <w:rPr>
          <w:lang w:val="en-US"/>
        </w:rPr>
        <w:t xml:space="preserve"> </w:t>
      </w:r>
      <w:r w:rsidR="008A70A9" w:rsidRPr="008A70A9">
        <w:rPr>
          <w:lang w:val="en-US"/>
        </w:rPr>
        <w:t xml:space="preserve">PCBs </w:t>
      </w:r>
      <w:r w:rsidR="008A70A9">
        <w:rPr>
          <w:lang w:val="en-US"/>
        </w:rPr>
        <w:t>in condensates (µg kg</w:t>
      </w:r>
      <w:r w:rsidR="008A70A9">
        <w:rPr>
          <w:vertAlign w:val="superscript"/>
          <w:lang w:val="en-US"/>
        </w:rPr>
        <w:t>-1</w:t>
      </w:r>
      <w:r w:rsidR="008A70A9">
        <w:rPr>
          <w:lang w:val="en-US"/>
        </w:rPr>
        <w:t>)</w:t>
      </w:r>
    </w:p>
    <w:tbl>
      <w:tblPr>
        <w:tblStyle w:val="TableGrid0"/>
        <w:tblW w:w="0" w:type="auto"/>
        <w:tblLook w:val="04A0" w:firstRow="1" w:lastRow="0" w:firstColumn="1" w:lastColumn="0" w:noHBand="0" w:noVBand="1"/>
      </w:tblPr>
      <w:tblGrid>
        <w:gridCol w:w="962"/>
        <w:gridCol w:w="1207"/>
        <w:gridCol w:w="1207"/>
        <w:gridCol w:w="1011"/>
      </w:tblGrid>
      <w:tr w:rsidR="005442AA" w:rsidRPr="005442AA" w14:paraId="186EE436" w14:textId="77777777" w:rsidTr="005442AA">
        <w:trPr>
          <w:trHeight w:val="300"/>
        </w:trPr>
        <w:tc>
          <w:tcPr>
            <w:tcW w:w="0" w:type="auto"/>
            <w:tcBorders>
              <w:top w:val="single" w:sz="4" w:space="0" w:color="FFFFFF" w:themeColor="background1"/>
              <w:left w:val="single" w:sz="4" w:space="0" w:color="FFFFFF" w:themeColor="background1"/>
            </w:tcBorders>
            <w:noWrap/>
            <w:hideMark/>
          </w:tcPr>
          <w:p w14:paraId="708BCF4F" w14:textId="77777777" w:rsidR="005442AA" w:rsidRPr="005442AA" w:rsidRDefault="005442AA" w:rsidP="005442AA">
            <w:pPr>
              <w:ind w:firstLine="0"/>
              <w:rPr>
                <w:lang w:val="en-US"/>
              </w:rPr>
            </w:pPr>
          </w:p>
        </w:tc>
        <w:tc>
          <w:tcPr>
            <w:tcW w:w="0" w:type="auto"/>
            <w:noWrap/>
            <w:hideMark/>
          </w:tcPr>
          <w:p w14:paraId="3E9CEC01" w14:textId="77777777" w:rsidR="005442AA" w:rsidRPr="005442AA" w:rsidRDefault="005442AA" w:rsidP="005442AA">
            <w:pPr>
              <w:ind w:firstLine="0"/>
              <w:jc w:val="center"/>
              <w:rPr>
                <w:b/>
                <w:bCs/>
                <w:color w:val="000000"/>
                <w:sz w:val="22"/>
                <w:szCs w:val="22"/>
              </w:rPr>
            </w:pPr>
            <w:r w:rsidRPr="005442AA">
              <w:rPr>
                <w:b/>
                <w:bCs/>
                <w:color w:val="000000"/>
                <w:sz w:val="22"/>
                <w:szCs w:val="22"/>
              </w:rPr>
              <w:t>DSS-1-600</w:t>
            </w:r>
          </w:p>
        </w:tc>
        <w:tc>
          <w:tcPr>
            <w:tcW w:w="0" w:type="auto"/>
            <w:noWrap/>
            <w:hideMark/>
          </w:tcPr>
          <w:p w14:paraId="2516C831" w14:textId="77777777" w:rsidR="005442AA" w:rsidRPr="005442AA" w:rsidRDefault="005442AA" w:rsidP="005442AA">
            <w:pPr>
              <w:ind w:firstLine="0"/>
              <w:jc w:val="center"/>
              <w:rPr>
                <w:b/>
                <w:bCs/>
                <w:color w:val="000000"/>
                <w:sz w:val="22"/>
                <w:szCs w:val="22"/>
              </w:rPr>
            </w:pPr>
            <w:r w:rsidRPr="005442AA">
              <w:rPr>
                <w:b/>
                <w:bCs/>
                <w:color w:val="000000"/>
                <w:sz w:val="22"/>
                <w:szCs w:val="22"/>
              </w:rPr>
              <w:t>DSS-2-600</w:t>
            </w:r>
          </w:p>
        </w:tc>
        <w:tc>
          <w:tcPr>
            <w:tcW w:w="0" w:type="auto"/>
            <w:noWrap/>
            <w:hideMark/>
          </w:tcPr>
          <w:p w14:paraId="760AD3DE" w14:textId="77777777" w:rsidR="005442AA" w:rsidRPr="005442AA" w:rsidRDefault="005442AA" w:rsidP="005442AA">
            <w:pPr>
              <w:ind w:firstLine="0"/>
              <w:jc w:val="center"/>
              <w:rPr>
                <w:b/>
                <w:bCs/>
                <w:color w:val="000000"/>
                <w:sz w:val="22"/>
                <w:szCs w:val="22"/>
              </w:rPr>
            </w:pPr>
            <w:r w:rsidRPr="005442AA">
              <w:rPr>
                <w:b/>
                <w:bCs/>
                <w:color w:val="000000"/>
                <w:sz w:val="22"/>
                <w:szCs w:val="22"/>
              </w:rPr>
              <w:t>LSS-600</w:t>
            </w:r>
          </w:p>
        </w:tc>
      </w:tr>
      <w:tr w:rsidR="005442AA" w:rsidRPr="005442AA" w14:paraId="474E94BD" w14:textId="77777777" w:rsidTr="005442AA">
        <w:trPr>
          <w:trHeight w:val="300"/>
        </w:trPr>
        <w:tc>
          <w:tcPr>
            <w:tcW w:w="0" w:type="auto"/>
            <w:noWrap/>
            <w:hideMark/>
          </w:tcPr>
          <w:p w14:paraId="7135A921" w14:textId="77777777" w:rsidR="005442AA" w:rsidRPr="005442AA" w:rsidRDefault="005442AA" w:rsidP="005442AA">
            <w:pPr>
              <w:ind w:firstLine="0"/>
              <w:rPr>
                <w:color w:val="000000"/>
                <w:sz w:val="22"/>
                <w:szCs w:val="22"/>
              </w:rPr>
            </w:pPr>
            <w:r w:rsidRPr="005442AA">
              <w:rPr>
                <w:color w:val="000000"/>
                <w:sz w:val="22"/>
                <w:szCs w:val="22"/>
              </w:rPr>
              <w:t>PCB101</w:t>
            </w:r>
          </w:p>
        </w:tc>
        <w:tc>
          <w:tcPr>
            <w:tcW w:w="0" w:type="auto"/>
            <w:noWrap/>
            <w:vAlign w:val="center"/>
            <w:hideMark/>
          </w:tcPr>
          <w:p w14:paraId="32A65C10" w14:textId="77777777" w:rsidR="005442AA" w:rsidRPr="005442AA" w:rsidRDefault="005442AA" w:rsidP="005442AA">
            <w:pPr>
              <w:ind w:firstLine="0"/>
              <w:jc w:val="center"/>
              <w:rPr>
                <w:color w:val="000000"/>
                <w:sz w:val="22"/>
                <w:szCs w:val="22"/>
              </w:rPr>
            </w:pPr>
            <w:r w:rsidRPr="005442AA">
              <w:rPr>
                <w:color w:val="000000"/>
                <w:sz w:val="22"/>
                <w:szCs w:val="22"/>
              </w:rPr>
              <w:t>18</w:t>
            </w:r>
          </w:p>
        </w:tc>
        <w:tc>
          <w:tcPr>
            <w:tcW w:w="0" w:type="auto"/>
            <w:noWrap/>
            <w:vAlign w:val="center"/>
            <w:hideMark/>
          </w:tcPr>
          <w:p w14:paraId="33269C11" w14:textId="77777777" w:rsidR="005442AA" w:rsidRPr="005442AA" w:rsidRDefault="005442AA" w:rsidP="005442AA">
            <w:pPr>
              <w:ind w:firstLine="0"/>
              <w:jc w:val="center"/>
              <w:rPr>
                <w:color w:val="000000"/>
                <w:sz w:val="22"/>
                <w:szCs w:val="22"/>
              </w:rPr>
            </w:pPr>
            <w:r w:rsidRPr="005442AA">
              <w:rPr>
                <w:color w:val="000000"/>
                <w:sz w:val="22"/>
                <w:szCs w:val="22"/>
              </w:rPr>
              <w:t>3</w:t>
            </w:r>
          </w:p>
        </w:tc>
        <w:tc>
          <w:tcPr>
            <w:tcW w:w="0" w:type="auto"/>
            <w:noWrap/>
            <w:vAlign w:val="center"/>
            <w:hideMark/>
          </w:tcPr>
          <w:p w14:paraId="6B3E123D" w14:textId="77777777" w:rsidR="005442AA" w:rsidRPr="005442AA" w:rsidRDefault="005442AA" w:rsidP="005442AA">
            <w:pPr>
              <w:ind w:firstLine="0"/>
              <w:jc w:val="center"/>
              <w:rPr>
                <w:color w:val="000000"/>
                <w:sz w:val="22"/>
                <w:szCs w:val="22"/>
              </w:rPr>
            </w:pPr>
            <w:r w:rsidRPr="005442AA">
              <w:rPr>
                <w:color w:val="000000"/>
                <w:sz w:val="22"/>
                <w:szCs w:val="22"/>
              </w:rPr>
              <w:t>19</w:t>
            </w:r>
          </w:p>
        </w:tc>
      </w:tr>
      <w:tr w:rsidR="005442AA" w:rsidRPr="005442AA" w14:paraId="177C0258" w14:textId="77777777" w:rsidTr="005442AA">
        <w:trPr>
          <w:trHeight w:val="300"/>
        </w:trPr>
        <w:tc>
          <w:tcPr>
            <w:tcW w:w="0" w:type="auto"/>
            <w:noWrap/>
            <w:hideMark/>
          </w:tcPr>
          <w:p w14:paraId="2CACE3C3" w14:textId="77777777" w:rsidR="005442AA" w:rsidRPr="005442AA" w:rsidRDefault="005442AA" w:rsidP="005442AA">
            <w:pPr>
              <w:ind w:firstLine="0"/>
              <w:rPr>
                <w:color w:val="000000"/>
                <w:sz w:val="22"/>
                <w:szCs w:val="22"/>
              </w:rPr>
            </w:pPr>
            <w:r w:rsidRPr="005442AA">
              <w:rPr>
                <w:color w:val="000000"/>
                <w:sz w:val="22"/>
                <w:szCs w:val="22"/>
              </w:rPr>
              <w:t>PCB118</w:t>
            </w:r>
          </w:p>
        </w:tc>
        <w:tc>
          <w:tcPr>
            <w:tcW w:w="0" w:type="auto"/>
            <w:noWrap/>
            <w:vAlign w:val="center"/>
            <w:hideMark/>
          </w:tcPr>
          <w:p w14:paraId="7FAA8627" w14:textId="77777777" w:rsidR="005442AA" w:rsidRPr="005442AA" w:rsidRDefault="005442AA" w:rsidP="005442AA">
            <w:pPr>
              <w:ind w:firstLine="0"/>
              <w:jc w:val="center"/>
              <w:rPr>
                <w:color w:val="000000"/>
                <w:sz w:val="22"/>
                <w:szCs w:val="22"/>
              </w:rPr>
            </w:pPr>
            <w:r w:rsidRPr="005442AA">
              <w:rPr>
                <w:color w:val="000000"/>
                <w:sz w:val="22"/>
                <w:szCs w:val="22"/>
              </w:rPr>
              <w:t>10</w:t>
            </w:r>
          </w:p>
        </w:tc>
        <w:tc>
          <w:tcPr>
            <w:tcW w:w="0" w:type="auto"/>
            <w:noWrap/>
            <w:vAlign w:val="center"/>
            <w:hideMark/>
          </w:tcPr>
          <w:p w14:paraId="4BE98FF6" w14:textId="77777777" w:rsidR="005442AA" w:rsidRPr="005442AA" w:rsidRDefault="005442AA" w:rsidP="005442AA">
            <w:pPr>
              <w:ind w:firstLine="0"/>
              <w:jc w:val="center"/>
              <w:rPr>
                <w:color w:val="000000"/>
                <w:sz w:val="22"/>
                <w:szCs w:val="22"/>
              </w:rPr>
            </w:pPr>
            <w:r w:rsidRPr="005442AA">
              <w:rPr>
                <w:color w:val="000000"/>
                <w:sz w:val="22"/>
                <w:szCs w:val="22"/>
              </w:rPr>
              <w:t>2</w:t>
            </w:r>
          </w:p>
        </w:tc>
        <w:tc>
          <w:tcPr>
            <w:tcW w:w="0" w:type="auto"/>
            <w:noWrap/>
            <w:vAlign w:val="center"/>
            <w:hideMark/>
          </w:tcPr>
          <w:p w14:paraId="5A44ABB4" w14:textId="77777777" w:rsidR="005442AA" w:rsidRPr="005442AA" w:rsidRDefault="005442AA" w:rsidP="005442AA">
            <w:pPr>
              <w:ind w:firstLine="0"/>
              <w:jc w:val="center"/>
              <w:rPr>
                <w:color w:val="000000"/>
                <w:sz w:val="22"/>
                <w:szCs w:val="22"/>
              </w:rPr>
            </w:pPr>
            <w:r w:rsidRPr="005442AA">
              <w:rPr>
                <w:color w:val="000000"/>
                <w:sz w:val="22"/>
                <w:szCs w:val="22"/>
              </w:rPr>
              <w:t>9</w:t>
            </w:r>
          </w:p>
        </w:tc>
      </w:tr>
      <w:tr w:rsidR="005442AA" w:rsidRPr="005442AA" w14:paraId="0DFABA84" w14:textId="77777777" w:rsidTr="005442AA">
        <w:trPr>
          <w:trHeight w:val="300"/>
        </w:trPr>
        <w:tc>
          <w:tcPr>
            <w:tcW w:w="0" w:type="auto"/>
            <w:noWrap/>
            <w:hideMark/>
          </w:tcPr>
          <w:p w14:paraId="0B72974E" w14:textId="77777777" w:rsidR="005442AA" w:rsidRPr="005442AA" w:rsidRDefault="005442AA" w:rsidP="005442AA">
            <w:pPr>
              <w:ind w:firstLine="0"/>
              <w:rPr>
                <w:color w:val="000000"/>
                <w:sz w:val="22"/>
                <w:szCs w:val="22"/>
              </w:rPr>
            </w:pPr>
            <w:r w:rsidRPr="005442AA">
              <w:rPr>
                <w:color w:val="000000"/>
                <w:sz w:val="22"/>
                <w:szCs w:val="22"/>
              </w:rPr>
              <w:t>PCB138</w:t>
            </w:r>
          </w:p>
        </w:tc>
        <w:tc>
          <w:tcPr>
            <w:tcW w:w="0" w:type="auto"/>
            <w:noWrap/>
            <w:vAlign w:val="center"/>
            <w:hideMark/>
          </w:tcPr>
          <w:p w14:paraId="46233AB1" w14:textId="77777777" w:rsidR="005442AA" w:rsidRPr="005442AA" w:rsidRDefault="005442AA" w:rsidP="005442AA">
            <w:pPr>
              <w:ind w:firstLine="0"/>
              <w:jc w:val="center"/>
              <w:rPr>
                <w:color w:val="000000"/>
                <w:sz w:val="22"/>
                <w:szCs w:val="22"/>
              </w:rPr>
            </w:pPr>
            <w:r w:rsidRPr="005442AA">
              <w:rPr>
                <w:color w:val="000000"/>
                <w:sz w:val="22"/>
                <w:szCs w:val="22"/>
              </w:rPr>
              <w:t>13</w:t>
            </w:r>
          </w:p>
        </w:tc>
        <w:tc>
          <w:tcPr>
            <w:tcW w:w="0" w:type="auto"/>
            <w:noWrap/>
            <w:vAlign w:val="center"/>
            <w:hideMark/>
          </w:tcPr>
          <w:p w14:paraId="508F6A59" w14:textId="77777777" w:rsidR="005442AA" w:rsidRPr="005442AA" w:rsidRDefault="005442AA" w:rsidP="005442AA">
            <w:pPr>
              <w:ind w:firstLine="0"/>
              <w:jc w:val="center"/>
              <w:rPr>
                <w:color w:val="000000"/>
                <w:sz w:val="22"/>
                <w:szCs w:val="22"/>
              </w:rPr>
            </w:pPr>
            <w:r w:rsidRPr="005442AA">
              <w:rPr>
                <w:color w:val="000000"/>
                <w:sz w:val="22"/>
                <w:szCs w:val="22"/>
              </w:rPr>
              <w:t>2</w:t>
            </w:r>
          </w:p>
        </w:tc>
        <w:tc>
          <w:tcPr>
            <w:tcW w:w="0" w:type="auto"/>
            <w:noWrap/>
            <w:vAlign w:val="center"/>
            <w:hideMark/>
          </w:tcPr>
          <w:p w14:paraId="28EFAE34" w14:textId="77777777" w:rsidR="005442AA" w:rsidRPr="005442AA" w:rsidRDefault="005442AA" w:rsidP="005442AA">
            <w:pPr>
              <w:ind w:firstLine="0"/>
              <w:jc w:val="center"/>
              <w:rPr>
                <w:color w:val="000000"/>
                <w:sz w:val="22"/>
                <w:szCs w:val="22"/>
              </w:rPr>
            </w:pPr>
            <w:r w:rsidRPr="005442AA">
              <w:rPr>
                <w:color w:val="000000"/>
                <w:sz w:val="22"/>
                <w:szCs w:val="22"/>
              </w:rPr>
              <w:t>15</w:t>
            </w:r>
          </w:p>
        </w:tc>
      </w:tr>
      <w:tr w:rsidR="005442AA" w:rsidRPr="005442AA" w14:paraId="118F665C" w14:textId="77777777" w:rsidTr="005442AA">
        <w:trPr>
          <w:trHeight w:val="300"/>
        </w:trPr>
        <w:tc>
          <w:tcPr>
            <w:tcW w:w="0" w:type="auto"/>
            <w:noWrap/>
            <w:hideMark/>
          </w:tcPr>
          <w:p w14:paraId="66D20137" w14:textId="77777777" w:rsidR="005442AA" w:rsidRPr="005442AA" w:rsidRDefault="005442AA" w:rsidP="005442AA">
            <w:pPr>
              <w:ind w:firstLine="0"/>
              <w:rPr>
                <w:color w:val="000000"/>
                <w:sz w:val="22"/>
                <w:szCs w:val="22"/>
              </w:rPr>
            </w:pPr>
            <w:r w:rsidRPr="005442AA">
              <w:rPr>
                <w:color w:val="000000"/>
                <w:sz w:val="22"/>
                <w:szCs w:val="22"/>
              </w:rPr>
              <w:t>PCB153</w:t>
            </w:r>
          </w:p>
        </w:tc>
        <w:tc>
          <w:tcPr>
            <w:tcW w:w="0" w:type="auto"/>
            <w:noWrap/>
            <w:vAlign w:val="center"/>
            <w:hideMark/>
          </w:tcPr>
          <w:p w14:paraId="21857BB7" w14:textId="77777777" w:rsidR="005442AA" w:rsidRPr="005442AA" w:rsidRDefault="005442AA" w:rsidP="005442AA">
            <w:pPr>
              <w:ind w:firstLine="0"/>
              <w:jc w:val="center"/>
              <w:rPr>
                <w:color w:val="000000"/>
                <w:sz w:val="22"/>
                <w:szCs w:val="22"/>
              </w:rPr>
            </w:pPr>
            <w:r w:rsidRPr="005442AA">
              <w:rPr>
                <w:color w:val="000000"/>
                <w:sz w:val="22"/>
                <w:szCs w:val="22"/>
              </w:rPr>
              <w:t>21</w:t>
            </w:r>
          </w:p>
        </w:tc>
        <w:tc>
          <w:tcPr>
            <w:tcW w:w="0" w:type="auto"/>
            <w:noWrap/>
            <w:vAlign w:val="center"/>
            <w:hideMark/>
          </w:tcPr>
          <w:p w14:paraId="18E7E211" w14:textId="77777777" w:rsidR="005442AA" w:rsidRPr="005442AA" w:rsidRDefault="005442AA" w:rsidP="005442AA">
            <w:pPr>
              <w:ind w:firstLine="0"/>
              <w:jc w:val="center"/>
              <w:rPr>
                <w:color w:val="000000"/>
                <w:sz w:val="22"/>
                <w:szCs w:val="22"/>
              </w:rPr>
            </w:pPr>
            <w:r w:rsidRPr="005442AA">
              <w:rPr>
                <w:color w:val="000000"/>
                <w:sz w:val="22"/>
                <w:szCs w:val="22"/>
              </w:rPr>
              <w:t>3</w:t>
            </w:r>
          </w:p>
        </w:tc>
        <w:tc>
          <w:tcPr>
            <w:tcW w:w="0" w:type="auto"/>
            <w:noWrap/>
            <w:vAlign w:val="center"/>
            <w:hideMark/>
          </w:tcPr>
          <w:p w14:paraId="12D85DB3" w14:textId="77777777" w:rsidR="005442AA" w:rsidRPr="005442AA" w:rsidRDefault="005442AA" w:rsidP="005442AA">
            <w:pPr>
              <w:ind w:firstLine="0"/>
              <w:jc w:val="center"/>
              <w:rPr>
                <w:color w:val="000000"/>
                <w:sz w:val="22"/>
                <w:szCs w:val="22"/>
              </w:rPr>
            </w:pPr>
            <w:r w:rsidRPr="005442AA">
              <w:rPr>
                <w:color w:val="000000"/>
                <w:sz w:val="22"/>
                <w:szCs w:val="22"/>
              </w:rPr>
              <w:t>23</w:t>
            </w:r>
          </w:p>
        </w:tc>
      </w:tr>
      <w:tr w:rsidR="005442AA" w:rsidRPr="005442AA" w14:paraId="69EF01E5" w14:textId="77777777" w:rsidTr="005442AA">
        <w:trPr>
          <w:trHeight w:val="300"/>
        </w:trPr>
        <w:tc>
          <w:tcPr>
            <w:tcW w:w="0" w:type="auto"/>
            <w:noWrap/>
            <w:hideMark/>
          </w:tcPr>
          <w:p w14:paraId="45569217" w14:textId="77777777" w:rsidR="005442AA" w:rsidRPr="005442AA" w:rsidRDefault="005442AA" w:rsidP="005442AA">
            <w:pPr>
              <w:ind w:firstLine="0"/>
              <w:rPr>
                <w:color w:val="000000"/>
                <w:sz w:val="22"/>
                <w:szCs w:val="22"/>
              </w:rPr>
            </w:pPr>
            <w:r w:rsidRPr="005442AA">
              <w:rPr>
                <w:color w:val="000000"/>
                <w:sz w:val="22"/>
                <w:szCs w:val="22"/>
              </w:rPr>
              <w:t>PCB180</w:t>
            </w:r>
          </w:p>
        </w:tc>
        <w:tc>
          <w:tcPr>
            <w:tcW w:w="0" w:type="auto"/>
            <w:noWrap/>
            <w:vAlign w:val="center"/>
            <w:hideMark/>
          </w:tcPr>
          <w:p w14:paraId="252F5ED0" w14:textId="77777777" w:rsidR="005442AA" w:rsidRPr="005442AA" w:rsidRDefault="005442AA" w:rsidP="005442AA">
            <w:pPr>
              <w:ind w:firstLine="0"/>
              <w:jc w:val="center"/>
              <w:rPr>
                <w:color w:val="000000"/>
                <w:sz w:val="22"/>
                <w:szCs w:val="22"/>
              </w:rPr>
            </w:pPr>
            <w:r w:rsidRPr="005442AA">
              <w:rPr>
                <w:color w:val="000000"/>
                <w:sz w:val="22"/>
                <w:szCs w:val="22"/>
              </w:rPr>
              <w:t>11</w:t>
            </w:r>
          </w:p>
        </w:tc>
        <w:tc>
          <w:tcPr>
            <w:tcW w:w="0" w:type="auto"/>
            <w:noWrap/>
            <w:vAlign w:val="center"/>
            <w:hideMark/>
          </w:tcPr>
          <w:p w14:paraId="25551EF7" w14:textId="77777777" w:rsidR="005442AA" w:rsidRPr="005442AA" w:rsidRDefault="005442AA" w:rsidP="005442AA">
            <w:pPr>
              <w:ind w:firstLine="0"/>
              <w:jc w:val="center"/>
              <w:rPr>
                <w:color w:val="000000"/>
                <w:sz w:val="22"/>
                <w:szCs w:val="22"/>
              </w:rPr>
            </w:pPr>
            <w:r w:rsidRPr="005442AA">
              <w:rPr>
                <w:color w:val="000000"/>
                <w:sz w:val="22"/>
                <w:szCs w:val="22"/>
              </w:rPr>
              <w:t>2</w:t>
            </w:r>
          </w:p>
        </w:tc>
        <w:tc>
          <w:tcPr>
            <w:tcW w:w="0" w:type="auto"/>
            <w:noWrap/>
            <w:vAlign w:val="center"/>
            <w:hideMark/>
          </w:tcPr>
          <w:p w14:paraId="4D91B58F" w14:textId="77777777" w:rsidR="005442AA" w:rsidRPr="005442AA" w:rsidRDefault="005442AA" w:rsidP="005442AA">
            <w:pPr>
              <w:ind w:firstLine="0"/>
              <w:jc w:val="center"/>
              <w:rPr>
                <w:color w:val="000000"/>
                <w:sz w:val="22"/>
                <w:szCs w:val="22"/>
              </w:rPr>
            </w:pPr>
            <w:r w:rsidRPr="005442AA">
              <w:rPr>
                <w:color w:val="000000"/>
                <w:sz w:val="22"/>
                <w:szCs w:val="22"/>
              </w:rPr>
              <w:t>9</w:t>
            </w:r>
          </w:p>
        </w:tc>
      </w:tr>
      <w:tr w:rsidR="005442AA" w:rsidRPr="005442AA" w14:paraId="38A7649F" w14:textId="77777777" w:rsidTr="005442AA">
        <w:trPr>
          <w:trHeight w:val="300"/>
        </w:trPr>
        <w:tc>
          <w:tcPr>
            <w:tcW w:w="0" w:type="auto"/>
            <w:noWrap/>
            <w:hideMark/>
          </w:tcPr>
          <w:p w14:paraId="11288AF5" w14:textId="77777777" w:rsidR="005442AA" w:rsidRPr="005442AA" w:rsidRDefault="005442AA" w:rsidP="005442AA">
            <w:pPr>
              <w:ind w:firstLine="0"/>
              <w:rPr>
                <w:color w:val="000000"/>
                <w:sz w:val="22"/>
                <w:szCs w:val="22"/>
              </w:rPr>
            </w:pPr>
            <w:r w:rsidRPr="005442AA">
              <w:rPr>
                <w:color w:val="000000"/>
                <w:sz w:val="22"/>
                <w:szCs w:val="22"/>
              </w:rPr>
              <w:t>PCB28</w:t>
            </w:r>
          </w:p>
        </w:tc>
        <w:tc>
          <w:tcPr>
            <w:tcW w:w="0" w:type="auto"/>
            <w:noWrap/>
            <w:vAlign w:val="center"/>
            <w:hideMark/>
          </w:tcPr>
          <w:p w14:paraId="5B678788" w14:textId="77777777" w:rsidR="005442AA" w:rsidRPr="005442AA" w:rsidRDefault="005442AA" w:rsidP="005442AA">
            <w:pPr>
              <w:ind w:firstLine="0"/>
              <w:jc w:val="center"/>
              <w:rPr>
                <w:color w:val="000000"/>
                <w:sz w:val="22"/>
                <w:szCs w:val="22"/>
              </w:rPr>
            </w:pPr>
            <w:r w:rsidRPr="005442AA">
              <w:rPr>
                <w:color w:val="000000"/>
                <w:sz w:val="22"/>
                <w:szCs w:val="22"/>
              </w:rPr>
              <w:t>21</w:t>
            </w:r>
          </w:p>
        </w:tc>
        <w:tc>
          <w:tcPr>
            <w:tcW w:w="0" w:type="auto"/>
            <w:noWrap/>
            <w:vAlign w:val="center"/>
            <w:hideMark/>
          </w:tcPr>
          <w:p w14:paraId="2DC764E4" w14:textId="77777777" w:rsidR="005442AA" w:rsidRPr="005442AA" w:rsidRDefault="005442AA" w:rsidP="005442AA">
            <w:pPr>
              <w:ind w:firstLine="0"/>
              <w:jc w:val="center"/>
              <w:rPr>
                <w:color w:val="000000"/>
                <w:sz w:val="22"/>
                <w:szCs w:val="22"/>
              </w:rPr>
            </w:pPr>
            <w:r w:rsidRPr="005442AA">
              <w:rPr>
                <w:color w:val="000000"/>
                <w:sz w:val="22"/>
                <w:szCs w:val="22"/>
              </w:rPr>
              <w:t>6</w:t>
            </w:r>
          </w:p>
        </w:tc>
        <w:tc>
          <w:tcPr>
            <w:tcW w:w="0" w:type="auto"/>
            <w:noWrap/>
            <w:vAlign w:val="center"/>
            <w:hideMark/>
          </w:tcPr>
          <w:p w14:paraId="55765BAA" w14:textId="77777777" w:rsidR="005442AA" w:rsidRPr="005442AA" w:rsidRDefault="005442AA" w:rsidP="005442AA">
            <w:pPr>
              <w:ind w:firstLine="0"/>
              <w:jc w:val="center"/>
              <w:rPr>
                <w:color w:val="000000"/>
                <w:sz w:val="22"/>
                <w:szCs w:val="22"/>
              </w:rPr>
            </w:pPr>
            <w:r w:rsidRPr="005442AA">
              <w:rPr>
                <w:color w:val="000000"/>
                <w:sz w:val="22"/>
                <w:szCs w:val="22"/>
              </w:rPr>
              <w:t>15</w:t>
            </w:r>
          </w:p>
        </w:tc>
      </w:tr>
      <w:tr w:rsidR="005442AA" w:rsidRPr="005442AA" w14:paraId="3C81A746" w14:textId="77777777" w:rsidTr="005442AA">
        <w:trPr>
          <w:trHeight w:val="300"/>
        </w:trPr>
        <w:tc>
          <w:tcPr>
            <w:tcW w:w="0" w:type="auto"/>
            <w:tcBorders>
              <w:bottom w:val="single" w:sz="12" w:space="0" w:color="auto"/>
            </w:tcBorders>
            <w:noWrap/>
            <w:hideMark/>
          </w:tcPr>
          <w:p w14:paraId="08CBF5C4" w14:textId="77777777" w:rsidR="005442AA" w:rsidRPr="005442AA" w:rsidRDefault="005442AA" w:rsidP="005442AA">
            <w:pPr>
              <w:ind w:firstLine="0"/>
              <w:rPr>
                <w:color w:val="000000"/>
                <w:sz w:val="22"/>
                <w:szCs w:val="22"/>
              </w:rPr>
            </w:pPr>
            <w:r w:rsidRPr="005442AA">
              <w:rPr>
                <w:color w:val="000000"/>
                <w:sz w:val="22"/>
                <w:szCs w:val="22"/>
              </w:rPr>
              <w:t>PCB52</w:t>
            </w:r>
          </w:p>
        </w:tc>
        <w:tc>
          <w:tcPr>
            <w:tcW w:w="0" w:type="auto"/>
            <w:tcBorders>
              <w:bottom w:val="single" w:sz="12" w:space="0" w:color="auto"/>
            </w:tcBorders>
            <w:noWrap/>
            <w:vAlign w:val="center"/>
            <w:hideMark/>
          </w:tcPr>
          <w:p w14:paraId="13A0170E" w14:textId="77777777" w:rsidR="005442AA" w:rsidRPr="005442AA" w:rsidRDefault="005442AA" w:rsidP="005442AA">
            <w:pPr>
              <w:ind w:firstLine="0"/>
              <w:jc w:val="center"/>
              <w:rPr>
                <w:color w:val="000000"/>
                <w:sz w:val="22"/>
                <w:szCs w:val="22"/>
              </w:rPr>
            </w:pPr>
            <w:r w:rsidRPr="005442AA">
              <w:rPr>
                <w:color w:val="000000"/>
                <w:sz w:val="22"/>
                <w:szCs w:val="22"/>
              </w:rPr>
              <w:t>19</w:t>
            </w:r>
          </w:p>
        </w:tc>
        <w:tc>
          <w:tcPr>
            <w:tcW w:w="0" w:type="auto"/>
            <w:tcBorders>
              <w:bottom w:val="single" w:sz="12" w:space="0" w:color="auto"/>
            </w:tcBorders>
            <w:noWrap/>
            <w:vAlign w:val="center"/>
            <w:hideMark/>
          </w:tcPr>
          <w:p w14:paraId="7FA1260F" w14:textId="77777777" w:rsidR="005442AA" w:rsidRPr="005442AA" w:rsidRDefault="005442AA" w:rsidP="005442AA">
            <w:pPr>
              <w:ind w:firstLine="0"/>
              <w:jc w:val="center"/>
              <w:rPr>
                <w:color w:val="000000"/>
                <w:sz w:val="22"/>
                <w:szCs w:val="22"/>
              </w:rPr>
            </w:pPr>
            <w:r w:rsidRPr="005442AA">
              <w:rPr>
                <w:color w:val="000000"/>
                <w:sz w:val="22"/>
                <w:szCs w:val="22"/>
              </w:rPr>
              <w:t>4</w:t>
            </w:r>
          </w:p>
        </w:tc>
        <w:tc>
          <w:tcPr>
            <w:tcW w:w="0" w:type="auto"/>
            <w:tcBorders>
              <w:bottom w:val="single" w:sz="12" w:space="0" w:color="auto"/>
            </w:tcBorders>
            <w:noWrap/>
            <w:vAlign w:val="center"/>
            <w:hideMark/>
          </w:tcPr>
          <w:p w14:paraId="643E1392" w14:textId="77777777" w:rsidR="005442AA" w:rsidRPr="005442AA" w:rsidRDefault="005442AA" w:rsidP="005442AA">
            <w:pPr>
              <w:ind w:firstLine="0"/>
              <w:jc w:val="center"/>
              <w:rPr>
                <w:color w:val="000000"/>
                <w:sz w:val="22"/>
                <w:szCs w:val="22"/>
              </w:rPr>
            </w:pPr>
            <w:r w:rsidRPr="005442AA">
              <w:rPr>
                <w:color w:val="000000"/>
                <w:sz w:val="22"/>
                <w:szCs w:val="22"/>
              </w:rPr>
              <w:t>16</w:t>
            </w:r>
          </w:p>
        </w:tc>
      </w:tr>
    </w:tbl>
    <w:p w14:paraId="06EC482E" w14:textId="77777777" w:rsidR="00150438" w:rsidRDefault="00150438" w:rsidP="004D4D5B">
      <w:pPr>
        <w:ind w:firstLine="0"/>
        <w:jc w:val="center"/>
        <w:rPr>
          <w:lang w:val="en-US"/>
        </w:rPr>
      </w:pPr>
    </w:p>
    <w:p w14:paraId="061203F9" w14:textId="77777777" w:rsidR="00150438" w:rsidRDefault="00150438" w:rsidP="00150438">
      <w:pPr>
        <w:ind w:firstLine="0"/>
        <w:rPr>
          <w:lang w:val="en-US"/>
        </w:rPr>
      </w:pPr>
    </w:p>
    <w:p w14:paraId="74E277D6" w14:textId="7F448AEB" w:rsidR="005442AA" w:rsidDel="004B5C02" w:rsidRDefault="005442AA" w:rsidP="004D4D5B">
      <w:pPr>
        <w:ind w:firstLine="0"/>
        <w:jc w:val="center"/>
        <w:rPr>
          <w:del w:id="95" w:author="Gudny Flatabo" w:date="2023-06-08T20:18:00Z"/>
          <w:lang w:val="en-US"/>
        </w:rPr>
      </w:pPr>
      <w:del w:id="96" w:author="Gudny Flatabo" w:date="2023-06-08T20:18:00Z">
        <w:r w:rsidDel="00743B24">
          <w:rPr>
            <w:lang w:val="en-US"/>
          </w:rPr>
          <w:br w:type="page"/>
        </w:r>
      </w:del>
    </w:p>
    <w:p w14:paraId="45C76637" w14:textId="142B27DE" w:rsidR="002214BC" w:rsidRDefault="002214BC" w:rsidP="004D4D5B">
      <w:pPr>
        <w:ind w:firstLine="0"/>
        <w:jc w:val="center"/>
        <w:rPr>
          <w:lang w:val="en-US"/>
        </w:rPr>
      </w:pPr>
    </w:p>
    <w:p w14:paraId="4F2317D8" w14:textId="5921753D" w:rsidR="00684C1F" w:rsidRDefault="00422BF0" w:rsidP="00684C1F">
      <w:pPr>
        <w:keepNext/>
        <w:ind w:firstLine="0"/>
        <w:jc w:val="center"/>
      </w:pPr>
      <w:r>
        <w:rPr>
          <w:noProof/>
          <w:lang w:val="en-US"/>
        </w:rPr>
        <w:drawing>
          <wp:inline distT="0" distB="0" distL="0" distR="0" wp14:anchorId="11B0A681" wp14:editId="02D96D9B">
            <wp:extent cx="6129072" cy="4027251"/>
            <wp:effectExtent l="0" t="0" r="5080" b="0"/>
            <wp:docPr id="15377798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2959" cy="4029805"/>
                    </a:xfrm>
                    <a:prstGeom prst="rect">
                      <a:avLst/>
                    </a:prstGeom>
                    <a:noFill/>
                    <a:ln>
                      <a:noFill/>
                    </a:ln>
                  </pic:spPr>
                </pic:pic>
              </a:graphicData>
            </a:graphic>
          </wp:inline>
        </w:drawing>
      </w:r>
    </w:p>
    <w:p w14:paraId="51338A94" w14:textId="434E2586" w:rsidR="00290218" w:rsidRPr="00684C1F" w:rsidRDefault="00684C1F" w:rsidP="00684C1F">
      <w:pPr>
        <w:pStyle w:val="Caption"/>
        <w:rPr>
          <w:lang w:val="en-US"/>
        </w:rPr>
      </w:pPr>
      <w:r w:rsidRPr="00684C1F">
        <w:rPr>
          <w:lang w:val="en-US"/>
        </w:rPr>
        <w:t>Figure S.</w:t>
      </w:r>
      <w:r>
        <w:fldChar w:fldCharType="begin"/>
      </w:r>
      <w:r w:rsidRPr="00684C1F">
        <w:rPr>
          <w:lang w:val="en-US"/>
        </w:rPr>
        <w:instrText xml:space="preserve"> SEQ Figure_S. \* ARABIC </w:instrText>
      </w:r>
      <w:r>
        <w:fldChar w:fldCharType="separate"/>
      </w:r>
      <w:r w:rsidR="001F5D34">
        <w:rPr>
          <w:noProof/>
          <w:lang w:val="en-US"/>
        </w:rPr>
        <w:t>1</w:t>
      </w:r>
      <w:r>
        <w:fldChar w:fldCharType="end"/>
      </w:r>
      <w:r w:rsidRPr="00684C1F">
        <w:rPr>
          <w:lang w:val="en-US"/>
        </w:rPr>
        <w:t xml:space="preserve"> Pollutant concentration in pyrolysis oil. </w:t>
      </w:r>
    </w:p>
    <w:p w14:paraId="56D43793" w14:textId="606E73E3" w:rsidR="00684C1F" w:rsidRDefault="00422BF0" w:rsidP="00684C1F">
      <w:pPr>
        <w:keepNext/>
        <w:ind w:firstLine="0"/>
        <w:jc w:val="center"/>
      </w:pPr>
      <w:r>
        <w:rPr>
          <w:noProof/>
          <w:lang w:val="en-US"/>
        </w:rPr>
        <w:lastRenderedPageBreak/>
        <w:drawing>
          <wp:inline distT="0" distB="0" distL="0" distR="0" wp14:anchorId="705E308D" wp14:editId="0860C693">
            <wp:extent cx="6280222" cy="4124325"/>
            <wp:effectExtent l="0" t="0" r="6350" b="0"/>
            <wp:docPr id="684340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2799" cy="4126017"/>
                    </a:xfrm>
                    <a:prstGeom prst="rect">
                      <a:avLst/>
                    </a:prstGeom>
                    <a:noFill/>
                    <a:ln>
                      <a:noFill/>
                    </a:ln>
                  </pic:spPr>
                </pic:pic>
              </a:graphicData>
            </a:graphic>
          </wp:inline>
        </w:drawing>
      </w:r>
    </w:p>
    <w:p w14:paraId="26BEA15F" w14:textId="19DFD497" w:rsidR="004D4D5B" w:rsidRPr="00684C1F" w:rsidRDefault="00684C1F" w:rsidP="00684C1F">
      <w:pPr>
        <w:pStyle w:val="Caption"/>
        <w:jc w:val="center"/>
        <w:rPr>
          <w:lang w:val="en-US"/>
        </w:rPr>
      </w:pPr>
      <w:r w:rsidRPr="00684C1F">
        <w:rPr>
          <w:lang w:val="en-US"/>
        </w:rPr>
        <w:t xml:space="preserve">Figure S. </w:t>
      </w:r>
      <w:r>
        <w:fldChar w:fldCharType="begin"/>
      </w:r>
      <w:r w:rsidRPr="00684C1F">
        <w:rPr>
          <w:lang w:val="en-US"/>
        </w:rPr>
        <w:instrText xml:space="preserve"> SEQ Figure_S. \* ARABIC </w:instrText>
      </w:r>
      <w:r>
        <w:fldChar w:fldCharType="separate"/>
      </w:r>
      <w:r w:rsidR="001F5D34">
        <w:rPr>
          <w:noProof/>
          <w:lang w:val="en-US"/>
        </w:rPr>
        <w:t>2</w:t>
      </w:r>
      <w:r>
        <w:fldChar w:fldCharType="end"/>
      </w:r>
      <w:r w:rsidRPr="00684C1F">
        <w:rPr>
          <w:lang w:val="en-US"/>
        </w:rPr>
        <w:t xml:space="preserve"> </w:t>
      </w:r>
      <w:r w:rsidR="00D40917">
        <w:rPr>
          <w:lang w:val="en-US"/>
        </w:rPr>
        <w:t>PAH</w:t>
      </w:r>
      <w:r w:rsidRPr="00684C1F">
        <w:rPr>
          <w:lang w:val="en-US"/>
        </w:rPr>
        <w:t xml:space="preserve"> concentration in</w:t>
      </w:r>
      <w:r w:rsidR="001F5D34">
        <w:rPr>
          <w:lang w:val="en-US"/>
        </w:rPr>
        <w:t xml:space="preserve"> the</w:t>
      </w:r>
      <w:r w:rsidRPr="00684C1F">
        <w:rPr>
          <w:lang w:val="en-US"/>
        </w:rPr>
        <w:t xml:space="preserve"> </w:t>
      </w:r>
      <w:del w:id="97" w:author="Gudny Flatabo" w:date="2023-06-08T20:17:00Z">
        <w:r w:rsidDel="00743B24">
          <w:rPr>
            <w:lang w:val="en-US"/>
          </w:rPr>
          <w:delText>exhaust</w:delText>
        </w:r>
      </w:del>
      <w:ins w:id="98" w:author="Gudny Flatabo" w:date="2023-06-08T20:17:00Z">
        <w:r w:rsidR="00743B24">
          <w:rPr>
            <w:lang w:val="en-US"/>
          </w:rPr>
          <w:t>flu</w:t>
        </w:r>
      </w:ins>
      <w:ins w:id="99" w:author="Gudny Flatabo" w:date="2023-06-08T20:18:00Z">
        <w:r w:rsidR="00743B24">
          <w:rPr>
            <w:lang w:val="en-US"/>
          </w:rPr>
          <w:t>e gas</w:t>
        </w:r>
      </w:ins>
      <w:r w:rsidR="001F5D34">
        <w:rPr>
          <w:lang w:val="en-US"/>
        </w:rPr>
        <w:t>.</w:t>
      </w:r>
    </w:p>
    <w:p w14:paraId="51E8ABA8" w14:textId="58570DE9" w:rsidR="001F5D34" w:rsidRDefault="00422BF0" w:rsidP="001F5D34">
      <w:pPr>
        <w:keepNext/>
        <w:ind w:firstLine="0"/>
        <w:jc w:val="center"/>
      </w:pPr>
      <w:r>
        <w:rPr>
          <w:noProof/>
          <w:lang w:val="en-US"/>
        </w:rPr>
        <w:drawing>
          <wp:inline distT="0" distB="0" distL="0" distR="0" wp14:anchorId="3116012D" wp14:editId="0A00B61C">
            <wp:extent cx="5739130" cy="3774440"/>
            <wp:effectExtent l="0" t="0" r="0" b="0"/>
            <wp:docPr id="1656660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9130" cy="3774440"/>
                    </a:xfrm>
                    <a:prstGeom prst="rect">
                      <a:avLst/>
                    </a:prstGeom>
                    <a:noFill/>
                    <a:ln>
                      <a:noFill/>
                    </a:ln>
                  </pic:spPr>
                </pic:pic>
              </a:graphicData>
            </a:graphic>
          </wp:inline>
        </w:drawing>
      </w:r>
    </w:p>
    <w:p w14:paraId="37CC63C2" w14:textId="4E6D970A" w:rsidR="00F97B25" w:rsidDel="00743B24" w:rsidRDefault="001F5D34" w:rsidP="001F5D34">
      <w:pPr>
        <w:pStyle w:val="Caption"/>
        <w:jc w:val="center"/>
        <w:rPr>
          <w:del w:id="100" w:author="Gudny Flatabo" w:date="2023-06-08T20:18:00Z"/>
          <w:lang w:val="en-US"/>
        </w:rPr>
        <w:sectPr w:rsidR="00F97B25" w:rsidDel="00743B24" w:rsidSect="005B1B02">
          <w:pgSz w:w="11906" w:h="16838"/>
          <w:pgMar w:top="1418" w:right="1418" w:bottom="1418" w:left="1418" w:header="709" w:footer="709" w:gutter="0"/>
          <w:lnNumType w:countBy="1" w:restart="continuous"/>
          <w:cols w:space="708"/>
          <w:docGrid w:linePitch="360"/>
        </w:sectPr>
      </w:pPr>
      <w:r w:rsidRPr="001F5D34">
        <w:rPr>
          <w:lang w:val="en-US"/>
        </w:rPr>
        <w:t xml:space="preserve">Figure S. </w:t>
      </w:r>
      <w:r>
        <w:rPr>
          <w:i w:val="0"/>
          <w:iCs w:val="0"/>
        </w:rPr>
        <w:fldChar w:fldCharType="begin"/>
      </w:r>
      <w:r w:rsidRPr="001F5D34">
        <w:rPr>
          <w:lang w:val="en-US"/>
        </w:rPr>
        <w:instrText xml:space="preserve"> SEQ Figure_S. \* ARABIC </w:instrText>
      </w:r>
      <w:r>
        <w:rPr>
          <w:i w:val="0"/>
          <w:iCs w:val="0"/>
        </w:rPr>
        <w:fldChar w:fldCharType="separate"/>
      </w:r>
      <w:r w:rsidRPr="001F5D34">
        <w:rPr>
          <w:noProof/>
          <w:lang w:val="en-US"/>
        </w:rPr>
        <w:t>3</w:t>
      </w:r>
      <w:r>
        <w:rPr>
          <w:i w:val="0"/>
          <w:iCs w:val="0"/>
        </w:rPr>
        <w:fldChar w:fldCharType="end"/>
      </w:r>
      <w:r w:rsidRPr="001F5D34">
        <w:rPr>
          <w:lang w:val="en-US"/>
        </w:rPr>
        <w:t xml:space="preserve"> PCDD/F-17 c</w:t>
      </w:r>
      <w:r>
        <w:rPr>
          <w:lang w:val="en-US"/>
        </w:rPr>
        <w:t xml:space="preserve">oncentration in the </w:t>
      </w:r>
      <w:del w:id="101" w:author="Gudny Flatabo" w:date="2023-06-08T20:17:00Z">
        <w:r w:rsidDel="00743B24">
          <w:rPr>
            <w:lang w:val="en-US"/>
          </w:rPr>
          <w:delText>exhaus</w:delText>
        </w:r>
      </w:del>
      <w:ins w:id="102" w:author="Gudny Flatabo" w:date="2023-06-08T20:17:00Z">
        <w:r w:rsidR="00743B24">
          <w:rPr>
            <w:lang w:val="en-US"/>
          </w:rPr>
          <w:t>flue ga</w:t>
        </w:r>
      </w:ins>
      <w:r w:rsidR="00422BF0">
        <w:rPr>
          <w:lang w:val="en-US"/>
        </w:rPr>
        <w:t>s.</w:t>
      </w:r>
    </w:p>
    <w:p w14:paraId="2CD73BE2" w14:textId="77777777" w:rsidR="001F5D34" w:rsidRPr="004D4D5B" w:rsidRDefault="001F5D34" w:rsidP="00422BF0">
      <w:pPr>
        <w:pStyle w:val="Caption"/>
        <w:rPr>
          <w:lang w:val="en-US"/>
        </w:rPr>
        <w:pPrChange w:id="103" w:author="Gudny Flatabo" w:date="2023-06-08T20:18:00Z">
          <w:pPr>
            <w:ind w:firstLine="0"/>
          </w:pPr>
        </w:pPrChange>
      </w:pPr>
    </w:p>
    <w:sectPr w:rsidR="001F5D34" w:rsidRPr="004D4D5B" w:rsidSect="005B1B02">
      <w:pgSz w:w="11906" w:h="16838"/>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88C3F" w14:textId="77777777" w:rsidR="00B524CF" w:rsidRDefault="00B524CF">
      <w:pPr>
        <w:spacing w:line="240" w:lineRule="auto"/>
      </w:pPr>
      <w:r>
        <w:separator/>
      </w:r>
    </w:p>
  </w:endnote>
  <w:endnote w:type="continuationSeparator" w:id="0">
    <w:p w14:paraId="35741050" w14:textId="77777777" w:rsidR="00B524CF" w:rsidRDefault="00B524CF">
      <w:pPr>
        <w:spacing w:line="240" w:lineRule="auto"/>
      </w:pPr>
      <w:r>
        <w:continuationSeparator/>
      </w:r>
    </w:p>
  </w:endnote>
  <w:endnote w:type="continuationNotice" w:id="1">
    <w:p w14:paraId="3BE0F278" w14:textId="77777777" w:rsidR="00B524CF" w:rsidRDefault="00B524C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E2F7" w14:textId="77777777" w:rsidR="007E38C6" w:rsidRDefault="007E38C6">
    <w:pPr>
      <w:spacing w:after="160" w:line="259" w:lineRule="auto"/>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789881"/>
      <w:docPartObj>
        <w:docPartGallery w:val="Page Numbers (Bottom of Page)"/>
        <w:docPartUnique/>
      </w:docPartObj>
    </w:sdtPr>
    <w:sdtEndPr>
      <w:rPr>
        <w:noProof/>
      </w:rPr>
    </w:sdtEndPr>
    <w:sdtContent>
      <w:p w14:paraId="31FE4660" w14:textId="3363F7FC" w:rsidR="007E38C6" w:rsidRDefault="007E38C6">
        <w:pPr>
          <w:pStyle w:val="Footer"/>
          <w:jc w:val="center"/>
        </w:pPr>
        <w:r>
          <w:fldChar w:fldCharType="begin"/>
        </w:r>
        <w:r>
          <w:instrText xml:space="preserve"> PAGE   \* MERGEFORMAT </w:instrText>
        </w:r>
        <w:r>
          <w:fldChar w:fldCharType="separate"/>
        </w:r>
        <w:r w:rsidR="00537290">
          <w:rPr>
            <w:noProof/>
          </w:rPr>
          <w:t>24</w:t>
        </w:r>
        <w:r>
          <w:rPr>
            <w:noProof/>
          </w:rPr>
          <w:fldChar w:fldCharType="end"/>
        </w:r>
      </w:p>
    </w:sdtContent>
  </w:sdt>
  <w:p w14:paraId="50FA72F1" w14:textId="77777777" w:rsidR="007E38C6" w:rsidRDefault="007E38C6">
    <w:pPr>
      <w:spacing w:after="160" w:line="259" w:lineRule="auto"/>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D78CE" w14:textId="77777777" w:rsidR="007E38C6" w:rsidRDefault="007E38C6">
    <w:pPr>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544C1" w14:textId="77777777" w:rsidR="00B524CF" w:rsidRDefault="00B524CF">
      <w:pPr>
        <w:spacing w:line="240" w:lineRule="auto"/>
      </w:pPr>
      <w:r>
        <w:separator/>
      </w:r>
    </w:p>
  </w:footnote>
  <w:footnote w:type="continuationSeparator" w:id="0">
    <w:p w14:paraId="37D6E862" w14:textId="77777777" w:rsidR="00B524CF" w:rsidRDefault="00B524CF">
      <w:pPr>
        <w:spacing w:line="240" w:lineRule="auto"/>
      </w:pPr>
      <w:r>
        <w:continuationSeparator/>
      </w:r>
    </w:p>
  </w:footnote>
  <w:footnote w:type="continuationNotice" w:id="1">
    <w:p w14:paraId="246FE29A" w14:textId="77777777" w:rsidR="00B524CF" w:rsidRDefault="00B524C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4E4B" w14:textId="77777777" w:rsidR="007E38C6" w:rsidRDefault="007E38C6">
    <w:pPr>
      <w:spacing w:after="160" w:line="259" w:lineRule="aut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FD20" w14:textId="77777777" w:rsidR="007E38C6" w:rsidRDefault="007E38C6">
    <w:pPr>
      <w:spacing w:after="160" w:line="259" w:lineRule="aut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FB6D" w14:textId="77777777" w:rsidR="007E38C6" w:rsidRDefault="007E38C6">
    <w:pPr>
      <w:spacing w:after="160" w:line="259" w:lineRule="aut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0C81"/>
    <w:multiLevelType w:val="multilevel"/>
    <w:tmpl w:val="0120A718"/>
    <w:styleLink w:val="Gjeldende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972287B"/>
    <w:multiLevelType w:val="hybridMultilevel"/>
    <w:tmpl w:val="6C56B1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303A5F4D"/>
    <w:multiLevelType w:val="multilevel"/>
    <w:tmpl w:val="0120A718"/>
    <w:lvl w:ilvl="0">
      <w:start w:val="1"/>
      <w:numFmt w:val="decimal"/>
      <w:lvlText w:val="%1"/>
      <w:lvlJc w:val="left"/>
      <w:pPr>
        <w:ind w:left="432" w:hanging="432"/>
      </w:pPr>
    </w:lvl>
    <w:lvl w:ilvl="1">
      <w:start w:val="1"/>
      <w:numFmt w:val="decimal"/>
      <w:lvlText w:val="%1.%2"/>
      <w:lvlJc w:val="left"/>
      <w:pPr>
        <w:ind w:left="1285" w:hanging="576"/>
      </w:pPr>
    </w:lvl>
    <w:lvl w:ilvl="2">
      <w:start w:val="1"/>
      <w:numFmt w:val="decimal"/>
      <w:lvlText w:val="%1.%2.%3"/>
      <w:lvlJc w:val="left"/>
      <w:pPr>
        <w:ind w:left="227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2BE5A2E"/>
    <w:multiLevelType w:val="hybridMultilevel"/>
    <w:tmpl w:val="33B883E8"/>
    <w:lvl w:ilvl="0" w:tplc="04140001">
      <w:start w:val="99"/>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408317BB"/>
    <w:multiLevelType w:val="hybridMultilevel"/>
    <w:tmpl w:val="9E7A5FA6"/>
    <w:lvl w:ilvl="0" w:tplc="04140011">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 w15:restartNumberingAfterBreak="0">
    <w:nsid w:val="4C0235A0"/>
    <w:multiLevelType w:val="multilevel"/>
    <w:tmpl w:val="E9D881E0"/>
    <w:lvl w:ilvl="0">
      <w:start w:val="1"/>
      <w:numFmt w:val="decimal"/>
      <w:pStyle w:val="Heading1"/>
      <w:lvlText w:val="%1."/>
      <w:lvlJc w:val="left"/>
      <w:pPr>
        <w:ind w:left="360" w:hanging="360"/>
      </w:p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849831993">
    <w:abstractNumId w:val="0"/>
  </w:num>
  <w:num w:numId="2" w16cid:durableId="18790007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73607">
    <w:abstractNumId w:val="1"/>
  </w:num>
  <w:num w:numId="4" w16cid:durableId="2134857191">
    <w:abstractNumId w:val="5"/>
  </w:num>
  <w:num w:numId="5" w16cid:durableId="515653178">
    <w:abstractNumId w:val="3"/>
  </w:num>
  <w:num w:numId="6" w16cid:durableId="1764305040">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s Peter Arp">
    <w15:presenceInfo w15:providerId="AD" w15:userId="S::hans.peter.arp@ngi.no::08d21c4c-27dd-45e0-bfc5-cddaa6697629"/>
  </w15:person>
  <w15:person w15:author="Gudny Flatabo">
    <w15:presenceInfo w15:providerId="AD" w15:userId="S::gudny.flatabo@scanship.no::d903f3f5-9f64-4cdf-a002-bce28d625233"/>
  </w15:person>
  <w15:person w15:author="Katinka Krahn">
    <w15:presenceInfo w15:providerId="AD" w15:userId="S::katinka.krahn@lindum.no::76624c6c-21b0-4ba0-b6af-bf563b2c25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92D"/>
    <w:rsid w:val="00000BFE"/>
    <w:rsid w:val="000011AA"/>
    <w:rsid w:val="0000132D"/>
    <w:rsid w:val="00001341"/>
    <w:rsid w:val="0000190C"/>
    <w:rsid w:val="00001C34"/>
    <w:rsid w:val="00003E81"/>
    <w:rsid w:val="000050E8"/>
    <w:rsid w:val="0000510C"/>
    <w:rsid w:val="00005483"/>
    <w:rsid w:val="00005B8A"/>
    <w:rsid w:val="00006559"/>
    <w:rsid w:val="00006744"/>
    <w:rsid w:val="00006EE0"/>
    <w:rsid w:val="00007EE4"/>
    <w:rsid w:val="00010392"/>
    <w:rsid w:val="00010D8E"/>
    <w:rsid w:val="00011568"/>
    <w:rsid w:val="00012D0A"/>
    <w:rsid w:val="0001376D"/>
    <w:rsid w:val="00013DFC"/>
    <w:rsid w:val="00013E5C"/>
    <w:rsid w:val="00015127"/>
    <w:rsid w:val="00015BCE"/>
    <w:rsid w:val="00015D0F"/>
    <w:rsid w:val="00017070"/>
    <w:rsid w:val="000175B0"/>
    <w:rsid w:val="0001780A"/>
    <w:rsid w:val="00017B5F"/>
    <w:rsid w:val="00017C42"/>
    <w:rsid w:val="000203FD"/>
    <w:rsid w:val="00022663"/>
    <w:rsid w:val="00022EF0"/>
    <w:rsid w:val="00023269"/>
    <w:rsid w:val="0002370B"/>
    <w:rsid w:val="0002397F"/>
    <w:rsid w:val="000239F4"/>
    <w:rsid w:val="000247D2"/>
    <w:rsid w:val="0002548E"/>
    <w:rsid w:val="00025773"/>
    <w:rsid w:val="00025EBA"/>
    <w:rsid w:val="0003061A"/>
    <w:rsid w:val="00030BD0"/>
    <w:rsid w:val="00030CC9"/>
    <w:rsid w:val="0003196F"/>
    <w:rsid w:val="00031A15"/>
    <w:rsid w:val="000321F5"/>
    <w:rsid w:val="000327E0"/>
    <w:rsid w:val="0003339F"/>
    <w:rsid w:val="00033DAB"/>
    <w:rsid w:val="000349D6"/>
    <w:rsid w:val="00034BDB"/>
    <w:rsid w:val="000353DD"/>
    <w:rsid w:val="00035527"/>
    <w:rsid w:val="00035AFE"/>
    <w:rsid w:val="00036469"/>
    <w:rsid w:val="000368FD"/>
    <w:rsid w:val="000377D9"/>
    <w:rsid w:val="00037C9E"/>
    <w:rsid w:val="000404EA"/>
    <w:rsid w:val="000408EA"/>
    <w:rsid w:val="00040C6A"/>
    <w:rsid w:val="00041690"/>
    <w:rsid w:val="00041BF0"/>
    <w:rsid w:val="00041E1F"/>
    <w:rsid w:val="000428BC"/>
    <w:rsid w:val="00043685"/>
    <w:rsid w:val="00043EEB"/>
    <w:rsid w:val="0004627E"/>
    <w:rsid w:val="000463DF"/>
    <w:rsid w:val="000466D1"/>
    <w:rsid w:val="00047528"/>
    <w:rsid w:val="00047E3F"/>
    <w:rsid w:val="0005104B"/>
    <w:rsid w:val="00051406"/>
    <w:rsid w:val="0005182D"/>
    <w:rsid w:val="00053F0C"/>
    <w:rsid w:val="000551B2"/>
    <w:rsid w:val="00055723"/>
    <w:rsid w:val="00055A08"/>
    <w:rsid w:val="00056ACA"/>
    <w:rsid w:val="00057459"/>
    <w:rsid w:val="00060589"/>
    <w:rsid w:val="0006088D"/>
    <w:rsid w:val="00060AE4"/>
    <w:rsid w:val="00061FDE"/>
    <w:rsid w:val="000627CB"/>
    <w:rsid w:val="00062A16"/>
    <w:rsid w:val="0006342D"/>
    <w:rsid w:val="00064883"/>
    <w:rsid w:val="00065539"/>
    <w:rsid w:val="00066C1C"/>
    <w:rsid w:val="000672B3"/>
    <w:rsid w:val="00067379"/>
    <w:rsid w:val="00067922"/>
    <w:rsid w:val="000700BD"/>
    <w:rsid w:val="00071808"/>
    <w:rsid w:val="000722B1"/>
    <w:rsid w:val="000727F1"/>
    <w:rsid w:val="00072B8F"/>
    <w:rsid w:val="00077849"/>
    <w:rsid w:val="00080A7E"/>
    <w:rsid w:val="00081137"/>
    <w:rsid w:val="000826E8"/>
    <w:rsid w:val="000830CE"/>
    <w:rsid w:val="0008318A"/>
    <w:rsid w:val="0008379B"/>
    <w:rsid w:val="0008452A"/>
    <w:rsid w:val="000846CB"/>
    <w:rsid w:val="000846CD"/>
    <w:rsid w:val="000846F7"/>
    <w:rsid w:val="00084F78"/>
    <w:rsid w:val="00085146"/>
    <w:rsid w:val="00085277"/>
    <w:rsid w:val="000864D1"/>
    <w:rsid w:val="000868C8"/>
    <w:rsid w:val="00086947"/>
    <w:rsid w:val="0008702A"/>
    <w:rsid w:val="0008718A"/>
    <w:rsid w:val="000871BF"/>
    <w:rsid w:val="000900EE"/>
    <w:rsid w:val="0009064F"/>
    <w:rsid w:val="00090904"/>
    <w:rsid w:val="00090F25"/>
    <w:rsid w:val="00091407"/>
    <w:rsid w:val="000918D7"/>
    <w:rsid w:val="0009291C"/>
    <w:rsid w:val="00092A0B"/>
    <w:rsid w:val="00093BEC"/>
    <w:rsid w:val="000940A3"/>
    <w:rsid w:val="0009447E"/>
    <w:rsid w:val="00096270"/>
    <w:rsid w:val="00096870"/>
    <w:rsid w:val="00097477"/>
    <w:rsid w:val="000A0C99"/>
    <w:rsid w:val="000A1A57"/>
    <w:rsid w:val="000A201D"/>
    <w:rsid w:val="000A2734"/>
    <w:rsid w:val="000A2C13"/>
    <w:rsid w:val="000A3A02"/>
    <w:rsid w:val="000A5560"/>
    <w:rsid w:val="000A63D4"/>
    <w:rsid w:val="000A686E"/>
    <w:rsid w:val="000B09AC"/>
    <w:rsid w:val="000B1B7A"/>
    <w:rsid w:val="000B28E7"/>
    <w:rsid w:val="000B2A95"/>
    <w:rsid w:val="000B3353"/>
    <w:rsid w:val="000B34F5"/>
    <w:rsid w:val="000B4516"/>
    <w:rsid w:val="000B473D"/>
    <w:rsid w:val="000B54BA"/>
    <w:rsid w:val="000B57A7"/>
    <w:rsid w:val="000B5B2F"/>
    <w:rsid w:val="000B5BAA"/>
    <w:rsid w:val="000B6173"/>
    <w:rsid w:val="000B6321"/>
    <w:rsid w:val="000B6DEA"/>
    <w:rsid w:val="000B75AA"/>
    <w:rsid w:val="000B75D7"/>
    <w:rsid w:val="000B7BE4"/>
    <w:rsid w:val="000C01C0"/>
    <w:rsid w:val="000C0B49"/>
    <w:rsid w:val="000C0C1A"/>
    <w:rsid w:val="000C2458"/>
    <w:rsid w:val="000C340B"/>
    <w:rsid w:val="000C3863"/>
    <w:rsid w:val="000C3A2B"/>
    <w:rsid w:val="000C3D43"/>
    <w:rsid w:val="000C4657"/>
    <w:rsid w:val="000C4FDB"/>
    <w:rsid w:val="000C5415"/>
    <w:rsid w:val="000C70EA"/>
    <w:rsid w:val="000C7BB8"/>
    <w:rsid w:val="000D056F"/>
    <w:rsid w:val="000D086E"/>
    <w:rsid w:val="000D1663"/>
    <w:rsid w:val="000D1817"/>
    <w:rsid w:val="000D2005"/>
    <w:rsid w:val="000D25D8"/>
    <w:rsid w:val="000D27AE"/>
    <w:rsid w:val="000D3630"/>
    <w:rsid w:val="000D46E6"/>
    <w:rsid w:val="000D57E6"/>
    <w:rsid w:val="000D5873"/>
    <w:rsid w:val="000D61AA"/>
    <w:rsid w:val="000D6902"/>
    <w:rsid w:val="000D6C6F"/>
    <w:rsid w:val="000D6E06"/>
    <w:rsid w:val="000D70D9"/>
    <w:rsid w:val="000D76FC"/>
    <w:rsid w:val="000E0F33"/>
    <w:rsid w:val="000E1218"/>
    <w:rsid w:val="000E133A"/>
    <w:rsid w:val="000E1711"/>
    <w:rsid w:val="000E1C06"/>
    <w:rsid w:val="000E20F9"/>
    <w:rsid w:val="000E2533"/>
    <w:rsid w:val="000E47F4"/>
    <w:rsid w:val="000E4880"/>
    <w:rsid w:val="000E6B42"/>
    <w:rsid w:val="000E72F9"/>
    <w:rsid w:val="000E7677"/>
    <w:rsid w:val="000E77E1"/>
    <w:rsid w:val="000F0FFC"/>
    <w:rsid w:val="000F167A"/>
    <w:rsid w:val="000F16C1"/>
    <w:rsid w:val="000F17B1"/>
    <w:rsid w:val="000F2FF2"/>
    <w:rsid w:val="000F329F"/>
    <w:rsid w:val="000F3889"/>
    <w:rsid w:val="000F411A"/>
    <w:rsid w:val="000F5048"/>
    <w:rsid w:val="000F522C"/>
    <w:rsid w:val="000F6238"/>
    <w:rsid w:val="000F6305"/>
    <w:rsid w:val="000F63CF"/>
    <w:rsid w:val="000F645F"/>
    <w:rsid w:val="000F665E"/>
    <w:rsid w:val="000F6A1E"/>
    <w:rsid w:val="000F73CA"/>
    <w:rsid w:val="000F7867"/>
    <w:rsid w:val="0010092D"/>
    <w:rsid w:val="00100B80"/>
    <w:rsid w:val="0010144F"/>
    <w:rsid w:val="0010152B"/>
    <w:rsid w:val="00101B01"/>
    <w:rsid w:val="00101D81"/>
    <w:rsid w:val="00102F63"/>
    <w:rsid w:val="001034C2"/>
    <w:rsid w:val="0010501A"/>
    <w:rsid w:val="00105362"/>
    <w:rsid w:val="001053A5"/>
    <w:rsid w:val="00107A56"/>
    <w:rsid w:val="001109DA"/>
    <w:rsid w:val="00110B7D"/>
    <w:rsid w:val="00111C10"/>
    <w:rsid w:val="00111C58"/>
    <w:rsid w:val="00112340"/>
    <w:rsid w:val="00112A44"/>
    <w:rsid w:val="00113449"/>
    <w:rsid w:val="001137CF"/>
    <w:rsid w:val="001140CE"/>
    <w:rsid w:val="0011448D"/>
    <w:rsid w:val="001145F4"/>
    <w:rsid w:val="001149D0"/>
    <w:rsid w:val="00115877"/>
    <w:rsid w:val="0011593C"/>
    <w:rsid w:val="00115B0D"/>
    <w:rsid w:val="00116159"/>
    <w:rsid w:val="001168DF"/>
    <w:rsid w:val="00116F3D"/>
    <w:rsid w:val="0011730F"/>
    <w:rsid w:val="0011786E"/>
    <w:rsid w:val="001179AE"/>
    <w:rsid w:val="00117F4A"/>
    <w:rsid w:val="001200CA"/>
    <w:rsid w:val="0012092C"/>
    <w:rsid w:val="001209A7"/>
    <w:rsid w:val="00121556"/>
    <w:rsid w:val="00122347"/>
    <w:rsid w:val="00122566"/>
    <w:rsid w:val="001226B0"/>
    <w:rsid w:val="0012352F"/>
    <w:rsid w:val="00123630"/>
    <w:rsid w:val="00123899"/>
    <w:rsid w:val="0012411E"/>
    <w:rsid w:val="0012429F"/>
    <w:rsid w:val="001242F9"/>
    <w:rsid w:val="00124AAF"/>
    <w:rsid w:val="00124DCB"/>
    <w:rsid w:val="00125C97"/>
    <w:rsid w:val="00126761"/>
    <w:rsid w:val="00126B3D"/>
    <w:rsid w:val="0012711C"/>
    <w:rsid w:val="00127484"/>
    <w:rsid w:val="0012772F"/>
    <w:rsid w:val="00127D87"/>
    <w:rsid w:val="00130735"/>
    <w:rsid w:val="00130BF7"/>
    <w:rsid w:val="00131146"/>
    <w:rsid w:val="001319A9"/>
    <w:rsid w:val="00132051"/>
    <w:rsid w:val="00133F14"/>
    <w:rsid w:val="00135632"/>
    <w:rsid w:val="00135A8D"/>
    <w:rsid w:val="00135DC3"/>
    <w:rsid w:val="001365AC"/>
    <w:rsid w:val="00136732"/>
    <w:rsid w:val="00136CBC"/>
    <w:rsid w:val="00137EC5"/>
    <w:rsid w:val="00137F04"/>
    <w:rsid w:val="00137F75"/>
    <w:rsid w:val="001400E7"/>
    <w:rsid w:val="001402D7"/>
    <w:rsid w:val="00141FB1"/>
    <w:rsid w:val="00143D66"/>
    <w:rsid w:val="00143E64"/>
    <w:rsid w:val="0014487A"/>
    <w:rsid w:val="00144E6B"/>
    <w:rsid w:val="00144F3C"/>
    <w:rsid w:val="00145B88"/>
    <w:rsid w:val="0014606C"/>
    <w:rsid w:val="00146324"/>
    <w:rsid w:val="0014668E"/>
    <w:rsid w:val="00146AA9"/>
    <w:rsid w:val="0014707D"/>
    <w:rsid w:val="001501F6"/>
    <w:rsid w:val="00150438"/>
    <w:rsid w:val="00151F0D"/>
    <w:rsid w:val="00151FB7"/>
    <w:rsid w:val="00152924"/>
    <w:rsid w:val="00152FA7"/>
    <w:rsid w:val="001532B0"/>
    <w:rsid w:val="001535A0"/>
    <w:rsid w:val="001542E7"/>
    <w:rsid w:val="001543BE"/>
    <w:rsid w:val="0015492D"/>
    <w:rsid w:val="00154F77"/>
    <w:rsid w:val="001554AC"/>
    <w:rsid w:val="0015668A"/>
    <w:rsid w:val="00157D8C"/>
    <w:rsid w:val="001600AD"/>
    <w:rsid w:val="0016254B"/>
    <w:rsid w:val="00164BC1"/>
    <w:rsid w:val="00164F6E"/>
    <w:rsid w:val="001655C5"/>
    <w:rsid w:val="0016611E"/>
    <w:rsid w:val="00167958"/>
    <w:rsid w:val="00167F18"/>
    <w:rsid w:val="00170F60"/>
    <w:rsid w:val="00171050"/>
    <w:rsid w:val="0017388C"/>
    <w:rsid w:val="001739DB"/>
    <w:rsid w:val="00173C57"/>
    <w:rsid w:val="00174147"/>
    <w:rsid w:val="00174514"/>
    <w:rsid w:val="00176316"/>
    <w:rsid w:val="00180D10"/>
    <w:rsid w:val="00181132"/>
    <w:rsid w:val="001812D6"/>
    <w:rsid w:val="0018160F"/>
    <w:rsid w:val="00181AB8"/>
    <w:rsid w:val="00183481"/>
    <w:rsid w:val="00183A4B"/>
    <w:rsid w:val="00183AB8"/>
    <w:rsid w:val="001840E9"/>
    <w:rsid w:val="00185040"/>
    <w:rsid w:val="00185256"/>
    <w:rsid w:val="00185591"/>
    <w:rsid w:val="001855BB"/>
    <w:rsid w:val="001858D6"/>
    <w:rsid w:val="00185C5C"/>
    <w:rsid w:val="0018664B"/>
    <w:rsid w:val="00187CF1"/>
    <w:rsid w:val="00190A2C"/>
    <w:rsid w:val="001924AA"/>
    <w:rsid w:val="00192C41"/>
    <w:rsid w:val="00192EA4"/>
    <w:rsid w:val="00193317"/>
    <w:rsid w:val="0019369F"/>
    <w:rsid w:val="00193BB8"/>
    <w:rsid w:val="00193D1B"/>
    <w:rsid w:val="001943A3"/>
    <w:rsid w:val="001944BC"/>
    <w:rsid w:val="00194880"/>
    <w:rsid w:val="0019489E"/>
    <w:rsid w:val="001953BF"/>
    <w:rsid w:val="00196A43"/>
    <w:rsid w:val="00196E80"/>
    <w:rsid w:val="001A018A"/>
    <w:rsid w:val="001A225A"/>
    <w:rsid w:val="001A2539"/>
    <w:rsid w:val="001A2F1F"/>
    <w:rsid w:val="001A2FAD"/>
    <w:rsid w:val="001A3071"/>
    <w:rsid w:val="001A35AC"/>
    <w:rsid w:val="001A367C"/>
    <w:rsid w:val="001A4642"/>
    <w:rsid w:val="001A5524"/>
    <w:rsid w:val="001A5817"/>
    <w:rsid w:val="001A584A"/>
    <w:rsid w:val="001A5B43"/>
    <w:rsid w:val="001A60DB"/>
    <w:rsid w:val="001A7638"/>
    <w:rsid w:val="001A79B7"/>
    <w:rsid w:val="001A7A44"/>
    <w:rsid w:val="001B0739"/>
    <w:rsid w:val="001B08E0"/>
    <w:rsid w:val="001B0946"/>
    <w:rsid w:val="001B1164"/>
    <w:rsid w:val="001B26DF"/>
    <w:rsid w:val="001B2AEB"/>
    <w:rsid w:val="001B2F81"/>
    <w:rsid w:val="001B35F9"/>
    <w:rsid w:val="001B36B1"/>
    <w:rsid w:val="001B6233"/>
    <w:rsid w:val="001B62DB"/>
    <w:rsid w:val="001B6471"/>
    <w:rsid w:val="001B6DB6"/>
    <w:rsid w:val="001B7626"/>
    <w:rsid w:val="001B7B80"/>
    <w:rsid w:val="001B7FC3"/>
    <w:rsid w:val="001C024F"/>
    <w:rsid w:val="001C0C03"/>
    <w:rsid w:val="001C1020"/>
    <w:rsid w:val="001C1CE7"/>
    <w:rsid w:val="001C2303"/>
    <w:rsid w:val="001C2306"/>
    <w:rsid w:val="001C243D"/>
    <w:rsid w:val="001C2C95"/>
    <w:rsid w:val="001C4324"/>
    <w:rsid w:val="001C4357"/>
    <w:rsid w:val="001C4BC8"/>
    <w:rsid w:val="001C4F30"/>
    <w:rsid w:val="001C60D5"/>
    <w:rsid w:val="001C7E70"/>
    <w:rsid w:val="001D08EA"/>
    <w:rsid w:val="001D119F"/>
    <w:rsid w:val="001D2063"/>
    <w:rsid w:val="001D34CF"/>
    <w:rsid w:val="001D361A"/>
    <w:rsid w:val="001D45E2"/>
    <w:rsid w:val="001D4D68"/>
    <w:rsid w:val="001D6241"/>
    <w:rsid w:val="001E0039"/>
    <w:rsid w:val="001E0888"/>
    <w:rsid w:val="001E0CAA"/>
    <w:rsid w:val="001E2274"/>
    <w:rsid w:val="001E2C19"/>
    <w:rsid w:val="001E3068"/>
    <w:rsid w:val="001E33AA"/>
    <w:rsid w:val="001E356B"/>
    <w:rsid w:val="001E5FE4"/>
    <w:rsid w:val="001E63FD"/>
    <w:rsid w:val="001E64C4"/>
    <w:rsid w:val="001F0543"/>
    <w:rsid w:val="001F2CD2"/>
    <w:rsid w:val="001F393E"/>
    <w:rsid w:val="001F4C0B"/>
    <w:rsid w:val="001F5CE8"/>
    <w:rsid w:val="001F5D34"/>
    <w:rsid w:val="001F60B7"/>
    <w:rsid w:val="001F6218"/>
    <w:rsid w:val="001F6455"/>
    <w:rsid w:val="001F6E6C"/>
    <w:rsid w:val="0020087D"/>
    <w:rsid w:val="002015F6"/>
    <w:rsid w:val="00201A1C"/>
    <w:rsid w:val="00201FB6"/>
    <w:rsid w:val="00202445"/>
    <w:rsid w:val="002037FE"/>
    <w:rsid w:val="002047E9"/>
    <w:rsid w:val="002049B2"/>
    <w:rsid w:val="00204DFA"/>
    <w:rsid w:val="002053C4"/>
    <w:rsid w:val="002057A0"/>
    <w:rsid w:val="002059E0"/>
    <w:rsid w:val="0020639F"/>
    <w:rsid w:val="00206826"/>
    <w:rsid w:val="00206C3D"/>
    <w:rsid w:val="00206F0A"/>
    <w:rsid w:val="002072A6"/>
    <w:rsid w:val="0021028F"/>
    <w:rsid w:val="00210774"/>
    <w:rsid w:val="002110EC"/>
    <w:rsid w:val="00211607"/>
    <w:rsid w:val="0021248B"/>
    <w:rsid w:val="00212C9C"/>
    <w:rsid w:val="00212D83"/>
    <w:rsid w:val="00213E07"/>
    <w:rsid w:val="00213F6B"/>
    <w:rsid w:val="0021460B"/>
    <w:rsid w:val="00214A61"/>
    <w:rsid w:val="002151FF"/>
    <w:rsid w:val="00215BB3"/>
    <w:rsid w:val="00215CB7"/>
    <w:rsid w:val="00216C1F"/>
    <w:rsid w:val="00216EE9"/>
    <w:rsid w:val="00217512"/>
    <w:rsid w:val="002214BC"/>
    <w:rsid w:val="002217FB"/>
    <w:rsid w:val="00222371"/>
    <w:rsid w:val="00222381"/>
    <w:rsid w:val="00222979"/>
    <w:rsid w:val="002234E0"/>
    <w:rsid w:val="00223700"/>
    <w:rsid w:val="00224C79"/>
    <w:rsid w:val="00225C65"/>
    <w:rsid w:val="0022673D"/>
    <w:rsid w:val="00227BDB"/>
    <w:rsid w:val="00231B8F"/>
    <w:rsid w:val="00231BDE"/>
    <w:rsid w:val="00232574"/>
    <w:rsid w:val="00232B9C"/>
    <w:rsid w:val="00232F5E"/>
    <w:rsid w:val="002335A3"/>
    <w:rsid w:val="002353E2"/>
    <w:rsid w:val="00235A70"/>
    <w:rsid w:val="00235F6C"/>
    <w:rsid w:val="002378A0"/>
    <w:rsid w:val="00240BFD"/>
    <w:rsid w:val="0024179A"/>
    <w:rsid w:val="0024203D"/>
    <w:rsid w:val="00242167"/>
    <w:rsid w:val="00242D10"/>
    <w:rsid w:val="0024490E"/>
    <w:rsid w:val="00244C00"/>
    <w:rsid w:val="0024508F"/>
    <w:rsid w:val="002453BB"/>
    <w:rsid w:val="00245ECD"/>
    <w:rsid w:val="00247B59"/>
    <w:rsid w:val="00247DC4"/>
    <w:rsid w:val="00251C10"/>
    <w:rsid w:val="00251D30"/>
    <w:rsid w:val="00252427"/>
    <w:rsid w:val="002528B4"/>
    <w:rsid w:val="00252E68"/>
    <w:rsid w:val="00252F20"/>
    <w:rsid w:val="00254CF5"/>
    <w:rsid w:val="00255DDF"/>
    <w:rsid w:val="002564A3"/>
    <w:rsid w:val="00256BC8"/>
    <w:rsid w:val="00256D45"/>
    <w:rsid w:val="00257161"/>
    <w:rsid w:val="002574AF"/>
    <w:rsid w:val="0026032F"/>
    <w:rsid w:val="002608F5"/>
    <w:rsid w:val="002610E7"/>
    <w:rsid w:val="002616BB"/>
    <w:rsid w:val="002630AF"/>
    <w:rsid w:val="0026368E"/>
    <w:rsid w:val="00263E4F"/>
    <w:rsid w:val="00264C8C"/>
    <w:rsid w:val="00265310"/>
    <w:rsid w:val="002654A8"/>
    <w:rsid w:val="0026589E"/>
    <w:rsid w:val="00265BDE"/>
    <w:rsid w:val="00265F77"/>
    <w:rsid w:val="00266138"/>
    <w:rsid w:val="00266CC1"/>
    <w:rsid w:val="00266DC2"/>
    <w:rsid w:val="002670C2"/>
    <w:rsid w:val="002670CD"/>
    <w:rsid w:val="00270768"/>
    <w:rsid w:val="00270B6C"/>
    <w:rsid w:val="00271837"/>
    <w:rsid w:val="00271BA4"/>
    <w:rsid w:val="00271E4A"/>
    <w:rsid w:val="0027276B"/>
    <w:rsid w:val="0027313A"/>
    <w:rsid w:val="00273B2C"/>
    <w:rsid w:val="00274FD2"/>
    <w:rsid w:val="00275053"/>
    <w:rsid w:val="00275F1D"/>
    <w:rsid w:val="0027676A"/>
    <w:rsid w:val="00276B90"/>
    <w:rsid w:val="00276E85"/>
    <w:rsid w:val="002771F3"/>
    <w:rsid w:val="002776D4"/>
    <w:rsid w:val="00277771"/>
    <w:rsid w:val="00277F8C"/>
    <w:rsid w:val="00280EFE"/>
    <w:rsid w:val="0028102D"/>
    <w:rsid w:val="002811F9"/>
    <w:rsid w:val="00281CBD"/>
    <w:rsid w:val="00282523"/>
    <w:rsid w:val="00282F96"/>
    <w:rsid w:val="002839B5"/>
    <w:rsid w:val="00284117"/>
    <w:rsid w:val="00284153"/>
    <w:rsid w:val="00284CC5"/>
    <w:rsid w:val="002856D1"/>
    <w:rsid w:val="00287069"/>
    <w:rsid w:val="00287DA3"/>
    <w:rsid w:val="00287F84"/>
    <w:rsid w:val="00290218"/>
    <w:rsid w:val="002907D5"/>
    <w:rsid w:val="00293BFA"/>
    <w:rsid w:val="00294B77"/>
    <w:rsid w:val="0029535E"/>
    <w:rsid w:val="002971AC"/>
    <w:rsid w:val="00297D47"/>
    <w:rsid w:val="002A00B2"/>
    <w:rsid w:val="002A222D"/>
    <w:rsid w:val="002A2A31"/>
    <w:rsid w:val="002A37E8"/>
    <w:rsid w:val="002A425F"/>
    <w:rsid w:val="002A4447"/>
    <w:rsid w:val="002A4F06"/>
    <w:rsid w:val="002A5D63"/>
    <w:rsid w:val="002A5F40"/>
    <w:rsid w:val="002A5FF4"/>
    <w:rsid w:val="002A68F8"/>
    <w:rsid w:val="002A73C5"/>
    <w:rsid w:val="002A74D7"/>
    <w:rsid w:val="002A7561"/>
    <w:rsid w:val="002A7A6A"/>
    <w:rsid w:val="002B0FA1"/>
    <w:rsid w:val="002B1183"/>
    <w:rsid w:val="002B14ED"/>
    <w:rsid w:val="002B1D33"/>
    <w:rsid w:val="002B1DD5"/>
    <w:rsid w:val="002B1EBE"/>
    <w:rsid w:val="002B4DFB"/>
    <w:rsid w:val="002B5532"/>
    <w:rsid w:val="002B56D6"/>
    <w:rsid w:val="002B579F"/>
    <w:rsid w:val="002B5BDD"/>
    <w:rsid w:val="002B683F"/>
    <w:rsid w:val="002B6E40"/>
    <w:rsid w:val="002B713A"/>
    <w:rsid w:val="002B7C86"/>
    <w:rsid w:val="002C033D"/>
    <w:rsid w:val="002C0B09"/>
    <w:rsid w:val="002C0DF2"/>
    <w:rsid w:val="002C141B"/>
    <w:rsid w:val="002C2328"/>
    <w:rsid w:val="002C36C6"/>
    <w:rsid w:val="002C404F"/>
    <w:rsid w:val="002C4456"/>
    <w:rsid w:val="002C46C1"/>
    <w:rsid w:val="002C5C96"/>
    <w:rsid w:val="002C60EC"/>
    <w:rsid w:val="002C67CB"/>
    <w:rsid w:val="002C7175"/>
    <w:rsid w:val="002C7B77"/>
    <w:rsid w:val="002C7E81"/>
    <w:rsid w:val="002D2183"/>
    <w:rsid w:val="002D2946"/>
    <w:rsid w:val="002D3F8F"/>
    <w:rsid w:val="002D4BD8"/>
    <w:rsid w:val="002D4EA9"/>
    <w:rsid w:val="002D7B59"/>
    <w:rsid w:val="002E051D"/>
    <w:rsid w:val="002E05BB"/>
    <w:rsid w:val="002E0A2E"/>
    <w:rsid w:val="002E15FB"/>
    <w:rsid w:val="002E1706"/>
    <w:rsid w:val="002E1BA2"/>
    <w:rsid w:val="002E22E8"/>
    <w:rsid w:val="002E36EF"/>
    <w:rsid w:val="002E3B7C"/>
    <w:rsid w:val="002E45FA"/>
    <w:rsid w:val="002E46F1"/>
    <w:rsid w:val="002E498E"/>
    <w:rsid w:val="002E5FE0"/>
    <w:rsid w:val="002E6528"/>
    <w:rsid w:val="002F02BA"/>
    <w:rsid w:val="002F0668"/>
    <w:rsid w:val="002F0C69"/>
    <w:rsid w:val="002F0D08"/>
    <w:rsid w:val="002F10E6"/>
    <w:rsid w:val="002F1F89"/>
    <w:rsid w:val="002F29B8"/>
    <w:rsid w:val="002F2C90"/>
    <w:rsid w:val="002F2D99"/>
    <w:rsid w:val="002F31A7"/>
    <w:rsid w:val="002F3B9F"/>
    <w:rsid w:val="002F3E3A"/>
    <w:rsid w:val="002F68CD"/>
    <w:rsid w:val="002F7F23"/>
    <w:rsid w:val="0030016A"/>
    <w:rsid w:val="003009E6"/>
    <w:rsid w:val="00300A9F"/>
    <w:rsid w:val="003010ED"/>
    <w:rsid w:val="00301BF4"/>
    <w:rsid w:val="00302AFA"/>
    <w:rsid w:val="00303909"/>
    <w:rsid w:val="00303D4F"/>
    <w:rsid w:val="0030670E"/>
    <w:rsid w:val="003068EE"/>
    <w:rsid w:val="00306F12"/>
    <w:rsid w:val="00307308"/>
    <w:rsid w:val="00307679"/>
    <w:rsid w:val="00307B84"/>
    <w:rsid w:val="00310A1F"/>
    <w:rsid w:val="00310EF3"/>
    <w:rsid w:val="00311172"/>
    <w:rsid w:val="003111C9"/>
    <w:rsid w:val="00312409"/>
    <w:rsid w:val="00312D79"/>
    <w:rsid w:val="00312E7F"/>
    <w:rsid w:val="003138F4"/>
    <w:rsid w:val="00313D29"/>
    <w:rsid w:val="00313F8E"/>
    <w:rsid w:val="00314245"/>
    <w:rsid w:val="00314ABF"/>
    <w:rsid w:val="00314F4F"/>
    <w:rsid w:val="00314FAA"/>
    <w:rsid w:val="003160BB"/>
    <w:rsid w:val="003161B8"/>
    <w:rsid w:val="00316296"/>
    <w:rsid w:val="00317592"/>
    <w:rsid w:val="00317D90"/>
    <w:rsid w:val="003203ED"/>
    <w:rsid w:val="0032119C"/>
    <w:rsid w:val="00321A5F"/>
    <w:rsid w:val="00322084"/>
    <w:rsid w:val="00322617"/>
    <w:rsid w:val="00322AEB"/>
    <w:rsid w:val="00322ED2"/>
    <w:rsid w:val="00323227"/>
    <w:rsid w:val="00325714"/>
    <w:rsid w:val="003261F8"/>
    <w:rsid w:val="00326D6C"/>
    <w:rsid w:val="00326DCE"/>
    <w:rsid w:val="00326E51"/>
    <w:rsid w:val="00327F62"/>
    <w:rsid w:val="00327FCB"/>
    <w:rsid w:val="00330880"/>
    <w:rsid w:val="003313A6"/>
    <w:rsid w:val="0033161B"/>
    <w:rsid w:val="00331D4B"/>
    <w:rsid w:val="003338BB"/>
    <w:rsid w:val="00333CF1"/>
    <w:rsid w:val="00333D80"/>
    <w:rsid w:val="00334D05"/>
    <w:rsid w:val="00335263"/>
    <w:rsid w:val="0033540C"/>
    <w:rsid w:val="00336821"/>
    <w:rsid w:val="003375A6"/>
    <w:rsid w:val="00337600"/>
    <w:rsid w:val="00337889"/>
    <w:rsid w:val="00340324"/>
    <w:rsid w:val="00340E34"/>
    <w:rsid w:val="00341180"/>
    <w:rsid w:val="003417C0"/>
    <w:rsid w:val="00341809"/>
    <w:rsid w:val="00341BA2"/>
    <w:rsid w:val="00341CCF"/>
    <w:rsid w:val="0034209A"/>
    <w:rsid w:val="003422F4"/>
    <w:rsid w:val="00343E67"/>
    <w:rsid w:val="00344869"/>
    <w:rsid w:val="003456C4"/>
    <w:rsid w:val="003465C5"/>
    <w:rsid w:val="00347492"/>
    <w:rsid w:val="00350BB5"/>
    <w:rsid w:val="00350FDA"/>
    <w:rsid w:val="003521AC"/>
    <w:rsid w:val="0035287D"/>
    <w:rsid w:val="00352895"/>
    <w:rsid w:val="00352B7B"/>
    <w:rsid w:val="003531A2"/>
    <w:rsid w:val="00354059"/>
    <w:rsid w:val="00354469"/>
    <w:rsid w:val="00355903"/>
    <w:rsid w:val="00355CC1"/>
    <w:rsid w:val="003564E4"/>
    <w:rsid w:val="00356BA4"/>
    <w:rsid w:val="003576CD"/>
    <w:rsid w:val="00357745"/>
    <w:rsid w:val="003579BB"/>
    <w:rsid w:val="003601D3"/>
    <w:rsid w:val="003609F4"/>
    <w:rsid w:val="00360A78"/>
    <w:rsid w:val="00360A85"/>
    <w:rsid w:val="00360E80"/>
    <w:rsid w:val="003614C9"/>
    <w:rsid w:val="00361B98"/>
    <w:rsid w:val="00362F60"/>
    <w:rsid w:val="00363526"/>
    <w:rsid w:val="00363D73"/>
    <w:rsid w:val="00364AE3"/>
    <w:rsid w:val="00365DF0"/>
    <w:rsid w:val="00366387"/>
    <w:rsid w:val="003665F3"/>
    <w:rsid w:val="00367B18"/>
    <w:rsid w:val="00367C81"/>
    <w:rsid w:val="00370022"/>
    <w:rsid w:val="00370B29"/>
    <w:rsid w:val="00370C4E"/>
    <w:rsid w:val="00370C64"/>
    <w:rsid w:val="00370E75"/>
    <w:rsid w:val="0037212A"/>
    <w:rsid w:val="003724FE"/>
    <w:rsid w:val="003738E9"/>
    <w:rsid w:val="0037457F"/>
    <w:rsid w:val="00374AD0"/>
    <w:rsid w:val="00374AD2"/>
    <w:rsid w:val="003753DB"/>
    <w:rsid w:val="003768F5"/>
    <w:rsid w:val="003771D2"/>
    <w:rsid w:val="00377265"/>
    <w:rsid w:val="00377775"/>
    <w:rsid w:val="00380652"/>
    <w:rsid w:val="00380D02"/>
    <w:rsid w:val="00380F80"/>
    <w:rsid w:val="00381058"/>
    <w:rsid w:val="00381143"/>
    <w:rsid w:val="0038117A"/>
    <w:rsid w:val="00381910"/>
    <w:rsid w:val="0038248D"/>
    <w:rsid w:val="003824AC"/>
    <w:rsid w:val="0038290E"/>
    <w:rsid w:val="00382BBB"/>
    <w:rsid w:val="003838E2"/>
    <w:rsid w:val="00383F27"/>
    <w:rsid w:val="003841D3"/>
    <w:rsid w:val="00384591"/>
    <w:rsid w:val="0038496C"/>
    <w:rsid w:val="003863D3"/>
    <w:rsid w:val="00386952"/>
    <w:rsid w:val="00387E27"/>
    <w:rsid w:val="00390716"/>
    <w:rsid w:val="003909D3"/>
    <w:rsid w:val="003919CF"/>
    <w:rsid w:val="00391C70"/>
    <w:rsid w:val="0039216C"/>
    <w:rsid w:val="003924F2"/>
    <w:rsid w:val="00393EBA"/>
    <w:rsid w:val="00393FA0"/>
    <w:rsid w:val="0039402C"/>
    <w:rsid w:val="003944EE"/>
    <w:rsid w:val="00395188"/>
    <w:rsid w:val="0039641D"/>
    <w:rsid w:val="00396814"/>
    <w:rsid w:val="00396C14"/>
    <w:rsid w:val="00397B56"/>
    <w:rsid w:val="00397B88"/>
    <w:rsid w:val="003A01BD"/>
    <w:rsid w:val="003A19B8"/>
    <w:rsid w:val="003A1C8F"/>
    <w:rsid w:val="003A223A"/>
    <w:rsid w:val="003A25B9"/>
    <w:rsid w:val="003A2F40"/>
    <w:rsid w:val="003A5108"/>
    <w:rsid w:val="003A5C78"/>
    <w:rsid w:val="003A6CDD"/>
    <w:rsid w:val="003A749D"/>
    <w:rsid w:val="003A79C5"/>
    <w:rsid w:val="003B057E"/>
    <w:rsid w:val="003B0772"/>
    <w:rsid w:val="003B0BB4"/>
    <w:rsid w:val="003B0EB9"/>
    <w:rsid w:val="003B11CA"/>
    <w:rsid w:val="003B259C"/>
    <w:rsid w:val="003B25B6"/>
    <w:rsid w:val="003B2B0F"/>
    <w:rsid w:val="003B2DC4"/>
    <w:rsid w:val="003B34A6"/>
    <w:rsid w:val="003B35AB"/>
    <w:rsid w:val="003B39CF"/>
    <w:rsid w:val="003B3EE4"/>
    <w:rsid w:val="003B4197"/>
    <w:rsid w:val="003B4B1F"/>
    <w:rsid w:val="003B4BEB"/>
    <w:rsid w:val="003B4D3A"/>
    <w:rsid w:val="003B52F0"/>
    <w:rsid w:val="003B567A"/>
    <w:rsid w:val="003B69CC"/>
    <w:rsid w:val="003B741E"/>
    <w:rsid w:val="003B7D8D"/>
    <w:rsid w:val="003C0584"/>
    <w:rsid w:val="003C0FC0"/>
    <w:rsid w:val="003C1CB9"/>
    <w:rsid w:val="003C1FE9"/>
    <w:rsid w:val="003C3781"/>
    <w:rsid w:val="003C3931"/>
    <w:rsid w:val="003C3B69"/>
    <w:rsid w:val="003C44B7"/>
    <w:rsid w:val="003C479A"/>
    <w:rsid w:val="003C5827"/>
    <w:rsid w:val="003C612F"/>
    <w:rsid w:val="003C62BD"/>
    <w:rsid w:val="003C6479"/>
    <w:rsid w:val="003C7E46"/>
    <w:rsid w:val="003D040B"/>
    <w:rsid w:val="003D0A1B"/>
    <w:rsid w:val="003D140D"/>
    <w:rsid w:val="003D22AE"/>
    <w:rsid w:val="003D329C"/>
    <w:rsid w:val="003D38D2"/>
    <w:rsid w:val="003D3F7C"/>
    <w:rsid w:val="003D43F3"/>
    <w:rsid w:val="003D473D"/>
    <w:rsid w:val="003D47F0"/>
    <w:rsid w:val="003D5573"/>
    <w:rsid w:val="003D55C7"/>
    <w:rsid w:val="003D6065"/>
    <w:rsid w:val="003D624F"/>
    <w:rsid w:val="003D6589"/>
    <w:rsid w:val="003D6F0A"/>
    <w:rsid w:val="003D702D"/>
    <w:rsid w:val="003D703F"/>
    <w:rsid w:val="003D71FD"/>
    <w:rsid w:val="003D7571"/>
    <w:rsid w:val="003D7752"/>
    <w:rsid w:val="003D7AE4"/>
    <w:rsid w:val="003E042E"/>
    <w:rsid w:val="003E06CC"/>
    <w:rsid w:val="003E0B01"/>
    <w:rsid w:val="003E19E3"/>
    <w:rsid w:val="003E1C76"/>
    <w:rsid w:val="003E2000"/>
    <w:rsid w:val="003E2047"/>
    <w:rsid w:val="003E209F"/>
    <w:rsid w:val="003E331C"/>
    <w:rsid w:val="003E3B7D"/>
    <w:rsid w:val="003E4867"/>
    <w:rsid w:val="003E55F8"/>
    <w:rsid w:val="003E64B7"/>
    <w:rsid w:val="003E708A"/>
    <w:rsid w:val="003E7716"/>
    <w:rsid w:val="003E7B9A"/>
    <w:rsid w:val="003F0323"/>
    <w:rsid w:val="003F06FB"/>
    <w:rsid w:val="003F0DCD"/>
    <w:rsid w:val="003F158A"/>
    <w:rsid w:val="003F1A1C"/>
    <w:rsid w:val="003F24D8"/>
    <w:rsid w:val="003F2AA9"/>
    <w:rsid w:val="003F407D"/>
    <w:rsid w:val="003F4EC0"/>
    <w:rsid w:val="003F5325"/>
    <w:rsid w:val="003F55E3"/>
    <w:rsid w:val="003F62FD"/>
    <w:rsid w:val="003F67B0"/>
    <w:rsid w:val="003F7054"/>
    <w:rsid w:val="003F71C6"/>
    <w:rsid w:val="003F740C"/>
    <w:rsid w:val="003F76A3"/>
    <w:rsid w:val="0040045C"/>
    <w:rsid w:val="00401EEE"/>
    <w:rsid w:val="00402195"/>
    <w:rsid w:val="00402CDC"/>
    <w:rsid w:val="004031D3"/>
    <w:rsid w:val="00403CA8"/>
    <w:rsid w:val="00404F43"/>
    <w:rsid w:val="00405623"/>
    <w:rsid w:val="004066D0"/>
    <w:rsid w:val="00406971"/>
    <w:rsid w:val="0040725B"/>
    <w:rsid w:val="0041044D"/>
    <w:rsid w:val="00410EC0"/>
    <w:rsid w:val="00411735"/>
    <w:rsid w:val="00411FCD"/>
    <w:rsid w:val="00412700"/>
    <w:rsid w:val="00414C2D"/>
    <w:rsid w:val="00415458"/>
    <w:rsid w:val="00415E4C"/>
    <w:rsid w:val="0041677D"/>
    <w:rsid w:val="00416A57"/>
    <w:rsid w:val="00416CEA"/>
    <w:rsid w:val="00416D63"/>
    <w:rsid w:val="00417A7C"/>
    <w:rsid w:val="00420F7C"/>
    <w:rsid w:val="00420F8A"/>
    <w:rsid w:val="00422012"/>
    <w:rsid w:val="0042231E"/>
    <w:rsid w:val="00422384"/>
    <w:rsid w:val="004223DD"/>
    <w:rsid w:val="00422427"/>
    <w:rsid w:val="00422BF0"/>
    <w:rsid w:val="00423143"/>
    <w:rsid w:val="00423498"/>
    <w:rsid w:val="00423A19"/>
    <w:rsid w:val="00423D6F"/>
    <w:rsid w:val="00423D79"/>
    <w:rsid w:val="004250E7"/>
    <w:rsid w:val="00425963"/>
    <w:rsid w:val="00425BF0"/>
    <w:rsid w:val="0042668F"/>
    <w:rsid w:val="00426AA3"/>
    <w:rsid w:val="00426ADE"/>
    <w:rsid w:val="00426B94"/>
    <w:rsid w:val="00426EEA"/>
    <w:rsid w:val="004274E4"/>
    <w:rsid w:val="00427D04"/>
    <w:rsid w:val="004302F2"/>
    <w:rsid w:val="00430FE6"/>
    <w:rsid w:val="004312BE"/>
    <w:rsid w:val="00431443"/>
    <w:rsid w:val="004332B5"/>
    <w:rsid w:val="004333C8"/>
    <w:rsid w:val="004342EF"/>
    <w:rsid w:val="00434FF2"/>
    <w:rsid w:val="00436770"/>
    <w:rsid w:val="0043684E"/>
    <w:rsid w:val="00436F5E"/>
    <w:rsid w:val="00437388"/>
    <w:rsid w:val="0043775F"/>
    <w:rsid w:val="004379B4"/>
    <w:rsid w:val="004379F5"/>
    <w:rsid w:val="00437BE3"/>
    <w:rsid w:val="00440C2C"/>
    <w:rsid w:val="004414C5"/>
    <w:rsid w:val="00441EC6"/>
    <w:rsid w:val="00444092"/>
    <w:rsid w:val="0044420D"/>
    <w:rsid w:val="00444281"/>
    <w:rsid w:val="00444702"/>
    <w:rsid w:val="00444E93"/>
    <w:rsid w:val="004454B9"/>
    <w:rsid w:val="00445501"/>
    <w:rsid w:val="004465B1"/>
    <w:rsid w:val="004468F5"/>
    <w:rsid w:val="00446EAC"/>
    <w:rsid w:val="00446EB5"/>
    <w:rsid w:val="0044707B"/>
    <w:rsid w:val="0044713B"/>
    <w:rsid w:val="004471CD"/>
    <w:rsid w:val="00451617"/>
    <w:rsid w:val="00451875"/>
    <w:rsid w:val="00452424"/>
    <w:rsid w:val="0045248A"/>
    <w:rsid w:val="00453820"/>
    <w:rsid w:val="00453A6C"/>
    <w:rsid w:val="00453B53"/>
    <w:rsid w:val="00454EB1"/>
    <w:rsid w:val="00454F39"/>
    <w:rsid w:val="0045518E"/>
    <w:rsid w:val="0045529D"/>
    <w:rsid w:val="004557FF"/>
    <w:rsid w:val="00455CF7"/>
    <w:rsid w:val="004571B3"/>
    <w:rsid w:val="004574BA"/>
    <w:rsid w:val="00457DCD"/>
    <w:rsid w:val="004609BC"/>
    <w:rsid w:val="00461579"/>
    <w:rsid w:val="00463479"/>
    <w:rsid w:val="00463D24"/>
    <w:rsid w:val="0046408A"/>
    <w:rsid w:val="0046437C"/>
    <w:rsid w:val="004644A4"/>
    <w:rsid w:val="00465706"/>
    <w:rsid w:val="00466DD5"/>
    <w:rsid w:val="0046735C"/>
    <w:rsid w:val="0046769F"/>
    <w:rsid w:val="00467F27"/>
    <w:rsid w:val="004708E9"/>
    <w:rsid w:val="00470CD5"/>
    <w:rsid w:val="00470D90"/>
    <w:rsid w:val="0047156F"/>
    <w:rsid w:val="00471896"/>
    <w:rsid w:val="00471DED"/>
    <w:rsid w:val="0047289D"/>
    <w:rsid w:val="00472B30"/>
    <w:rsid w:val="00473289"/>
    <w:rsid w:val="00476149"/>
    <w:rsid w:val="00476379"/>
    <w:rsid w:val="004779FB"/>
    <w:rsid w:val="00477A35"/>
    <w:rsid w:val="004824B1"/>
    <w:rsid w:val="00482842"/>
    <w:rsid w:val="0048349C"/>
    <w:rsid w:val="004841F8"/>
    <w:rsid w:val="00485B3E"/>
    <w:rsid w:val="0048646B"/>
    <w:rsid w:val="00486620"/>
    <w:rsid w:val="0048724D"/>
    <w:rsid w:val="004879CE"/>
    <w:rsid w:val="00491C72"/>
    <w:rsid w:val="00491C96"/>
    <w:rsid w:val="00491D76"/>
    <w:rsid w:val="004926B2"/>
    <w:rsid w:val="00492B40"/>
    <w:rsid w:val="0049389A"/>
    <w:rsid w:val="00493E20"/>
    <w:rsid w:val="004941EB"/>
    <w:rsid w:val="0049437B"/>
    <w:rsid w:val="004943D8"/>
    <w:rsid w:val="00497383"/>
    <w:rsid w:val="004977DF"/>
    <w:rsid w:val="004A0654"/>
    <w:rsid w:val="004A0910"/>
    <w:rsid w:val="004A1392"/>
    <w:rsid w:val="004A1AF9"/>
    <w:rsid w:val="004A2338"/>
    <w:rsid w:val="004A2C3B"/>
    <w:rsid w:val="004A3DC1"/>
    <w:rsid w:val="004A4CBB"/>
    <w:rsid w:val="004A4D3A"/>
    <w:rsid w:val="004A6134"/>
    <w:rsid w:val="004A7516"/>
    <w:rsid w:val="004B0219"/>
    <w:rsid w:val="004B0455"/>
    <w:rsid w:val="004B0460"/>
    <w:rsid w:val="004B1315"/>
    <w:rsid w:val="004B1BAC"/>
    <w:rsid w:val="004B21A7"/>
    <w:rsid w:val="004B29C1"/>
    <w:rsid w:val="004B2B86"/>
    <w:rsid w:val="004B2CAC"/>
    <w:rsid w:val="004B2CF6"/>
    <w:rsid w:val="004B3747"/>
    <w:rsid w:val="004B4C8F"/>
    <w:rsid w:val="004B58CA"/>
    <w:rsid w:val="004B5C02"/>
    <w:rsid w:val="004B6135"/>
    <w:rsid w:val="004B638C"/>
    <w:rsid w:val="004B6A29"/>
    <w:rsid w:val="004B6ED3"/>
    <w:rsid w:val="004B6F2C"/>
    <w:rsid w:val="004B7213"/>
    <w:rsid w:val="004B7BB3"/>
    <w:rsid w:val="004C115B"/>
    <w:rsid w:val="004C1548"/>
    <w:rsid w:val="004C1703"/>
    <w:rsid w:val="004C2443"/>
    <w:rsid w:val="004C3DCB"/>
    <w:rsid w:val="004C437A"/>
    <w:rsid w:val="004C467A"/>
    <w:rsid w:val="004C5D05"/>
    <w:rsid w:val="004C70DE"/>
    <w:rsid w:val="004C7188"/>
    <w:rsid w:val="004C79CC"/>
    <w:rsid w:val="004C7C5C"/>
    <w:rsid w:val="004D164F"/>
    <w:rsid w:val="004D1954"/>
    <w:rsid w:val="004D196D"/>
    <w:rsid w:val="004D1C21"/>
    <w:rsid w:val="004D29CA"/>
    <w:rsid w:val="004D2A76"/>
    <w:rsid w:val="004D2F6B"/>
    <w:rsid w:val="004D31B5"/>
    <w:rsid w:val="004D3867"/>
    <w:rsid w:val="004D3D3C"/>
    <w:rsid w:val="004D4D4E"/>
    <w:rsid w:val="004D4D5B"/>
    <w:rsid w:val="004D5210"/>
    <w:rsid w:val="004D551B"/>
    <w:rsid w:val="004D572B"/>
    <w:rsid w:val="004D5D4E"/>
    <w:rsid w:val="004D7060"/>
    <w:rsid w:val="004D76F2"/>
    <w:rsid w:val="004E0139"/>
    <w:rsid w:val="004E1AF4"/>
    <w:rsid w:val="004E1FEB"/>
    <w:rsid w:val="004E3906"/>
    <w:rsid w:val="004E3AE0"/>
    <w:rsid w:val="004E3B1D"/>
    <w:rsid w:val="004E4386"/>
    <w:rsid w:val="004E4A4D"/>
    <w:rsid w:val="004E4C8F"/>
    <w:rsid w:val="004E58A9"/>
    <w:rsid w:val="004E5982"/>
    <w:rsid w:val="004E5DE5"/>
    <w:rsid w:val="004E67A1"/>
    <w:rsid w:val="004E6985"/>
    <w:rsid w:val="004E6AF9"/>
    <w:rsid w:val="004F0146"/>
    <w:rsid w:val="004F0A20"/>
    <w:rsid w:val="004F0E7C"/>
    <w:rsid w:val="004F1CCE"/>
    <w:rsid w:val="004F2B65"/>
    <w:rsid w:val="004F331B"/>
    <w:rsid w:val="004F4AC2"/>
    <w:rsid w:val="004F4BC9"/>
    <w:rsid w:val="004F6A68"/>
    <w:rsid w:val="004F77E6"/>
    <w:rsid w:val="005000EA"/>
    <w:rsid w:val="00501A39"/>
    <w:rsid w:val="00503058"/>
    <w:rsid w:val="00503529"/>
    <w:rsid w:val="00503972"/>
    <w:rsid w:val="005040A4"/>
    <w:rsid w:val="005053B6"/>
    <w:rsid w:val="005068C4"/>
    <w:rsid w:val="00506950"/>
    <w:rsid w:val="00510CE7"/>
    <w:rsid w:val="005115FB"/>
    <w:rsid w:val="00511EFD"/>
    <w:rsid w:val="00512B77"/>
    <w:rsid w:val="00512E51"/>
    <w:rsid w:val="0051310B"/>
    <w:rsid w:val="005132EC"/>
    <w:rsid w:val="00513945"/>
    <w:rsid w:val="00513EFD"/>
    <w:rsid w:val="00515010"/>
    <w:rsid w:val="005156A2"/>
    <w:rsid w:val="00515B6A"/>
    <w:rsid w:val="00515E79"/>
    <w:rsid w:val="00516FB0"/>
    <w:rsid w:val="00517A9B"/>
    <w:rsid w:val="005209CD"/>
    <w:rsid w:val="00520C0B"/>
    <w:rsid w:val="00521579"/>
    <w:rsid w:val="00521890"/>
    <w:rsid w:val="00521D57"/>
    <w:rsid w:val="00522695"/>
    <w:rsid w:val="00523283"/>
    <w:rsid w:val="0052383F"/>
    <w:rsid w:val="00524691"/>
    <w:rsid w:val="00524B31"/>
    <w:rsid w:val="00524BE7"/>
    <w:rsid w:val="00524CBF"/>
    <w:rsid w:val="005257F6"/>
    <w:rsid w:val="00525E5E"/>
    <w:rsid w:val="00525F94"/>
    <w:rsid w:val="00526708"/>
    <w:rsid w:val="00526CAB"/>
    <w:rsid w:val="00526CCF"/>
    <w:rsid w:val="00526F29"/>
    <w:rsid w:val="00530735"/>
    <w:rsid w:val="005308C7"/>
    <w:rsid w:val="00530A40"/>
    <w:rsid w:val="0053119C"/>
    <w:rsid w:val="00531B14"/>
    <w:rsid w:val="005327E1"/>
    <w:rsid w:val="00532864"/>
    <w:rsid w:val="005328C1"/>
    <w:rsid w:val="00533008"/>
    <w:rsid w:val="005331AD"/>
    <w:rsid w:val="00533EFE"/>
    <w:rsid w:val="005340D2"/>
    <w:rsid w:val="005346A8"/>
    <w:rsid w:val="00534C2D"/>
    <w:rsid w:val="00535DB6"/>
    <w:rsid w:val="005362E9"/>
    <w:rsid w:val="00537206"/>
    <w:rsid w:val="00537290"/>
    <w:rsid w:val="005408DE"/>
    <w:rsid w:val="00540F01"/>
    <w:rsid w:val="00541C88"/>
    <w:rsid w:val="00542648"/>
    <w:rsid w:val="00542A4E"/>
    <w:rsid w:val="00542AEF"/>
    <w:rsid w:val="00542F98"/>
    <w:rsid w:val="005430D2"/>
    <w:rsid w:val="005433B2"/>
    <w:rsid w:val="005442AA"/>
    <w:rsid w:val="005443A0"/>
    <w:rsid w:val="005448BA"/>
    <w:rsid w:val="00544CE4"/>
    <w:rsid w:val="0054545C"/>
    <w:rsid w:val="00545CE1"/>
    <w:rsid w:val="00545EC7"/>
    <w:rsid w:val="005473B8"/>
    <w:rsid w:val="00547496"/>
    <w:rsid w:val="00547673"/>
    <w:rsid w:val="0054781D"/>
    <w:rsid w:val="005507DD"/>
    <w:rsid w:val="005507ED"/>
    <w:rsid w:val="00550C13"/>
    <w:rsid w:val="005519B5"/>
    <w:rsid w:val="00551C26"/>
    <w:rsid w:val="00552B3C"/>
    <w:rsid w:val="00552E9E"/>
    <w:rsid w:val="00553A21"/>
    <w:rsid w:val="00553D8A"/>
    <w:rsid w:val="00554502"/>
    <w:rsid w:val="005554A2"/>
    <w:rsid w:val="005576D1"/>
    <w:rsid w:val="005579C1"/>
    <w:rsid w:val="00557B8E"/>
    <w:rsid w:val="0056141B"/>
    <w:rsid w:val="00561515"/>
    <w:rsid w:val="00561AD1"/>
    <w:rsid w:val="00561B1C"/>
    <w:rsid w:val="00562145"/>
    <w:rsid w:val="005622F7"/>
    <w:rsid w:val="00562462"/>
    <w:rsid w:val="005626A6"/>
    <w:rsid w:val="00562DD9"/>
    <w:rsid w:val="00562DF0"/>
    <w:rsid w:val="005632C1"/>
    <w:rsid w:val="0056373C"/>
    <w:rsid w:val="0056457C"/>
    <w:rsid w:val="00565BCB"/>
    <w:rsid w:val="00566347"/>
    <w:rsid w:val="00566A4D"/>
    <w:rsid w:val="00566F28"/>
    <w:rsid w:val="00567127"/>
    <w:rsid w:val="00567563"/>
    <w:rsid w:val="005703BB"/>
    <w:rsid w:val="005703DC"/>
    <w:rsid w:val="00570EF1"/>
    <w:rsid w:val="005715C1"/>
    <w:rsid w:val="0057255E"/>
    <w:rsid w:val="0057309E"/>
    <w:rsid w:val="005734AA"/>
    <w:rsid w:val="00573B06"/>
    <w:rsid w:val="005744D2"/>
    <w:rsid w:val="00574963"/>
    <w:rsid w:val="0057512F"/>
    <w:rsid w:val="005772CD"/>
    <w:rsid w:val="00580A93"/>
    <w:rsid w:val="00581DCF"/>
    <w:rsid w:val="00581FF5"/>
    <w:rsid w:val="00582661"/>
    <w:rsid w:val="005837C5"/>
    <w:rsid w:val="005849D8"/>
    <w:rsid w:val="00584EE9"/>
    <w:rsid w:val="005852B8"/>
    <w:rsid w:val="00585500"/>
    <w:rsid w:val="00585578"/>
    <w:rsid w:val="005863AE"/>
    <w:rsid w:val="0058655C"/>
    <w:rsid w:val="0058698B"/>
    <w:rsid w:val="00586C7A"/>
    <w:rsid w:val="00587407"/>
    <w:rsid w:val="00590348"/>
    <w:rsid w:val="00590502"/>
    <w:rsid w:val="005911D6"/>
    <w:rsid w:val="00591334"/>
    <w:rsid w:val="00591381"/>
    <w:rsid w:val="00591C70"/>
    <w:rsid w:val="00591E9E"/>
    <w:rsid w:val="00592466"/>
    <w:rsid w:val="0059327A"/>
    <w:rsid w:val="00594823"/>
    <w:rsid w:val="00594E1D"/>
    <w:rsid w:val="00596C68"/>
    <w:rsid w:val="0059713E"/>
    <w:rsid w:val="00597B09"/>
    <w:rsid w:val="005A092A"/>
    <w:rsid w:val="005A1DA7"/>
    <w:rsid w:val="005A2950"/>
    <w:rsid w:val="005A33C9"/>
    <w:rsid w:val="005A349E"/>
    <w:rsid w:val="005A3F9F"/>
    <w:rsid w:val="005A40BB"/>
    <w:rsid w:val="005A48F1"/>
    <w:rsid w:val="005A5DDF"/>
    <w:rsid w:val="005A5E5D"/>
    <w:rsid w:val="005A676C"/>
    <w:rsid w:val="005A6B21"/>
    <w:rsid w:val="005A6BE6"/>
    <w:rsid w:val="005A7606"/>
    <w:rsid w:val="005B171D"/>
    <w:rsid w:val="005B1A13"/>
    <w:rsid w:val="005B1B02"/>
    <w:rsid w:val="005B1E1B"/>
    <w:rsid w:val="005B2053"/>
    <w:rsid w:val="005B2494"/>
    <w:rsid w:val="005B26DE"/>
    <w:rsid w:val="005B3039"/>
    <w:rsid w:val="005B3063"/>
    <w:rsid w:val="005B620E"/>
    <w:rsid w:val="005B667C"/>
    <w:rsid w:val="005B7051"/>
    <w:rsid w:val="005B7D31"/>
    <w:rsid w:val="005C0314"/>
    <w:rsid w:val="005C038F"/>
    <w:rsid w:val="005C04E2"/>
    <w:rsid w:val="005C08CD"/>
    <w:rsid w:val="005C0C50"/>
    <w:rsid w:val="005C15ED"/>
    <w:rsid w:val="005C29A7"/>
    <w:rsid w:val="005C382A"/>
    <w:rsid w:val="005C3F9D"/>
    <w:rsid w:val="005C4213"/>
    <w:rsid w:val="005C4BFF"/>
    <w:rsid w:val="005C4CD0"/>
    <w:rsid w:val="005C4F7A"/>
    <w:rsid w:val="005C5229"/>
    <w:rsid w:val="005C5B73"/>
    <w:rsid w:val="005C5D08"/>
    <w:rsid w:val="005C6078"/>
    <w:rsid w:val="005C7538"/>
    <w:rsid w:val="005D1345"/>
    <w:rsid w:val="005D1543"/>
    <w:rsid w:val="005D1F96"/>
    <w:rsid w:val="005D2732"/>
    <w:rsid w:val="005D50F3"/>
    <w:rsid w:val="005D50FC"/>
    <w:rsid w:val="005D54AD"/>
    <w:rsid w:val="005D643F"/>
    <w:rsid w:val="005D675E"/>
    <w:rsid w:val="005D67EE"/>
    <w:rsid w:val="005D6972"/>
    <w:rsid w:val="005D74C4"/>
    <w:rsid w:val="005D76ED"/>
    <w:rsid w:val="005E0483"/>
    <w:rsid w:val="005E0D85"/>
    <w:rsid w:val="005E1145"/>
    <w:rsid w:val="005E1A45"/>
    <w:rsid w:val="005E1D7A"/>
    <w:rsid w:val="005E2594"/>
    <w:rsid w:val="005E2F9A"/>
    <w:rsid w:val="005E31A5"/>
    <w:rsid w:val="005E38C6"/>
    <w:rsid w:val="005E394B"/>
    <w:rsid w:val="005E46E0"/>
    <w:rsid w:val="005E4A38"/>
    <w:rsid w:val="005E4B9E"/>
    <w:rsid w:val="005E628B"/>
    <w:rsid w:val="005E68D6"/>
    <w:rsid w:val="005E75BF"/>
    <w:rsid w:val="005F1F92"/>
    <w:rsid w:val="005F2356"/>
    <w:rsid w:val="005F2EA3"/>
    <w:rsid w:val="005F2F4D"/>
    <w:rsid w:val="005F3C35"/>
    <w:rsid w:val="005F3DAC"/>
    <w:rsid w:val="005F3E90"/>
    <w:rsid w:val="005F4485"/>
    <w:rsid w:val="005F5B5F"/>
    <w:rsid w:val="005F6646"/>
    <w:rsid w:val="005F6E01"/>
    <w:rsid w:val="005F7FD7"/>
    <w:rsid w:val="00600483"/>
    <w:rsid w:val="00600985"/>
    <w:rsid w:val="00601A47"/>
    <w:rsid w:val="0060243A"/>
    <w:rsid w:val="006024AB"/>
    <w:rsid w:val="00602602"/>
    <w:rsid w:val="00602A2A"/>
    <w:rsid w:val="00602D85"/>
    <w:rsid w:val="0060369A"/>
    <w:rsid w:val="00604DB2"/>
    <w:rsid w:val="006058EC"/>
    <w:rsid w:val="0060666E"/>
    <w:rsid w:val="006071FF"/>
    <w:rsid w:val="006076F4"/>
    <w:rsid w:val="006100E0"/>
    <w:rsid w:val="00610D66"/>
    <w:rsid w:val="00611E39"/>
    <w:rsid w:val="0061216D"/>
    <w:rsid w:val="00612EE6"/>
    <w:rsid w:val="0061307F"/>
    <w:rsid w:val="0061356C"/>
    <w:rsid w:val="00614802"/>
    <w:rsid w:val="00614F68"/>
    <w:rsid w:val="00616490"/>
    <w:rsid w:val="00616BBA"/>
    <w:rsid w:val="00617637"/>
    <w:rsid w:val="006221A1"/>
    <w:rsid w:val="00622305"/>
    <w:rsid w:val="006226EF"/>
    <w:rsid w:val="00622E07"/>
    <w:rsid w:val="00623144"/>
    <w:rsid w:val="006240D4"/>
    <w:rsid w:val="00625448"/>
    <w:rsid w:val="00625EC8"/>
    <w:rsid w:val="006268BB"/>
    <w:rsid w:val="00626E8B"/>
    <w:rsid w:val="00626F04"/>
    <w:rsid w:val="00627018"/>
    <w:rsid w:val="00627A73"/>
    <w:rsid w:val="00627D1D"/>
    <w:rsid w:val="00630A51"/>
    <w:rsid w:val="00630BDB"/>
    <w:rsid w:val="00630EEE"/>
    <w:rsid w:val="00631AF0"/>
    <w:rsid w:val="00631B88"/>
    <w:rsid w:val="00631F6A"/>
    <w:rsid w:val="006322B0"/>
    <w:rsid w:val="006324D9"/>
    <w:rsid w:val="00632646"/>
    <w:rsid w:val="006328CF"/>
    <w:rsid w:val="00632C2F"/>
    <w:rsid w:val="00632FA4"/>
    <w:rsid w:val="006330CF"/>
    <w:rsid w:val="00633573"/>
    <w:rsid w:val="00633AA3"/>
    <w:rsid w:val="00633DD2"/>
    <w:rsid w:val="00633F63"/>
    <w:rsid w:val="00635498"/>
    <w:rsid w:val="00635632"/>
    <w:rsid w:val="00635825"/>
    <w:rsid w:val="00635D29"/>
    <w:rsid w:val="00636121"/>
    <w:rsid w:val="00636A2D"/>
    <w:rsid w:val="00636A6E"/>
    <w:rsid w:val="00636D72"/>
    <w:rsid w:val="00636FA2"/>
    <w:rsid w:val="00637187"/>
    <w:rsid w:val="00637306"/>
    <w:rsid w:val="00637A19"/>
    <w:rsid w:val="00640692"/>
    <w:rsid w:val="0064108F"/>
    <w:rsid w:val="006410A5"/>
    <w:rsid w:val="00641F15"/>
    <w:rsid w:val="00644E3B"/>
    <w:rsid w:val="00645165"/>
    <w:rsid w:val="006455E0"/>
    <w:rsid w:val="00645668"/>
    <w:rsid w:val="0064596A"/>
    <w:rsid w:val="0064706A"/>
    <w:rsid w:val="00647547"/>
    <w:rsid w:val="00650B39"/>
    <w:rsid w:val="0065115A"/>
    <w:rsid w:val="0065153A"/>
    <w:rsid w:val="00651F8F"/>
    <w:rsid w:val="00652E06"/>
    <w:rsid w:val="00653112"/>
    <w:rsid w:val="00653FE7"/>
    <w:rsid w:val="006541D8"/>
    <w:rsid w:val="0065497A"/>
    <w:rsid w:val="00654D53"/>
    <w:rsid w:val="0065521A"/>
    <w:rsid w:val="00657260"/>
    <w:rsid w:val="00657DAA"/>
    <w:rsid w:val="00660BAA"/>
    <w:rsid w:val="006610E5"/>
    <w:rsid w:val="0066134C"/>
    <w:rsid w:val="00661C8C"/>
    <w:rsid w:val="00661FD7"/>
    <w:rsid w:val="00662207"/>
    <w:rsid w:val="0066283E"/>
    <w:rsid w:val="00662D25"/>
    <w:rsid w:val="00663DDF"/>
    <w:rsid w:val="00664728"/>
    <w:rsid w:val="00664916"/>
    <w:rsid w:val="00665A4D"/>
    <w:rsid w:val="0066636A"/>
    <w:rsid w:val="00666809"/>
    <w:rsid w:val="006677A5"/>
    <w:rsid w:val="00667895"/>
    <w:rsid w:val="00670337"/>
    <w:rsid w:val="006710BC"/>
    <w:rsid w:val="00671B73"/>
    <w:rsid w:val="006727A2"/>
    <w:rsid w:val="0067294F"/>
    <w:rsid w:val="00672CD8"/>
    <w:rsid w:val="00674A06"/>
    <w:rsid w:val="00676EAA"/>
    <w:rsid w:val="0067741B"/>
    <w:rsid w:val="006775A1"/>
    <w:rsid w:val="006800AB"/>
    <w:rsid w:val="006804F8"/>
    <w:rsid w:val="00680A91"/>
    <w:rsid w:val="00680F7C"/>
    <w:rsid w:val="00682E2F"/>
    <w:rsid w:val="00683715"/>
    <w:rsid w:val="0068395E"/>
    <w:rsid w:val="00683D33"/>
    <w:rsid w:val="00684C1F"/>
    <w:rsid w:val="00684C5D"/>
    <w:rsid w:val="00686055"/>
    <w:rsid w:val="00686480"/>
    <w:rsid w:val="00686589"/>
    <w:rsid w:val="00686677"/>
    <w:rsid w:val="006871D4"/>
    <w:rsid w:val="006901FF"/>
    <w:rsid w:val="0069070C"/>
    <w:rsid w:val="00691200"/>
    <w:rsid w:val="0069129F"/>
    <w:rsid w:val="00691FB3"/>
    <w:rsid w:val="00692222"/>
    <w:rsid w:val="00693677"/>
    <w:rsid w:val="00693AAC"/>
    <w:rsid w:val="0069460E"/>
    <w:rsid w:val="00694EBF"/>
    <w:rsid w:val="00695111"/>
    <w:rsid w:val="006957E9"/>
    <w:rsid w:val="006967C4"/>
    <w:rsid w:val="00696DBF"/>
    <w:rsid w:val="00697FCD"/>
    <w:rsid w:val="006A05FC"/>
    <w:rsid w:val="006A095C"/>
    <w:rsid w:val="006A27C5"/>
    <w:rsid w:val="006A2BB8"/>
    <w:rsid w:val="006A31E1"/>
    <w:rsid w:val="006A3F6B"/>
    <w:rsid w:val="006A467F"/>
    <w:rsid w:val="006A4722"/>
    <w:rsid w:val="006A4773"/>
    <w:rsid w:val="006A497E"/>
    <w:rsid w:val="006A4AD4"/>
    <w:rsid w:val="006A4CC4"/>
    <w:rsid w:val="006A5937"/>
    <w:rsid w:val="006A66F7"/>
    <w:rsid w:val="006A67F7"/>
    <w:rsid w:val="006A7811"/>
    <w:rsid w:val="006B1BBF"/>
    <w:rsid w:val="006B243A"/>
    <w:rsid w:val="006B2707"/>
    <w:rsid w:val="006B3181"/>
    <w:rsid w:val="006B3AA0"/>
    <w:rsid w:val="006B3C66"/>
    <w:rsid w:val="006B47DA"/>
    <w:rsid w:val="006B4889"/>
    <w:rsid w:val="006B583A"/>
    <w:rsid w:val="006B593C"/>
    <w:rsid w:val="006B6A28"/>
    <w:rsid w:val="006B700E"/>
    <w:rsid w:val="006C1750"/>
    <w:rsid w:val="006C1815"/>
    <w:rsid w:val="006C1B4B"/>
    <w:rsid w:val="006C1FD9"/>
    <w:rsid w:val="006C2118"/>
    <w:rsid w:val="006C2699"/>
    <w:rsid w:val="006C2FA8"/>
    <w:rsid w:val="006C4448"/>
    <w:rsid w:val="006C4D31"/>
    <w:rsid w:val="006C5035"/>
    <w:rsid w:val="006C5C00"/>
    <w:rsid w:val="006C67C7"/>
    <w:rsid w:val="006D0003"/>
    <w:rsid w:val="006D00C5"/>
    <w:rsid w:val="006D08EA"/>
    <w:rsid w:val="006D0C14"/>
    <w:rsid w:val="006D0F0C"/>
    <w:rsid w:val="006D1A83"/>
    <w:rsid w:val="006D1BB5"/>
    <w:rsid w:val="006D1E04"/>
    <w:rsid w:val="006D2E07"/>
    <w:rsid w:val="006D392D"/>
    <w:rsid w:val="006D3C89"/>
    <w:rsid w:val="006D56F6"/>
    <w:rsid w:val="006D5B3E"/>
    <w:rsid w:val="006D5EBB"/>
    <w:rsid w:val="006D5F5F"/>
    <w:rsid w:val="006D6B6D"/>
    <w:rsid w:val="006D718E"/>
    <w:rsid w:val="006D7238"/>
    <w:rsid w:val="006E068E"/>
    <w:rsid w:val="006E1029"/>
    <w:rsid w:val="006E10F0"/>
    <w:rsid w:val="006E112C"/>
    <w:rsid w:val="006E153C"/>
    <w:rsid w:val="006E2125"/>
    <w:rsid w:val="006E2EFC"/>
    <w:rsid w:val="006E300B"/>
    <w:rsid w:val="006E40B0"/>
    <w:rsid w:val="006E5E8F"/>
    <w:rsid w:val="006E6DE7"/>
    <w:rsid w:val="006E6EBA"/>
    <w:rsid w:val="006E707F"/>
    <w:rsid w:val="006F0868"/>
    <w:rsid w:val="006F1282"/>
    <w:rsid w:val="006F12CA"/>
    <w:rsid w:val="006F1AAB"/>
    <w:rsid w:val="006F1AB2"/>
    <w:rsid w:val="006F2B28"/>
    <w:rsid w:val="006F2BF5"/>
    <w:rsid w:val="006F2E49"/>
    <w:rsid w:val="006F2ED9"/>
    <w:rsid w:val="006F3416"/>
    <w:rsid w:val="006F38C2"/>
    <w:rsid w:val="006F39E9"/>
    <w:rsid w:val="006F41C2"/>
    <w:rsid w:val="006F516E"/>
    <w:rsid w:val="006F533A"/>
    <w:rsid w:val="006F5F4F"/>
    <w:rsid w:val="006F6573"/>
    <w:rsid w:val="006F6929"/>
    <w:rsid w:val="006F7562"/>
    <w:rsid w:val="00700498"/>
    <w:rsid w:val="0070081C"/>
    <w:rsid w:val="00700820"/>
    <w:rsid w:val="007009D9"/>
    <w:rsid w:val="007025C8"/>
    <w:rsid w:val="007026A8"/>
    <w:rsid w:val="0070278B"/>
    <w:rsid w:val="00702ED5"/>
    <w:rsid w:val="00703056"/>
    <w:rsid w:val="007034E2"/>
    <w:rsid w:val="007047E9"/>
    <w:rsid w:val="00704AD4"/>
    <w:rsid w:val="00705C9B"/>
    <w:rsid w:val="007064E5"/>
    <w:rsid w:val="00707508"/>
    <w:rsid w:val="00707814"/>
    <w:rsid w:val="00707EB2"/>
    <w:rsid w:val="00710681"/>
    <w:rsid w:val="00712AA9"/>
    <w:rsid w:val="00712E12"/>
    <w:rsid w:val="00713CC5"/>
    <w:rsid w:val="007142E5"/>
    <w:rsid w:val="007144A6"/>
    <w:rsid w:val="0071510C"/>
    <w:rsid w:val="00716C87"/>
    <w:rsid w:val="007172E8"/>
    <w:rsid w:val="0071751D"/>
    <w:rsid w:val="007206CC"/>
    <w:rsid w:val="0072083D"/>
    <w:rsid w:val="00721C48"/>
    <w:rsid w:val="00721E89"/>
    <w:rsid w:val="007220BE"/>
    <w:rsid w:val="0072244D"/>
    <w:rsid w:val="0072274B"/>
    <w:rsid w:val="00722949"/>
    <w:rsid w:val="007234FD"/>
    <w:rsid w:val="00724183"/>
    <w:rsid w:val="00724865"/>
    <w:rsid w:val="00724B7C"/>
    <w:rsid w:val="007251F0"/>
    <w:rsid w:val="00726CEA"/>
    <w:rsid w:val="00726F70"/>
    <w:rsid w:val="0072727C"/>
    <w:rsid w:val="007277CC"/>
    <w:rsid w:val="007278BB"/>
    <w:rsid w:val="00727A5F"/>
    <w:rsid w:val="00730909"/>
    <w:rsid w:val="00730988"/>
    <w:rsid w:val="007309EF"/>
    <w:rsid w:val="00731421"/>
    <w:rsid w:val="0073142C"/>
    <w:rsid w:val="007315C7"/>
    <w:rsid w:val="007326BC"/>
    <w:rsid w:val="00733A86"/>
    <w:rsid w:val="00734403"/>
    <w:rsid w:val="0073466F"/>
    <w:rsid w:val="0073491B"/>
    <w:rsid w:val="00734922"/>
    <w:rsid w:val="007357BC"/>
    <w:rsid w:val="007365B5"/>
    <w:rsid w:val="00736E47"/>
    <w:rsid w:val="007403D7"/>
    <w:rsid w:val="007418FA"/>
    <w:rsid w:val="00741CC2"/>
    <w:rsid w:val="00741D64"/>
    <w:rsid w:val="00743A8A"/>
    <w:rsid w:val="00743B24"/>
    <w:rsid w:val="00744580"/>
    <w:rsid w:val="007459C8"/>
    <w:rsid w:val="00745AF0"/>
    <w:rsid w:val="00747539"/>
    <w:rsid w:val="00747601"/>
    <w:rsid w:val="00747950"/>
    <w:rsid w:val="007502FA"/>
    <w:rsid w:val="00751A82"/>
    <w:rsid w:val="007520FA"/>
    <w:rsid w:val="007521E6"/>
    <w:rsid w:val="00752ECC"/>
    <w:rsid w:val="0075392A"/>
    <w:rsid w:val="00754AB6"/>
    <w:rsid w:val="00754D4B"/>
    <w:rsid w:val="007551E3"/>
    <w:rsid w:val="00755D92"/>
    <w:rsid w:val="00755F12"/>
    <w:rsid w:val="00762E98"/>
    <w:rsid w:val="007640B7"/>
    <w:rsid w:val="007643AC"/>
    <w:rsid w:val="00764F3B"/>
    <w:rsid w:val="00765410"/>
    <w:rsid w:val="0076546A"/>
    <w:rsid w:val="007659AF"/>
    <w:rsid w:val="00765A24"/>
    <w:rsid w:val="00765BBD"/>
    <w:rsid w:val="007664E2"/>
    <w:rsid w:val="0076724B"/>
    <w:rsid w:val="007703FC"/>
    <w:rsid w:val="00770DB0"/>
    <w:rsid w:val="00771BE3"/>
    <w:rsid w:val="007720E6"/>
    <w:rsid w:val="007722BE"/>
    <w:rsid w:val="00772572"/>
    <w:rsid w:val="00772AC7"/>
    <w:rsid w:val="00772AFB"/>
    <w:rsid w:val="00773E38"/>
    <w:rsid w:val="0077420D"/>
    <w:rsid w:val="007751BE"/>
    <w:rsid w:val="007755CE"/>
    <w:rsid w:val="00776597"/>
    <w:rsid w:val="007767A7"/>
    <w:rsid w:val="00776B36"/>
    <w:rsid w:val="00776CA3"/>
    <w:rsid w:val="00776DC0"/>
    <w:rsid w:val="00777B6A"/>
    <w:rsid w:val="00777D10"/>
    <w:rsid w:val="0078022A"/>
    <w:rsid w:val="00780BBD"/>
    <w:rsid w:val="00780DAC"/>
    <w:rsid w:val="00780EBA"/>
    <w:rsid w:val="007814C1"/>
    <w:rsid w:val="00781BA6"/>
    <w:rsid w:val="00782437"/>
    <w:rsid w:val="00782871"/>
    <w:rsid w:val="00782950"/>
    <w:rsid w:val="00782FC7"/>
    <w:rsid w:val="00783165"/>
    <w:rsid w:val="007838BB"/>
    <w:rsid w:val="0078481E"/>
    <w:rsid w:val="00784893"/>
    <w:rsid w:val="00784BCC"/>
    <w:rsid w:val="00784E20"/>
    <w:rsid w:val="00785648"/>
    <w:rsid w:val="0078681E"/>
    <w:rsid w:val="007876E4"/>
    <w:rsid w:val="007903DF"/>
    <w:rsid w:val="00792361"/>
    <w:rsid w:val="00792936"/>
    <w:rsid w:val="00792A99"/>
    <w:rsid w:val="00793187"/>
    <w:rsid w:val="00793ED1"/>
    <w:rsid w:val="00795155"/>
    <w:rsid w:val="00795358"/>
    <w:rsid w:val="007954DA"/>
    <w:rsid w:val="007A26B3"/>
    <w:rsid w:val="007A2A82"/>
    <w:rsid w:val="007A2D31"/>
    <w:rsid w:val="007A38F1"/>
    <w:rsid w:val="007A3B8B"/>
    <w:rsid w:val="007A3EFC"/>
    <w:rsid w:val="007A4A09"/>
    <w:rsid w:val="007A4EA7"/>
    <w:rsid w:val="007A54BA"/>
    <w:rsid w:val="007A6516"/>
    <w:rsid w:val="007A6885"/>
    <w:rsid w:val="007A6CB4"/>
    <w:rsid w:val="007A7AD7"/>
    <w:rsid w:val="007B11BF"/>
    <w:rsid w:val="007B1908"/>
    <w:rsid w:val="007B1C58"/>
    <w:rsid w:val="007B27E0"/>
    <w:rsid w:val="007B2EF8"/>
    <w:rsid w:val="007B39A8"/>
    <w:rsid w:val="007B48A8"/>
    <w:rsid w:val="007B4AAB"/>
    <w:rsid w:val="007B4F09"/>
    <w:rsid w:val="007B563A"/>
    <w:rsid w:val="007B696F"/>
    <w:rsid w:val="007B6B37"/>
    <w:rsid w:val="007B6EE0"/>
    <w:rsid w:val="007B7981"/>
    <w:rsid w:val="007B7B5E"/>
    <w:rsid w:val="007C0196"/>
    <w:rsid w:val="007C0D8B"/>
    <w:rsid w:val="007C1647"/>
    <w:rsid w:val="007C1E24"/>
    <w:rsid w:val="007C3268"/>
    <w:rsid w:val="007C3695"/>
    <w:rsid w:val="007C4020"/>
    <w:rsid w:val="007C411B"/>
    <w:rsid w:val="007C44A1"/>
    <w:rsid w:val="007C49E2"/>
    <w:rsid w:val="007C4A13"/>
    <w:rsid w:val="007C547C"/>
    <w:rsid w:val="007C57E1"/>
    <w:rsid w:val="007C5E1C"/>
    <w:rsid w:val="007C652C"/>
    <w:rsid w:val="007C65C0"/>
    <w:rsid w:val="007C6689"/>
    <w:rsid w:val="007C6771"/>
    <w:rsid w:val="007D036F"/>
    <w:rsid w:val="007D09E8"/>
    <w:rsid w:val="007D120B"/>
    <w:rsid w:val="007D2287"/>
    <w:rsid w:val="007D2616"/>
    <w:rsid w:val="007D2981"/>
    <w:rsid w:val="007D31E9"/>
    <w:rsid w:val="007D350D"/>
    <w:rsid w:val="007D434A"/>
    <w:rsid w:val="007D48A1"/>
    <w:rsid w:val="007D4D55"/>
    <w:rsid w:val="007D50EE"/>
    <w:rsid w:val="007D535B"/>
    <w:rsid w:val="007D63E8"/>
    <w:rsid w:val="007D68F4"/>
    <w:rsid w:val="007D6CFF"/>
    <w:rsid w:val="007D6F65"/>
    <w:rsid w:val="007D75AE"/>
    <w:rsid w:val="007D780F"/>
    <w:rsid w:val="007D7869"/>
    <w:rsid w:val="007E0EB0"/>
    <w:rsid w:val="007E1559"/>
    <w:rsid w:val="007E1620"/>
    <w:rsid w:val="007E19EF"/>
    <w:rsid w:val="007E1BC3"/>
    <w:rsid w:val="007E23B6"/>
    <w:rsid w:val="007E2950"/>
    <w:rsid w:val="007E336E"/>
    <w:rsid w:val="007E38C6"/>
    <w:rsid w:val="007E3A41"/>
    <w:rsid w:val="007E5894"/>
    <w:rsid w:val="007E5947"/>
    <w:rsid w:val="007E5C8E"/>
    <w:rsid w:val="007E6453"/>
    <w:rsid w:val="007E6491"/>
    <w:rsid w:val="007E6FD0"/>
    <w:rsid w:val="007E7E28"/>
    <w:rsid w:val="007E7FB2"/>
    <w:rsid w:val="007F029C"/>
    <w:rsid w:val="007F090C"/>
    <w:rsid w:val="007F23C9"/>
    <w:rsid w:val="007F271A"/>
    <w:rsid w:val="007F364A"/>
    <w:rsid w:val="007F4D00"/>
    <w:rsid w:val="007F5325"/>
    <w:rsid w:val="007F6EDC"/>
    <w:rsid w:val="007F6FAF"/>
    <w:rsid w:val="007F7A98"/>
    <w:rsid w:val="00800CE2"/>
    <w:rsid w:val="00801F38"/>
    <w:rsid w:val="008025C6"/>
    <w:rsid w:val="00802BE7"/>
    <w:rsid w:val="00804086"/>
    <w:rsid w:val="00804B60"/>
    <w:rsid w:val="008057E2"/>
    <w:rsid w:val="00805905"/>
    <w:rsid w:val="00805D35"/>
    <w:rsid w:val="008060D2"/>
    <w:rsid w:val="0080655E"/>
    <w:rsid w:val="0080672F"/>
    <w:rsid w:val="00806BEB"/>
    <w:rsid w:val="00807045"/>
    <w:rsid w:val="00807421"/>
    <w:rsid w:val="00807669"/>
    <w:rsid w:val="00810063"/>
    <w:rsid w:val="00810781"/>
    <w:rsid w:val="00810F69"/>
    <w:rsid w:val="008118B7"/>
    <w:rsid w:val="008122A1"/>
    <w:rsid w:val="00812ED0"/>
    <w:rsid w:val="00814ECA"/>
    <w:rsid w:val="008156A1"/>
    <w:rsid w:val="008158D4"/>
    <w:rsid w:val="00816230"/>
    <w:rsid w:val="008172E4"/>
    <w:rsid w:val="00817393"/>
    <w:rsid w:val="00821805"/>
    <w:rsid w:val="00821A66"/>
    <w:rsid w:val="008230B6"/>
    <w:rsid w:val="0082362F"/>
    <w:rsid w:val="00823682"/>
    <w:rsid w:val="00823A88"/>
    <w:rsid w:val="00824715"/>
    <w:rsid w:val="00824A44"/>
    <w:rsid w:val="00825AEF"/>
    <w:rsid w:val="00825CBF"/>
    <w:rsid w:val="00825F9B"/>
    <w:rsid w:val="008271FB"/>
    <w:rsid w:val="0083043D"/>
    <w:rsid w:val="00830864"/>
    <w:rsid w:val="0083165D"/>
    <w:rsid w:val="0083248B"/>
    <w:rsid w:val="00832FC6"/>
    <w:rsid w:val="0083374B"/>
    <w:rsid w:val="00833B32"/>
    <w:rsid w:val="0083426A"/>
    <w:rsid w:val="008354DF"/>
    <w:rsid w:val="00835BA8"/>
    <w:rsid w:val="008362EC"/>
    <w:rsid w:val="00836B9D"/>
    <w:rsid w:val="00840A27"/>
    <w:rsid w:val="00841476"/>
    <w:rsid w:val="00841CAA"/>
    <w:rsid w:val="00842D0D"/>
    <w:rsid w:val="00842DF1"/>
    <w:rsid w:val="00843442"/>
    <w:rsid w:val="0084380C"/>
    <w:rsid w:val="008439A3"/>
    <w:rsid w:val="008444FB"/>
    <w:rsid w:val="00844654"/>
    <w:rsid w:val="008450DC"/>
    <w:rsid w:val="0084565C"/>
    <w:rsid w:val="008471E6"/>
    <w:rsid w:val="008479E8"/>
    <w:rsid w:val="00850314"/>
    <w:rsid w:val="00850323"/>
    <w:rsid w:val="0085122C"/>
    <w:rsid w:val="00851E6C"/>
    <w:rsid w:val="00852CE3"/>
    <w:rsid w:val="00853E05"/>
    <w:rsid w:val="00854B1C"/>
    <w:rsid w:val="00854E07"/>
    <w:rsid w:val="00855ACF"/>
    <w:rsid w:val="008569B9"/>
    <w:rsid w:val="00856AD4"/>
    <w:rsid w:val="00856BFE"/>
    <w:rsid w:val="00860015"/>
    <w:rsid w:val="008603DF"/>
    <w:rsid w:val="00860520"/>
    <w:rsid w:val="00861418"/>
    <w:rsid w:val="00861A66"/>
    <w:rsid w:val="00861C70"/>
    <w:rsid w:val="008622E4"/>
    <w:rsid w:val="00863337"/>
    <w:rsid w:val="00863742"/>
    <w:rsid w:val="008637DA"/>
    <w:rsid w:val="00864221"/>
    <w:rsid w:val="008643E5"/>
    <w:rsid w:val="0086506F"/>
    <w:rsid w:val="0086543E"/>
    <w:rsid w:val="00865E46"/>
    <w:rsid w:val="0086740F"/>
    <w:rsid w:val="00867F0E"/>
    <w:rsid w:val="008703D6"/>
    <w:rsid w:val="00870B60"/>
    <w:rsid w:val="008716B3"/>
    <w:rsid w:val="00871C38"/>
    <w:rsid w:val="00871E34"/>
    <w:rsid w:val="00871EFC"/>
    <w:rsid w:val="00872099"/>
    <w:rsid w:val="00873E41"/>
    <w:rsid w:val="0087405E"/>
    <w:rsid w:val="00874699"/>
    <w:rsid w:val="008751E3"/>
    <w:rsid w:val="0087523E"/>
    <w:rsid w:val="00875963"/>
    <w:rsid w:val="00875BB2"/>
    <w:rsid w:val="0087664A"/>
    <w:rsid w:val="00876BC4"/>
    <w:rsid w:val="00876DC4"/>
    <w:rsid w:val="0087710C"/>
    <w:rsid w:val="008803C2"/>
    <w:rsid w:val="008804C7"/>
    <w:rsid w:val="0088070C"/>
    <w:rsid w:val="008814E1"/>
    <w:rsid w:val="00881806"/>
    <w:rsid w:val="0088197E"/>
    <w:rsid w:val="00881B8E"/>
    <w:rsid w:val="00881DC2"/>
    <w:rsid w:val="00881FCC"/>
    <w:rsid w:val="00882135"/>
    <w:rsid w:val="008822C8"/>
    <w:rsid w:val="008837FF"/>
    <w:rsid w:val="0088396A"/>
    <w:rsid w:val="00885B8D"/>
    <w:rsid w:val="00886E9D"/>
    <w:rsid w:val="00886F68"/>
    <w:rsid w:val="0088750E"/>
    <w:rsid w:val="00890260"/>
    <w:rsid w:val="00890BA6"/>
    <w:rsid w:val="00891B92"/>
    <w:rsid w:val="00892155"/>
    <w:rsid w:val="00893177"/>
    <w:rsid w:val="00893A0C"/>
    <w:rsid w:val="00894F0F"/>
    <w:rsid w:val="00894F38"/>
    <w:rsid w:val="00896BF3"/>
    <w:rsid w:val="0089711F"/>
    <w:rsid w:val="008973FA"/>
    <w:rsid w:val="008975AA"/>
    <w:rsid w:val="0089776F"/>
    <w:rsid w:val="0089792D"/>
    <w:rsid w:val="00897ED0"/>
    <w:rsid w:val="008A004B"/>
    <w:rsid w:val="008A1027"/>
    <w:rsid w:val="008A1470"/>
    <w:rsid w:val="008A1D5A"/>
    <w:rsid w:val="008A2173"/>
    <w:rsid w:val="008A23A5"/>
    <w:rsid w:val="008A2488"/>
    <w:rsid w:val="008A2CBC"/>
    <w:rsid w:val="008A44BC"/>
    <w:rsid w:val="008A525B"/>
    <w:rsid w:val="008A70A9"/>
    <w:rsid w:val="008A70AF"/>
    <w:rsid w:val="008A7CB7"/>
    <w:rsid w:val="008B0639"/>
    <w:rsid w:val="008B13B9"/>
    <w:rsid w:val="008B2350"/>
    <w:rsid w:val="008B2B01"/>
    <w:rsid w:val="008B30A0"/>
    <w:rsid w:val="008B3114"/>
    <w:rsid w:val="008B35AF"/>
    <w:rsid w:val="008B4B13"/>
    <w:rsid w:val="008B4DEA"/>
    <w:rsid w:val="008B66C0"/>
    <w:rsid w:val="008B672B"/>
    <w:rsid w:val="008B68A4"/>
    <w:rsid w:val="008B6BD2"/>
    <w:rsid w:val="008B73B8"/>
    <w:rsid w:val="008B7404"/>
    <w:rsid w:val="008B7AC0"/>
    <w:rsid w:val="008C0AAC"/>
    <w:rsid w:val="008C22D3"/>
    <w:rsid w:val="008C244D"/>
    <w:rsid w:val="008C2FFE"/>
    <w:rsid w:val="008C330F"/>
    <w:rsid w:val="008C3CC4"/>
    <w:rsid w:val="008C3DAF"/>
    <w:rsid w:val="008C4EFB"/>
    <w:rsid w:val="008C4F11"/>
    <w:rsid w:val="008C5253"/>
    <w:rsid w:val="008C55D6"/>
    <w:rsid w:val="008C57F3"/>
    <w:rsid w:val="008C62F8"/>
    <w:rsid w:val="008C6B6B"/>
    <w:rsid w:val="008C6F87"/>
    <w:rsid w:val="008C75F5"/>
    <w:rsid w:val="008C79C3"/>
    <w:rsid w:val="008C7F1E"/>
    <w:rsid w:val="008D0A92"/>
    <w:rsid w:val="008D11F2"/>
    <w:rsid w:val="008D2F90"/>
    <w:rsid w:val="008D4887"/>
    <w:rsid w:val="008D4DE2"/>
    <w:rsid w:val="008D4FB5"/>
    <w:rsid w:val="008D59B4"/>
    <w:rsid w:val="008D5ED2"/>
    <w:rsid w:val="008D64FA"/>
    <w:rsid w:val="008D7236"/>
    <w:rsid w:val="008D7BD6"/>
    <w:rsid w:val="008E0631"/>
    <w:rsid w:val="008E0FE8"/>
    <w:rsid w:val="008E1178"/>
    <w:rsid w:val="008E1E7A"/>
    <w:rsid w:val="008E22B2"/>
    <w:rsid w:val="008E3524"/>
    <w:rsid w:val="008E382B"/>
    <w:rsid w:val="008E3ACF"/>
    <w:rsid w:val="008E408D"/>
    <w:rsid w:val="008E40AE"/>
    <w:rsid w:val="008E757F"/>
    <w:rsid w:val="008E7A20"/>
    <w:rsid w:val="008F0BE2"/>
    <w:rsid w:val="008F1771"/>
    <w:rsid w:val="008F2125"/>
    <w:rsid w:val="008F3985"/>
    <w:rsid w:val="008F3C6C"/>
    <w:rsid w:val="008F426B"/>
    <w:rsid w:val="008F55BE"/>
    <w:rsid w:val="008F7179"/>
    <w:rsid w:val="008F74BE"/>
    <w:rsid w:val="008F75A0"/>
    <w:rsid w:val="008F7889"/>
    <w:rsid w:val="008F7F3F"/>
    <w:rsid w:val="00900C05"/>
    <w:rsid w:val="00900F66"/>
    <w:rsid w:val="00901BBD"/>
    <w:rsid w:val="00901EC7"/>
    <w:rsid w:val="009020B2"/>
    <w:rsid w:val="00902239"/>
    <w:rsid w:val="00902A46"/>
    <w:rsid w:val="0090376D"/>
    <w:rsid w:val="0090391F"/>
    <w:rsid w:val="00903FEA"/>
    <w:rsid w:val="00905502"/>
    <w:rsid w:val="009056FE"/>
    <w:rsid w:val="00907C0F"/>
    <w:rsid w:val="00907D08"/>
    <w:rsid w:val="00907E98"/>
    <w:rsid w:val="009113DB"/>
    <w:rsid w:val="009119E8"/>
    <w:rsid w:val="00911B4E"/>
    <w:rsid w:val="009123C8"/>
    <w:rsid w:val="00912468"/>
    <w:rsid w:val="00912961"/>
    <w:rsid w:val="00912997"/>
    <w:rsid w:val="0091341B"/>
    <w:rsid w:val="00914916"/>
    <w:rsid w:val="0091719D"/>
    <w:rsid w:val="009171B0"/>
    <w:rsid w:val="00917405"/>
    <w:rsid w:val="009204BB"/>
    <w:rsid w:val="009207AC"/>
    <w:rsid w:val="00920822"/>
    <w:rsid w:val="00920B19"/>
    <w:rsid w:val="009211D2"/>
    <w:rsid w:val="009211F2"/>
    <w:rsid w:val="0092134F"/>
    <w:rsid w:val="0092159E"/>
    <w:rsid w:val="009219A7"/>
    <w:rsid w:val="0092273E"/>
    <w:rsid w:val="00923516"/>
    <w:rsid w:val="00923BA7"/>
    <w:rsid w:val="00923FCA"/>
    <w:rsid w:val="00924C7D"/>
    <w:rsid w:val="00925663"/>
    <w:rsid w:val="0092618D"/>
    <w:rsid w:val="0092677F"/>
    <w:rsid w:val="009267DD"/>
    <w:rsid w:val="009270AA"/>
    <w:rsid w:val="00927C01"/>
    <w:rsid w:val="00927DD4"/>
    <w:rsid w:val="00930BB3"/>
    <w:rsid w:val="0093112F"/>
    <w:rsid w:val="00931351"/>
    <w:rsid w:val="0093142E"/>
    <w:rsid w:val="009318CA"/>
    <w:rsid w:val="00931B34"/>
    <w:rsid w:val="009329C8"/>
    <w:rsid w:val="00932CAE"/>
    <w:rsid w:val="0093382B"/>
    <w:rsid w:val="00933849"/>
    <w:rsid w:val="00933B99"/>
    <w:rsid w:val="00934053"/>
    <w:rsid w:val="00934172"/>
    <w:rsid w:val="00935B4C"/>
    <w:rsid w:val="009366E8"/>
    <w:rsid w:val="00936731"/>
    <w:rsid w:val="0093685B"/>
    <w:rsid w:val="009369B4"/>
    <w:rsid w:val="00937010"/>
    <w:rsid w:val="00937055"/>
    <w:rsid w:val="00937213"/>
    <w:rsid w:val="00937583"/>
    <w:rsid w:val="00937E2C"/>
    <w:rsid w:val="00940C5B"/>
    <w:rsid w:val="009411DD"/>
    <w:rsid w:val="00942363"/>
    <w:rsid w:val="009424CD"/>
    <w:rsid w:val="009433C5"/>
    <w:rsid w:val="00944FCD"/>
    <w:rsid w:val="009463A5"/>
    <w:rsid w:val="00946932"/>
    <w:rsid w:val="00947CDD"/>
    <w:rsid w:val="009500AA"/>
    <w:rsid w:val="00950B11"/>
    <w:rsid w:val="00950D5F"/>
    <w:rsid w:val="00950DB0"/>
    <w:rsid w:val="009510A4"/>
    <w:rsid w:val="00952B10"/>
    <w:rsid w:val="00952B8B"/>
    <w:rsid w:val="00952B9B"/>
    <w:rsid w:val="00952BF2"/>
    <w:rsid w:val="009534CF"/>
    <w:rsid w:val="00953CC3"/>
    <w:rsid w:val="00954F4E"/>
    <w:rsid w:val="00955537"/>
    <w:rsid w:val="00955980"/>
    <w:rsid w:val="00956430"/>
    <w:rsid w:val="0095648A"/>
    <w:rsid w:val="009564B1"/>
    <w:rsid w:val="00956669"/>
    <w:rsid w:val="00960FBA"/>
    <w:rsid w:val="00961E17"/>
    <w:rsid w:val="00961E8E"/>
    <w:rsid w:val="00961ED0"/>
    <w:rsid w:val="009626E8"/>
    <w:rsid w:val="009639D3"/>
    <w:rsid w:val="00963DB2"/>
    <w:rsid w:val="00964D0C"/>
    <w:rsid w:val="009655B1"/>
    <w:rsid w:val="0096600F"/>
    <w:rsid w:val="009666F4"/>
    <w:rsid w:val="009668F5"/>
    <w:rsid w:val="00967289"/>
    <w:rsid w:val="00967BF1"/>
    <w:rsid w:val="00970165"/>
    <w:rsid w:val="00970623"/>
    <w:rsid w:val="00970965"/>
    <w:rsid w:val="00971040"/>
    <w:rsid w:val="009725D0"/>
    <w:rsid w:val="00972CE1"/>
    <w:rsid w:val="00972D63"/>
    <w:rsid w:val="00973588"/>
    <w:rsid w:val="00973FA0"/>
    <w:rsid w:val="00975475"/>
    <w:rsid w:val="00975AA8"/>
    <w:rsid w:val="00975C67"/>
    <w:rsid w:val="009768D1"/>
    <w:rsid w:val="0097695A"/>
    <w:rsid w:val="009772A9"/>
    <w:rsid w:val="009802D1"/>
    <w:rsid w:val="009803E4"/>
    <w:rsid w:val="009807C2"/>
    <w:rsid w:val="00980BDD"/>
    <w:rsid w:val="00980E13"/>
    <w:rsid w:val="009813E1"/>
    <w:rsid w:val="00981A3B"/>
    <w:rsid w:val="0098266F"/>
    <w:rsid w:val="00982994"/>
    <w:rsid w:val="00982EA7"/>
    <w:rsid w:val="00983B7B"/>
    <w:rsid w:val="009845E2"/>
    <w:rsid w:val="00984897"/>
    <w:rsid w:val="00985C2F"/>
    <w:rsid w:val="009870E8"/>
    <w:rsid w:val="00987441"/>
    <w:rsid w:val="00990EEE"/>
    <w:rsid w:val="0099256C"/>
    <w:rsid w:val="009931A8"/>
    <w:rsid w:val="009934B8"/>
    <w:rsid w:val="00993A9B"/>
    <w:rsid w:val="00993E01"/>
    <w:rsid w:val="009940BA"/>
    <w:rsid w:val="00995291"/>
    <w:rsid w:val="00995E84"/>
    <w:rsid w:val="009961DE"/>
    <w:rsid w:val="0099751A"/>
    <w:rsid w:val="009977D3"/>
    <w:rsid w:val="009A02AF"/>
    <w:rsid w:val="009A0330"/>
    <w:rsid w:val="009A059A"/>
    <w:rsid w:val="009A1945"/>
    <w:rsid w:val="009A1B71"/>
    <w:rsid w:val="009A2419"/>
    <w:rsid w:val="009A2A20"/>
    <w:rsid w:val="009A2C52"/>
    <w:rsid w:val="009A2C96"/>
    <w:rsid w:val="009A31B7"/>
    <w:rsid w:val="009A3444"/>
    <w:rsid w:val="009A39B4"/>
    <w:rsid w:val="009A4DEA"/>
    <w:rsid w:val="009A5713"/>
    <w:rsid w:val="009A5FA8"/>
    <w:rsid w:val="009A5FFE"/>
    <w:rsid w:val="009A64CB"/>
    <w:rsid w:val="009A6580"/>
    <w:rsid w:val="009A78FE"/>
    <w:rsid w:val="009A7CBC"/>
    <w:rsid w:val="009A7D1A"/>
    <w:rsid w:val="009A7F2E"/>
    <w:rsid w:val="009A7F42"/>
    <w:rsid w:val="009B0D10"/>
    <w:rsid w:val="009B13EB"/>
    <w:rsid w:val="009B2630"/>
    <w:rsid w:val="009B2D84"/>
    <w:rsid w:val="009B4DD4"/>
    <w:rsid w:val="009B5488"/>
    <w:rsid w:val="009B5CF7"/>
    <w:rsid w:val="009B6CB1"/>
    <w:rsid w:val="009B72F4"/>
    <w:rsid w:val="009B79A5"/>
    <w:rsid w:val="009C0A70"/>
    <w:rsid w:val="009C123B"/>
    <w:rsid w:val="009C2CD4"/>
    <w:rsid w:val="009C30B6"/>
    <w:rsid w:val="009C4317"/>
    <w:rsid w:val="009C5309"/>
    <w:rsid w:val="009C585F"/>
    <w:rsid w:val="009C5D2B"/>
    <w:rsid w:val="009C5F85"/>
    <w:rsid w:val="009C6A8E"/>
    <w:rsid w:val="009C6C0F"/>
    <w:rsid w:val="009C6C8D"/>
    <w:rsid w:val="009C7E4A"/>
    <w:rsid w:val="009D0889"/>
    <w:rsid w:val="009D0D27"/>
    <w:rsid w:val="009D1122"/>
    <w:rsid w:val="009D130A"/>
    <w:rsid w:val="009D13EA"/>
    <w:rsid w:val="009D1A48"/>
    <w:rsid w:val="009D1CD5"/>
    <w:rsid w:val="009D23F2"/>
    <w:rsid w:val="009D2CED"/>
    <w:rsid w:val="009D3239"/>
    <w:rsid w:val="009D45C0"/>
    <w:rsid w:val="009D465F"/>
    <w:rsid w:val="009D4B51"/>
    <w:rsid w:val="009D5002"/>
    <w:rsid w:val="009D57A9"/>
    <w:rsid w:val="009D5876"/>
    <w:rsid w:val="009D63AF"/>
    <w:rsid w:val="009D6727"/>
    <w:rsid w:val="009D6DDB"/>
    <w:rsid w:val="009E12C5"/>
    <w:rsid w:val="009E12F5"/>
    <w:rsid w:val="009E1D56"/>
    <w:rsid w:val="009E251D"/>
    <w:rsid w:val="009E262B"/>
    <w:rsid w:val="009E296B"/>
    <w:rsid w:val="009E36F7"/>
    <w:rsid w:val="009E3F05"/>
    <w:rsid w:val="009E4B09"/>
    <w:rsid w:val="009E574B"/>
    <w:rsid w:val="009E7265"/>
    <w:rsid w:val="009F019B"/>
    <w:rsid w:val="009F0952"/>
    <w:rsid w:val="009F1534"/>
    <w:rsid w:val="009F220F"/>
    <w:rsid w:val="009F2645"/>
    <w:rsid w:val="009F2646"/>
    <w:rsid w:val="009F31F7"/>
    <w:rsid w:val="009F383B"/>
    <w:rsid w:val="009F4BD6"/>
    <w:rsid w:val="009F4C4B"/>
    <w:rsid w:val="009F4F19"/>
    <w:rsid w:val="009F5CC3"/>
    <w:rsid w:val="009F5D20"/>
    <w:rsid w:val="009F60EC"/>
    <w:rsid w:val="009F66E0"/>
    <w:rsid w:val="009F67F1"/>
    <w:rsid w:val="00A00961"/>
    <w:rsid w:val="00A01592"/>
    <w:rsid w:val="00A018DC"/>
    <w:rsid w:val="00A026CC"/>
    <w:rsid w:val="00A0428C"/>
    <w:rsid w:val="00A04360"/>
    <w:rsid w:val="00A04534"/>
    <w:rsid w:val="00A04A05"/>
    <w:rsid w:val="00A10FBD"/>
    <w:rsid w:val="00A1320E"/>
    <w:rsid w:val="00A13581"/>
    <w:rsid w:val="00A13CCF"/>
    <w:rsid w:val="00A13E04"/>
    <w:rsid w:val="00A143C8"/>
    <w:rsid w:val="00A1441A"/>
    <w:rsid w:val="00A15547"/>
    <w:rsid w:val="00A1565F"/>
    <w:rsid w:val="00A15CB2"/>
    <w:rsid w:val="00A15D1D"/>
    <w:rsid w:val="00A15F3B"/>
    <w:rsid w:val="00A15FB7"/>
    <w:rsid w:val="00A1761D"/>
    <w:rsid w:val="00A176C0"/>
    <w:rsid w:val="00A20766"/>
    <w:rsid w:val="00A21401"/>
    <w:rsid w:val="00A23914"/>
    <w:rsid w:val="00A242B7"/>
    <w:rsid w:val="00A24AF5"/>
    <w:rsid w:val="00A25439"/>
    <w:rsid w:val="00A25BE2"/>
    <w:rsid w:val="00A26183"/>
    <w:rsid w:val="00A27389"/>
    <w:rsid w:val="00A27537"/>
    <w:rsid w:val="00A27DCA"/>
    <w:rsid w:val="00A30B8F"/>
    <w:rsid w:val="00A312D2"/>
    <w:rsid w:val="00A32289"/>
    <w:rsid w:val="00A32304"/>
    <w:rsid w:val="00A33C1A"/>
    <w:rsid w:val="00A33DA2"/>
    <w:rsid w:val="00A35844"/>
    <w:rsid w:val="00A366F0"/>
    <w:rsid w:val="00A367F3"/>
    <w:rsid w:val="00A36A6F"/>
    <w:rsid w:val="00A36CAD"/>
    <w:rsid w:val="00A370E2"/>
    <w:rsid w:val="00A3729A"/>
    <w:rsid w:val="00A3770B"/>
    <w:rsid w:val="00A37B3E"/>
    <w:rsid w:val="00A37CD1"/>
    <w:rsid w:val="00A40E45"/>
    <w:rsid w:val="00A41737"/>
    <w:rsid w:val="00A4306D"/>
    <w:rsid w:val="00A43BB5"/>
    <w:rsid w:val="00A44677"/>
    <w:rsid w:val="00A4524E"/>
    <w:rsid w:val="00A4534F"/>
    <w:rsid w:val="00A45460"/>
    <w:rsid w:val="00A45938"/>
    <w:rsid w:val="00A45DDB"/>
    <w:rsid w:val="00A465B3"/>
    <w:rsid w:val="00A4717A"/>
    <w:rsid w:val="00A47D6B"/>
    <w:rsid w:val="00A501AE"/>
    <w:rsid w:val="00A50CAD"/>
    <w:rsid w:val="00A50E79"/>
    <w:rsid w:val="00A50FDA"/>
    <w:rsid w:val="00A514A6"/>
    <w:rsid w:val="00A51A70"/>
    <w:rsid w:val="00A524CE"/>
    <w:rsid w:val="00A532AF"/>
    <w:rsid w:val="00A53A8E"/>
    <w:rsid w:val="00A53CC7"/>
    <w:rsid w:val="00A54436"/>
    <w:rsid w:val="00A54C49"/>
    <w:rsid w:val="00A550E8"/>
    <w:rsid w:val="00A57558"/>
    <w:rsid w:val="00A57D28"/>
    <w:rsid w:val="00A57EEA"/>
    <w:rsid w:val="00A60384"/>
    <w:rsid w:val="00A60C7B"/>
    <w:rsid w:val="00A613C3"/>
    <w:rsid w:val="00A617E8"/>
    <w:rsid w:val="00A63021"/>
    <w:rsid w:val="00A63597"/>
    <w:rsid w:val="00A64BA0"/>
    <w:rsid w:val="00A650F3"/>
    <w:rsid w:val="00A65981"/>
    <w:rsid w:val="00A66568"/>
    <w:rsid w:val="00A672E3"/>
    <w:rsid w:val="00A6777D"/>
    <w:rsid w:val="00A70A26"/>
    <w:rsid w:val="00A70D1F"/>
    <w:rsid w:val="00A71A57"/>
    <w:rsid w:val="00A72C27"/>
    <w:rsid w:val="00A73593"/>
    <w:rsid w:val="00A73B81"/>
    <w:rsid w:val="00A73D81"/>
    <w:rsid w:val="00A74204"/>
    <w:rsid w:val="00A74B14"/>
    <w:rsid w:val="00A7657E"/>
    <w:rsid w:val="00A76862"/>
    <w:rsid w:val="00A77E1B"/>
    <w:rsid w:val="00A84191"/>
    <w:rsid w:val="00A84698"/>
    <w:rsid w:val="00A84A2A"/>
    <w:rsid w:val="00A862D2"/>
    <w:rsid w:val="00A90794"/>
    <w:rsid w:val="00A90A1F"/>
    <w:rsid w:val="00A92134"/>
    <w:rsid w:val="00A924D4"/>
    <w:rsid w:val="00A92E43"/>
    <w:rsid w:val="00A936DC"/>
    <w:rsid w:val="00A948B1"/>
    <w:rsid w:val="00A94FEC"/>
    <w:rsid w:val="00A967A7"/>
    <w:rsid w:val="00A96C67"/>
    <w:rsid w:val="00A9745F"/>
    <w:rsid w:val="00A9765F"/>
    <w:rsid w:val="00A97C77"/>
    <w:rsid w:val="00A97CDB"/>
    <w:rsid w:val="00AA0366"/>
    <w:rsid w:val="00AA121A"/>
    <w:rsid w:val="00AA1305"/>
    <w:rsid w:val="00AA2025"/>
    <w:rsid w:val="00AA2723"/>
    <w:rsid w:val="00AA2A47"/>
    <w:rsid w:val="00AA2A7F"/>
    <w:rsid w:val="00AA3092"/>
    <w:rsid w:val="00AA321D"/>
    <w:rsid w:val="00AA324D"/>
    <w:rsid w:val="00AA32D1"/>
    <w:rsid w:val="00AA3495"/>
    <w:rsid w:val="00AA353F"/>
    <w:rsid w:val="00AA37B6"/>
    <w:rsid w:val="00AA3B7B"/>
    <w:rsid w:val="00AA4FE9"/>
    <w:rsid w:val="00AA5E07"/>
    <w:rsid w:val="00AA5F20"/>
    <w:rsid w:val="00AA6F5B"/>
    <w:rsid w:val="00AA70B4"/>
    <w:rsid w:val="00AA7605"/>
    <w:rsid w:val="00AA765E"/>
    <w:rsid w:val="00AA76E2"/>
    <w:rsid w:val="00AA7D4C"/>
    <w:rsid w:val="00AA7ED4"/>
    <w:rsid w:val="00AB07A4"/>
    <w:rsid w:val="00AB1816"/>
    <w:rsid w:val="00AB26AC"/>
    <w:rsid w:val="00AB2C87"/>
    <w:rsid w:val="00AB3923"/>
    <w:rsid w:val="00AB39E6"/>
    <w:rsid w:val="00AB41CE"/>
    <w:rsid w:val="00AB508D"/>
    <w:rsid w:val="00AB5A32"/>
    <w:rsid w:val="00AB601A"/>
    <w:rsid w:val="00AB62B1"/>
    <w:rsid w:val="00AB66A4"/>
    <w:rsid w:val="00AB71D9"/>
    <w:rsid w:val="00AB75DA"/>
    <w:rsid w:val="00AC0A43"/>
    <w:rsid w:val="00AC0B6A"/>
    <w:rsid w:val="00AC14C3"/>
    <w:rsid w:val="00AC1A1E"/>
    <w:rsid w:val="00AC1A23"/>
    <w:rsid w:val="00AC1E8C"/>
    <w:rsid w:val="00AC230E"/>
    <w:rsid w:val="00AC3031"/>
    <w:rsid w:val="00AC4C61"/>
    <w:rsid w:val="00AC65EB"/>
    <w:rsid w:val="00AC6960"/>
    <w:rsid w:val="00AD139E"/>
    <w:rsid w:val="00AD149F"/>
    <w:rsid w:val="00AD1946"/>
    <w:rsid w:val="00AD252F"/>
    <w:rsid w:val="00AD2DE5"/>
    <w:rsid w:val="00AD3564"/>
    <w:rsid w:val="00AD3F43"/>
    <w:rsid w:val="00AD4BE8"/>
    <w:rsid w:val="00AD4D3F"/>
    <w:rsid w:val="00AD55F9"/>
    <w:rsid w:val="00AD56C2"/>
    <w:rsid w:val="00AD5B06"/>
    <w:rsid w:val="00AD6853"/>
    <w:rsid w:val="00AD6CE2"/>
    <w:rsid w:val="00AD753A"/>
    <w:rsid w:val="00AE022E"/>
    <w:rsid w:val="00AE0A77"/>
    <w:rsid w:val="00AE0FA0"/>
    <w:rsid w:val="00AE241E"/>
    <w:rsid w:val="00AE278E"/>
    <w:rsid w:val="00AE2916"/>
    <w:rsid w:val="00AE3241"/>
    <w:rsid w:val="00AE400C"/>
    <w:rsid w:val="00AE4A34"/>
    <w:rsid w:val="00AE53B5"/>
    <w:rsid w:val="00AE7A3E"/>
    <w:rsid w:val="00AE7C04"/>
    <w:rsid w:val="00AF028E"/>
    <w:rsid w:val="00AF04AF"/>
    <w:rsid w:val="00AF0ED0"/>
    <w:rsid w:val="00AF15E9"/>
    <w:rsid w:val="00AF18CE"/>
    <w:rsid w:val="00AF2AE8"/>
    <w:rsid w:val="00AF379C"/>
    <w:rsid w:val="00AF3FB1"/>
    <w:rsid w:val="00AF45B1"/>
    <w:rsid w:val="00AF4BC2"/>
    <w:rsid w:val="00AF571A"/>
    <w:rsid w:val="00AF5E22"/>
    <w:rsid w:val="00AF65B3"/>
    <w:rsid w:val="00AF6A52"/>
    <w:rsid w:val="00AF6D0E"/>
    <w:rsid w:val="00B00022"/>
    <w:rsid w:val="00B00A55"/>
    <w:rsid w:val="00B00B58"/>
    <w:rsid w:val="00B01011"/>
    <w:rsid w:val="00B04394"/>
    <w:rsid w:val="00B0464C"/>
    <w:rsid w:val="00B05847"/>
    <w:rsid w:val="00B05926"/>
    <w:rsid w:val="00B05D37"/>
    <w:rsid w:val="00B12046"/>
    <w:rsid w:val="00B128C6"/>
    <w:rsid w:val="00B14EA1"/>
    <w:rsid w:val="00B15756"/>
    <w:rsid w:val="00B15843"/>
    <w:rsid w:val="00B15A93"/>
    <w:rsid w:val="00B15E60"/>
    <w:rsid w:val="00B16A5D"/>
    <w:rsid w:val="00B16AF4"/>
    <w:rsid w:val="00B16D95"/>
    <w:rsid w:val="00B175D7"/>
    <w:rsid w:val="00B17ABB"/>
    <w:rsid w:val="00B17D24"/>
    <w:rsid w:val="00B2010E"/>
    <w:rsid w:val="00B2127D"/>
    <w:rsid w:val="00B213DF"/>
    <w:rsid w:val="00B21576"/>
    <w:rsid w:val="00B22992"/>
    <w:rsid w:val="00B22D46"/>
    <w:rsid w:val="00B22EB8"/>
    <w:rsid w:val="00B24220"/>
    <w:rsid w:val="00B24C2B"/>
    <w:rsid w:val="00B24DFB"/>
    <w:rsid w:val="00B24ECA"/>
    <w:rsid w:val="00B25273"/>
    <w:rsid w:val="00B25ADA"/>
    <w:rsid w:val="00B2676E"/>
    <w:rsid w:val="00B26848"/>
    <w:rsid w:val="00B27025"/>
    <w:rsid w:val="00B30451"/>
    <w:rsid w:val="00B305C1"/>
    <w:rsid w:val="00B3089F"/>
    <w:rsid w:val="00B30C02"/>
    <w:rsid w:val="00B30DD5"/>
    <w:rsid w:val="00B31024"/>
    <w:rsid w:val="00B328D6"/>
    <w:rsid w:val="00B32967"/>
    <w:rsid w:val="00B332CE"/>
    <w:rsid w:val="00B33373"/>
    <w:rsid w:val="00B33374"/>
    <w:rsid w:val="00B33447"/>
    <w:rsid w:val="00B337DA"/>
    <w:rsid w:val="00B34296"/>
    <w:rsid w:val="00B354EE"/>
    <w:rsid w:val="00B37370"/>
    <w:rsid w:val="00B40263"/>
    <w:rsid w:val="00B40BB7"/>
    <w:rsid w:val="00B41756"/>
    <w:rsid w:val="00B41765"/>
    <w:rsid w:val="00B41835"/>
    <w:rsid w:val="00B41B52"/>
    <w:rsid w:val="00B4332C"/>
    <w:rsid w:val="00B44043"/>
    <w:rsid w:val="00B44922"/>
    <w:rsid w:val="00B45877"/>
    <w:rsid w:val="00B45F24"/>
    <w:rsid w:val="00B468CF"/>
    <w:rsid w:val="00B474F0"/>
    <w:rsid w:val="00B478D7"/>
    <w:rsid w:val="00B505ED"/>
    <w:rsid w:val="00B516D2"/>
    <w:rsid w:val="00B517F0"/>
    <w:rsid w:val="00B5189C"/>
    <w:rsid w:val="00B52322"/>
    <w:rsid w:val="00B524CF"/>
    <w:rsid w:val="00B52A27"/>
    <w:rsid w:val="00B5316C"/>
    <w:rsid w:val="00B53478"/>
    <w:rsid w:val="00B54743"/>
    <w:rsid w:val="00B55343"/>
    <w:rsid w:val="00B55EB5"/>
    <w:rsid w:val="00B56255"/>
    <w:rsid w:val="00B56C1C"/>
    <w:rsid w:val="00B56E99"/>
    <w:rsid w:val="00B578E8"/>
    <w:rsid w:val="00B601B6"/>
    <w:rsid w:val="00B60E4D"/>
    <w:rsid w:val="00B63077"/>
    <w:rsid w:val="00B630F0"/>
    <w:rsid w:val="00B63CEB"/>
    <w:rsid w:val="00B64950"/>
    <w:rsid w:val="00B65581"/>
    <w:rsid w:val="00B65DC4"/>
    <w:rsid w:val="00B66559"/>
    <w:rsid w:val="00B66972"/>
    <w:rsid w:val="00B67569"/>
    <w:rsid w:val="00B67935"/>
    <w:rsid w:val="00B704F6"/>
    <w:rsid w:val="00B7063A"/>
    <w:rsid w:val="00B70C0D"/>
    <w:rsid w:val="00B71EF9"/>
    <w:rsid w:val="00B72190"/>
    <w:rsid w:val="00B7292E"/>
    <w:rsid w:val="00B72AFF"/>
    <w:rsid w:val="00B72B4D"/>
    <w:rsid w:val="00B72BCC"/>
    <w:rsid w:val="00B741A6"/>
    <w:rsid w:val="00B74F8D"/>
    <w:rsid w:val="00B75239"/>
    <w:rsid w:val="00B77092"/>
    <w:rsid w:val="00B774A2"/>
    <w:rsid w:val="00B804E1"/>
    <w:rsid w:val="00B807F6"/>
    <w:rsid w:val="00B80CB0"/>
    <w:rsid w:val="00B80D45"/>
    <w:rsid w:val="00B8128F"/>
    <w:rsid w:val="00B8149C"/>
    <w:rsid w:val="00B81CAA"/>
    <w:rsid w:val="00B82160"/>
    <w:rsid w:val="00B82DBB"/>
    <w:rsid w:val="00B830F3"/>
    <w:rsid w:val="00B83569"/>
    <w:rsid w:val="00B84E78"/>
    <w:rsid w:val="00B85EA6"/>
    <w:rsid w:val="00B87489"/>
    <w:rsid w:val="00B874A8"/>
    <w:rsid w:val="00B87C42"/>
    <w:rsid w:val="00B87CC0"/>
    <w:rsid w:val="00B901D3"/>
    <w:rsid w:val="00B90903"/>
    <w:rsid w:val="00B90ADA"/>
    <w:rsid w:val="00B91FE1"/>
    <w:rsid w:val="00B92FC8"/>
    <w:rsid w:val="00B931DF"/>
    <w:rsid w:val="00B93F4E"/>
    <w:rsid w:val="00B94295"/>
    <w:rsid w:val="00B94399"/>
    <w:rsid w:val="00B949CC"/>
    <w:rsid w:val="00B94D27"/>
    <w:rsid w:val="00B94FE4"/>
    <w:rsid w:val="00B95208"/>
    <w:rsid w:val="00B95305"/>
    <w:rsid w:val="00B95348"/>
    <w:rsid w:val="00B961D8"/>
    <w:rsid w:val="00B96785"/>
    <w:rsid w:val="00B972EF"/>
    <w:rsid w:val="00B97403"/>
    <w:rsid w:val="00B9753A"/>
    <w:rsid w:val="00B97611"/>
    <w:rsid w:val="00B97E0B"/>
    <w:rsid w:val="00BA069B"/>
    <w:rsid w:val="00BA092C"/>
    <w:rsid w:val="00BA0D38"/>
    <w:rsid w:val="00BA3EB1"/>
    <w:rsid w:val="00BA610D"/>
    <w:rsid w:val="00BA65CD"/>
    <w:rsid w:val="00BB03BC"/>
    <w:rsid w:val="00BB0C0E"/>
    <w:rsid w:val="00BB0E8C"/>
    <w:rsid w:val="00BB16F4"/>
    <w:rsid w:val="00BB240B"/>
    <w:rsid w:val="00BB2CA4"/>
    <w:rsid w:val="00BB378D"/>
    <w:rsid w:val="00BB423B"/>
    <w:rsid w:val="00BB42A4"/>
    <w:rsid w:val="00BB44FD"/>
    <w:rsid w:val="00BB47BF"/>
    <w:rsid w:val="00BB5155"/>
    <w:rsid w:val="00BB5987"/>
    <w:rsid w:val="00BB5DC2"/>
    <w:rsid w:val="00BB6D35"/>
    <w:rsid w:val="00BB7181"/>
    <w:rsid w:val="00BB73EE"/>
    <w:rsid w:val="00BB793B"/>
    <w:rsid w:val="00BC0C42"/>
    <w:rsid w:val="00BC0C48"/>
    <w:rsid w:val="00BC0DA6"/>
    <w:rsid w:val="00BC16F9"/>
    <w:rsid w:val="00BC2125"/>
    <w:rsid w:val="00BC23CB"/>
    <w:rsid w:val="00BC33B0"/>
    <w:rsid w:val="00BC3D4B"/>
    <w:rsid w:val="00BC4394"/>
    <w:rsid w:val="00BC5381"/>
    <w:rsid w:val="00BC5689"/>
    <w:rsid w:val="00BC632F"/>
    <w:rsid w:val="00BC7BAB"/>
    <w:rsid w:val="00BD0115"/>
    <w:rsid w:val="00BD0B15"/>
    <w:rsid w:val="00BD0C31"/>
    <w:rsid w:val="00BD1076"/>
    <w:rsid w:val="00BD1306"/>
    <w:rsid w:val="00BD1F75"/>
    <w:rsid w:val="00BD2DE5"/>
    <w:rsid w:val="00BD3481"/>
    <w:rsid w:val="00BD4F88"/>
    <w:rsid w:val="00BD6E95"/>
    <w:rsid w:val="00BD73A6"/>
    <w:rsid w:val="00BD794D"/>
    <w:rsid w:val="00BE0054"/>
    <w:rsid w:val="00BE0525"/>
    <w:rsid w:val="00BE0957"/>
    <w:rsid w:val="00BE0BD0"/>
    <w:rsid w:val="00BE0DD1"/>
    <w:rsid w:val="00BE12F6"/>
    <w:rsid w:val="00BE1787"/>
    <w:rsid w:val="00BE1C94"/>
    <w:rsid w:val="00BE1F0C"/>
    <w:rsid w:val="00BE24E8"/>
    <w:rsid w:val="00BE26A1"/>
    <w:rsid w:val="00BE3A4E"/>
    <w:rsid w:val="00BE4C8A"/>
    <w:rsid w:val="00BE4F6A"/>
    <w:rsid w:val="00BE54B0"/>
    <w:rsid w:val="00BE5A04"/>
    <w:rsid w:val="00BE5EF3"/>
    <w:rsid w:val="00BE662E"/>
    <w:rsid w:val="00BE6A99"/>
    <w:rsid w:val="00BE6BDF"/>
    <w:rsid w:val="00BE6C48"/>
    <w:rsid w:val="00BE6FE7"/>
    <w:rsid w:val="00BE749D"/>
    <w:rsid w:val="00BE76A6"/>
    <w:rsid w:val="00BE79B3"/>
    <w:rsid w:val="00BE7FDA"/>
    <w:rsid w:val="00BF016C"/>
    <w:rsid w:val="00BF0387"/>
    <w:rsid w:val="00BF04A7"/>
    <w:rsid w:val="00BF0518"/>
    <w:rsid w:val="00BF0741"/>
    <w:rsid w:val="00BF1DE8"/>
    <w:rsid w:val="00BF2181"/>
    <w:rsid w:val="00BF2A65"/>
    <w:rsid w:val="00BF2E7B"/>
    <w:rsid w:val="00BF2FD2"/>
    <w:rsid w:val="00BF363B"/>
    <w:rsid w:val="00BF3B85"/>
    <w:rsid w:val="00BF404D"/>
    <w:rsid w:val="00BF42FF"/>
    <w:rsid w:val="00BF521B"/>
    <w:rsid w:val="00BF52CB"/>
    <w:rsid w:val="00BF52D8"/>
    <w:rsid w:val="00BF5792"/>
    <w:rsid w:val="00BF589E"/>
    <w:rsid w:val="00BF5DF6"/>
    <w:rsid w:val="00BF6600"/>
    <w:rsid w:val="00BF7049"/>
    <w:rsid w:val="00BF72DA"/>
    <w:rsid w:val="00C01A08"/>
    <w:rsid w:val="00C02EAD"/>
    <w:rsid w:val="00C039AD"/>
    <w:rsid w:val="00C03CEB"/>
    <w:rsid w:val="00C04490"/>
    <w:rsid w:val="00C052A9"/>
    <w:rsid w:val="00C0626E"/>
    <w:rsid w:val="00C06662"/>
    <w:rsid w:val="00C07353"/>
    <w:rsid w:val="00C07616"/>
    <w:rsid w:val="00C07B76"/>
    <w:rsid w:val="00C07C20"/>
    <w:rsid w:val="00C10323"/>
    <w:rsid w:val="00C11826"/>
    <w:rsid w:val="00C11987"/>
    <w:rsid w:val="00C13306"/>
    <w:rsid w:val="00C13C15"/>
    <w:rsid w:val="00C14751"/>
    <w:rsid w:val="00C148FC"/>
    <w:rsid w:val="00C14D9E"/>
    <w:rsid w:val="00C15DBA"/>
    <w:rsid w:val="00C15E55"/>
    <w:rsid w:val="00C162B1"/>
    <w:rsid w:val="00C17653"/>
    <w:rsid w:val="00C17F58"/>
    <w:rsid w:val="00C17F9F"/>
    <w:rsid w:val="00C2043E"/>
    <w:rsid w:val="00C20B35"/>
    <w:rsid w:val="00C21BE0"/>
    <w:rsid w:val="00C21E08"/>
    <w:rsid w:val="00C22517"/>
    <w:rsid w:val="00C225BC"/>
    <w:rsid w:val="00C23349"/>
    <w:rsid w:val="00C23C1F"/>
    <w:rsid w:val="00C23C9B"/>
    <w:rsid w:val="00C250FD"/>
    <w:rsid w:val="00C25A6E"/>
    <w:rsid w:val="00C25E4A"/>
    <w:rsid w:val="00C2672E"/>
    <w:rsid w:val="00C276B2"/>
    <w:rsid w:val="00C276E6"/>
    <w:rsid w:val="00C27FE1"/>
    <w:rsid w:val="00C302E3"/>
    <w:rsid w:val="00C31330"/>
    <w:rsid w:val="00C3226D"/>
    <w:rsid w:val="00C32D2A"/>
    <w:rsid w:val="00C32E94"/>
    <w:rsid w:val="00C35305"/>
    <w:rsid w:val="00C3699E"/>
    <w:rsid w:val="00C40302"/>
    <w:rsid w:val="00C406BC"/>
    <w:rsid w:val="00C41DD9"/>
    <w:rsid w:val="00C41E3C"/>
    <w:rsid w:val="00C429C2"/>
    <w:rsid w:val="00C43EAA"/>
    <w:rsid w:val="00C43FC9"/>
    <w:rsid w:val="00C44D59"/>
    <w:rsid w:val="00C45903"/>
    <w:rsid w:val="00C45B8B"/>
    <w:rsid w:val="00C46123"/>
    <w:rsid w:val="00C4618C"/>
    <w:rsid w:val="00C462AD"/>
    <w:rsid w:val="00C46336"/>
    <w:rsid w:val="00C46374"/>
    <w:rsid w:val="00C466A6"/>
    <w:rsid w:val="00C47B44"/>
    <w:rsid w:val="00C523FA"/>
    <w:rsid w:val="00C527D3"/>
    <w:rsid w:val="00C54B3D"/>
    <w:rsid w:val="00C54FA6"/>
    <w:rsid w:val="00C5518D"/>
    <w:rsid w:val="00C55362"/>
    <w:rsid w:val="00C55435"/>
    <w:rsid w:val="00C5559E"/>
    <w:rsid w:val="00C56828"/>
    <w:rsid w:val="00C56CA1"/>
    <w:rsid w:val="00C56F49"/>
    <w:rsid w:val="00C61214"/>
    <w:rsid w:val="00C61236"/>
    <w:rsid w:val="00C624AB"/>
    <w:rsid w:val="00C62565"/>
    <w:rsid w:val="00C6276F"/>
    <w:rsid w:val="00C637B8"/>
    <w:rsid w:val="00C64F44"/>
    <w:rsid w:val="00C6566E"/>
    <w:rsid w:val="00C656D3"/>
    <w:rsid w:val="00C661AA"/>
    <w:rsid w:val="00C669C4"/>
    <w:rsid w:val="00C66EF5"/>
    <w:rsid w:val="00C678F0"/>
    <w:rsid w:val="00C67C3F"/>
    <w:rsid w:val="00C7021D"/>
    <w:rsid w:val="00C702FB"/>
    <w:rsid w:val="00C7048C"/>
    <w:rsid w:val="00C71614"/>
    <w:rsid w:val="00C71FB4"/>
    <w:rsid w:val="00C72020"/>
    <w:rsid w:val="00C722AB"/>
    <w:rsid w:val="00C7252D"/>
    <w:rsid w:val="00C725B4"/>
    <w:rsid w:val="00C725CB"/>
    <w:rsid w:val="00C727AB"/>
    <w:rsid w:val="00C74379"/>
    <w:rsid w:val="00C74A0E"/>
    <w:rsid w:val="00C753B4"/>
    <w:rsid w:val="00C756AC"/>
    <w:rsid w:val="00C756E2"/>
    <w:rsid w:val="00C75A1F"/>
    <w:rsid w:val="00C76503"/>
    <w:rsid w:val="00C76F07"/>
    <w:rsid w:val="00C770F7"/>
    <w:rsid w:val="00C776CA"/>
    <w:rsid w:val="00C77B30"/>
    <w:rsid w:val="00C77D9D"/>
    <w:rsid w:val="00C80F25"/>
    <w:rsid w:val="00C81083"/>
    <w:rsid w:val="00C8149F"/>
    <w:rsid w:val="00C81E24"/>
    <w:rsid w:val="00C81FF1"/>
    <w:rsid w:val="00C8352C"/>
    <w:rsid w:val="00C8384E"/>
    <w:rsid w:val="00C847A9"/>
    <w:rsid w:val="00C84ACD"/>
    <w:rsid w:val="00C84DE4"/>
    <w:rsid w:val="00C85920"/>
    <w:rsid w:val="00C8595D"/>
    <w:rsid w:val="00C87167"/>
    <w:rsid w:val="00C90C80"/>
    <w:rsid w:val="00C91150"/>
    <w:rsid w:val="00C912DD"/>
    <w:rsid w:val="00C9187E"/>
    <w:rsid w:val="00C91A19"/>
    <w:rsid w:val="00C91D63"/>
    <w:rsid w:val="00C92009"/>
    <w:rsid w:val="00C9204A"/>
    <w:rsid w:val="00C9251C"/>
    <w:rsid w:val="00C95C16"/>
    <w:rsid w:val="00C967CD"/>
    <w:rsid w:val="00C96D32"/>
    <w:rsid w:val="00CA045F"/>
    <w:rsid w:val="00CA0ECF"/>
    <w:rsid w:val="00CA1143"/>
    <w:rsid w:val="00CA1971"/>
    <w:rsid w:val="00CA1B37"/>
    <w:rsid w:val="00CA1B3F"/>
    <w:rsid w:val="00CA1DD9"/>
    <w:rsid w:val="00CA2C41"/>
    <w:rsid w:val="00CA31BA"/>
    <w:rsid w:val="00CA3666"/>
    <w:rsid w:val="00CA3BE9"/>
    <w:rsid w:val="00CA3C0F"/>
    <w:rsid w:val="00CA3ED3"/>
    <w:rsid w:val="00CA659E"/>
    <w:rsid w:val="00CA6887"/>
    <w:rsid w:val="00CB051F"/>
    <w:rsid w:val="00CB0AAD"/>
    <w:rsid w:val="00CB146A"/>
    <w:rsid w:val="00CB1602"/>
    <w:rsid w:val="00CB18D1"/>
    <w:rsid w:val="00CB1EC0"/>
    <w:rsid w:val="00CB2878"/>
    <w:rsid w:val="00CB2ACD"/>
    <w:rsid w:val="00CB4356"/>
    <w:rsid w:val="00CB63EC"/>
    <w:rsid w:val="00CB65B6"/>
    <w:rsid w:val="00CB6B95"/>
    <w:rsid w:val="00CB7082"/>
    <w:rsid w:val="00CB72AF"/>
    <w:rsid w:val="00CB72C0"/>
    <w:rsid w:val="00CB7BC2"/>
    <w:rsid w:val="00CC0204"/>
    <w:rsid w:val="00CC04AF"/>
    <w:rsid w:val="00CC094D"/>
    <w:rsid w:val="00CC0F3C"/>
    <w:rsid w:val="00CC1504"/>
    <w:rsid w:val="00CC3DEB"/>
    <w:rsid w:val="00CC417B"/>
    <w:rsid w:val="00CC49DD"/>
    <w:rsid w:val="00CC55B6"/>
    <w:rsid w:val="00CC56A5"/>
    <w:rsid w:val="00CC66D2"/>
    <w:rsid w:val="00CC74F2"/>
    <w:rsid w:val="00CC7A23"/>
    <w:rsid w:val="00CD01B1"/>
    <w:rsid w:val="00CD021A"/>
    <w:rsid w:val="00CD03EB"/>
    <w:rsid w:val="00CD14B0"/>
    <w:rsid w:val="00CD196B"/>
    <w:rsid w:val="00CD223F"/>
    <w:rsid w:val="00CD26FB"/>
    <w:rsid w:val="00CD284F"/>
    <w:rsid w:val="00CD38B1"/>
    <w:rsid w:val="00CD3AAE"/>
    <w:rsid w:val="00CD4CB4"/>
    <w:rsid w:val="00CD5242"/>
    <w:rsid w:val="00CD5807"/>
    <w:rsid w:val="00CD6877"/>
    <w:rsid w:val="00CE0C84"/>
    <w:rsid w:val="00CE12E6"/>
    <w:rsid w:val="00CE19C1"/>
    <w:rsid w:val="00CE4337"/>
    <w:rsid w:val="00CE49A2"/>
    <w:rsid w:val="00CE4B5B"/>
    <w:rsid w:val="00CE55D5"/>
    <w:rsid w:val="00CE5D5B"/>
    <w:rsid w:val="00CE60D5"/>
    <w:rsid w:val="00CE6321"/>
    <w:rsid w:val="00CE6AA7"/>
    <w:rsid w:val="00CE6ABF"/>
    <w:rsid w:val="00CE6F72"/>
    <w:rsid w:val="00CF0AD6"/>
    <w:rsid w:val="00CF0CAD"/>
    <w:rsid w:val="00CF1F65"/>
    <w:rsid w:val="00CF22A2"/>
    <w:rsid w:val="00CF2AE7"/>
    <w:rsid w:val="00CF375F"/>
    <w:rsid w:val="00CF3BF5"/>
    <w:rsid w:val="00CF4738"/>
    <w:rsid w:val="00CF4F43"/>
    <w:rsid w:val="00CF504D"/>
    <w:rsid w:val="00CF5712"/>
    <w:rsid w:val="00CF609A"/>
    <w:rsid w:val="00CF673B"/>
    <w:rsid w:val="00CF67EE"/>
    <w:rsid w:val="00CF72B2"/>
    <w:rsid w:val="00CF790A"/>
    <w:rsid w:val="00D0024E"/>
    <w:rsid w:val="00D035DB"/>
    <w:rsid w:val="00D03D88"/>
    <w:rsid w:val="00D0427E"/>
    <w:rsid w:val="00D047C6"/>
    <w:rsid w:val="00D04FBB"/>
    <w:rsid w:val="00D051A9"/>
    <w:rsid w:val="00D055AC"/>
    <w:rsid w:val="00D05BE2"/>
    <w:rsid w:val="00D0647E"/>
    <w:rsid w:val="00D0693A"/>
    <w:rsid w:val="00D06D4A"/>
    <w:rsid w:val="00D072EF"/>
    <w:rsid w:val="00D07684"/>
    <w:rsid w:val="00D07BA7"/>
    <w:rsid w:val="00D07CF4"/>
    <w:rsid w:val="00D1105E"/>
    <w:rsid w:val="00D11A38"/>
    <w:rsid w:val="00D1330C"/>
    <w:rsid w:val="00D1405A"/>
    <w:rsid w:val="00D14EF0"/>
    <w:rsid w:val="00D15334"/>
    <w:rsid w:val="00D15AC8"/>
    <w:rsid w:val="00D16B03"/>
    <w:rsid w:val="00D16E13"/>
    <w:rsid w:val="00D17942"/>
    <w:rsid w:val="00D17CBF"/>
    <w:rsid w:val="00D2044F"/>
    <w:rsid w:val="00D204CB"/>
    <w:rsid w:val="00D20AD5"/>
    <w:rsid w:val="00D21605"/>
    <w:rsid w:val="00D21747"/>
    <w:rsid w:val="00D22122"/>
    <w:rsid w:val="00D22DD7"/>
    <w:rsid w:val="00D2408F"/>
    <w:rsid w:val="00D259CA"/>
    <w:rsid w:val="00D25C81"/>
    <w:rsid w:val="00D25F34"/>
    <w:rsid w:val="00D26047"/>
    <w:rsid w:val="00D27760"/>
    <w:rsid w:val="00D30279"/>
    <w:rsid w:val="00D32140"/>
    <w:rsid w:val="00D33DD6"/>
    <w:rsid w:val="00D33FF3"/>
    <w:rsid w:val="00D3409D"/>
    <w:rsid w:val="00D3476F"/>
    <w:rsid w:val="00D35E6F"/>
    <w:rsid w:val="00D40917"/>
    <w:rsid w:val="00D41169"/>
    <w:rsid w:val="00D417A7"/>
    <w:rsid w:val="00D41DEC"/>
    <w:rsid w:val="00D42E1A"/>
    <w:rsid w:val="00D42FDE"/>
    <w:rsid w:val="00D433C6"/>
    <w:rsid w:val="00D44F6F"/>
    <w:rsid w:val="00D45D63"/>
    <w:rsid w:val="00D46F9D"/>
    <w:rsid w:val="00D47E29"/>
    <w:rsid w:val="00D50F20"/>
    <w:rsid w:val="00D50FEA"/>
    <w:rsid w:val="00D51129"/>
    <w:rsid w:val="00D5129E"/>
    <w:rsid w:val="00D51DEC"/>
    <w:rsid w:val="00D53404"/>
    <w:rsid w:val="00D5396A"/>
    <w:rsid w:val="00D54B36"/>
    <w:rsid w:val="00D55B35"/>
    <w:rsid w:val="00D56440"/>
    <w:rsid w:val="00D56813"/>
    <w:rsid w:val="00D56B3C"/>
    <w:rsid w:val="00D608AD"/>
    <w:rsid w:val="00D61232"/>
    <w:rsid w:val="00D6136C"/>
    <w:rsid w:val="00D6194D"/>
    <w:rsid w:val="00D61ED3"/>
    <w:rsid w:val="00D61FA8"/>
    <w:rsid w:val="00D63544"/>
    <w:rsid w:val="00D63630"/>
    <w:rsid w:val="00D636C3"/>
    <w:rsid w:val="00D640FC"/>
    <w:rsid w:val="00D64CAC"/>
    <w:rsid w:val="00D64F24"/>
    <w:rsid w:val="00D65767"/>
    <w:rsid w:val="00D659B9"/>
    <w:rsid w:val="00D66480"/>
    <w:rsid w:val="00D6671D"/>
    <w:rsid w:val="00D6795E"/>
    <w:rsid w:val="00D67CF7"/>
    <w:rsid w:val="00D70313"/>
    <w:rsid w:val="00D70E54"/>
    <w:rsid w:val="00D71631"/>
    <w:rsid w:val="00D71650"/>
    <w:rsid w:val="00D72543"/>
    <w:rsid w:val="00D726EA"/>
    <w:rsid w:val="00D7322F"/>
    <w:rsid w:val="00D73C2F"/>
    <w:rsid w:val="00D743A1"/>
    <w:rsid w:val="00D7462A"/>
    <w:rsid w:val="00D748BF"/>
    <w:rsid w:val="00D750C2"/>
    <w:rsid w:val="00D7655A"/>
    <w:rsid w:val="00D766C9"/>
    <w:rsid w:val="00D76980"/>
    <w:rsid w:val="00D76ADB"/>
    <w:rsid w:val="00D76F5B"/>
    <w:rsid w:val="00D81D17"/>
    <w:rsid w:val="00D81DB8"/>
    <w:rsid w:val="00D82125"/>
    <w:rsid w:val="00D82B8A"/>
    <w:rsid w:val="00D833CA"/>
    <w:rsid w:val="00D837C0"/>
    <w:rsid w:val="00D84582"/>
    <w:rsid w:val="00D8586C"/>
    <w:rsid w:val="00D867FA"/>
    <w:rsid w:val="00D87508"/>
    <w:rsid w:val="00D87614"/>
    <w:rsid w:val="00D877B2"/>
    <w:rsid w:val="00D87AB0"/>
    <w:rsid w:val="00D9016B"/>
    <w:rsid w:val="00D905A9"/>
    <w:rsid w:val="00D90B86"/>
    <w:rsid w:val="00D90D96"/>
    <w:rsid w:val="00D91260"/>
    <w:rsid w:val="00D915AF"/>
    <w:rsid w:val="00D91C19"/>
    <w:rsid w:val="00D92AF1"/>
    <w:rsid w:val="00D92D07"/>
    <w:rsid w:val="00D92E81"/>
    <w:rsid w:val="00D938E5"/>
    <w:rsid w:val="00D96A66"/>
    <w:rsid w:val="00D97438"/>
    <w:rsid w:val="00D97958"/>
    <w:rsid w:val="00DA0021"/>
    <w:rsid w:val="00DA0BF0"/>
    <w:rsid w:val="00DA1E34"/>
    <w:rsid w:val="00DA210E"/>
    <w:rsid w:val="00DA241C"/>
    <w:rsid w:val="00DA263B"/>
    <w:rsid w:val="00DA3464"/>
    <w:rsid w:val="00DA3879"/>
    <w:rsid w:val="00DA45CF"/>
    <w:rsid w:val="00DA4D59"/>
    <w:rsid w:val="00DA5069"/>
    <w:rsid w:val="00DA5407"/>
    <w:rsid w:val="00DA61D6"/>
    <w:rsid w:val="00DA6B34"/>
    <w:rsid w:val="00DA6D1E"/>
    <w:rsid w:val="00DA7E11"/>
    <w:rsid w:val="00DB1304"/>
    <w:rsid w:val="00DB1614"/>
    <w:rsid w:val="00DB17E4"/>
    <w:rsid w:val="00DB23DE"/>
    <w:rsid w:val="00DB2A3E"/>
    <w:rsid w:val="00DB3A58"/>
    <w:rsid w:val="00DB3F50"/>
    <w:rsid w:val="00DB3FDA"/>
    <w:rsid w:val="00DB4200"/>
    <w:rsid w:val="00DB4276"/>
    <w:rsid w:val="00DB443D"/>
    <w:rsid w:val="00DB6ADE"/>
    <w:rsid w:val="00DB6C36"/>
    <w:rsid w:val="00DB6CFF"/>
    <w:rsid w:val="00DB7ABF"/>
    <w:rsid w:val="00DC03FD"/>
    <w:rsid w:val="00DC0C08"/>
    <w:rsid w:val="00DC166C"/>
    <w:rsid w:val="00DC1754"/>
    <w:rsid w:val="00DC17D9"/>
    <w:rsid w:val="00DC4A04"/>
    <w:rsid w:val="00DC5010"/>
    <w:rsid w:val="00DC5227"/>
    <w:rsid w:val="00DC5C92"/>
    <w:rsid w:val="00DC5DC5"/>
    <w:rsid w:val="00DC654F"/>
    <w:rsid w:val="00DC74AD"/>
    <w:rsid w:val="00DD0647"/>
    <w:rsid w:val="00DD119C"/>
    <w:rsid w:val="00DD18ED"/>
    <w:rsid w:val="00DD27EF"/>
    <w:rsid w:val="00DD2855"/>
    <w:rsid w:val="00DD2B56"/>
    <w:rsid w:val="00DD3728"/>
    <w:rsid w:val="00DD3DA3"/>
    <w:rsid w:val="00DD4A56"/>
    <w:rsid w:val="00DD4F5F"/>
    <w:rsid w:val="00DD7069"/>
    <w:rsid w:val="00DD7E15"/>
    <w:rsid w:val="00DE0588"/>
    <w:rsid w:val="00DE0B28"/>
    <w:rsid w:val="00DE109D"/>
    <w:rsid w:val="00DE25AA"/>
    <w:rsid w:val="00DE25F2"/>
    <w:rsid w:val="00DE2A03"/>
    <w:rsid w:val="00DE2C33"/>
    <w:rsid w:val="00DE35C5"/>
    <w:rsid w:val="00DE36B4"/>
    <w:rsid w:val="00DE391F"/>
    <w:rsid w:val="00DE3D2A"/>
    <w:rsid w:val="00DE3D82"/>
    <w:rsid w:val="00DE40D1"/>
    <w:rsid w:val="00DE48C0"/>
    <w:rsid w:val="00DE5658"/>
    <w:rsid w:val="00DE58A9"/>
    <w:rsid w:val="00DE653C"/>
    <w:rsid w:val="00DE65BE"/>
    <w:rsid w:val="00DE6676"/>
    <w:rsid w:val="00DE670E"/>
    <w:rsid w:val="00DE7162"/>
    <w:rsid w:val="00DE7165"/>
    <w:rsid w:val="00DE79BD"/>
    <w:rsid w:val="00DE7D49"/>
    <w:rsid w:val="00DF029C"/>
    <w:rsid w:val="00DF0342"/>
    <w:rsid w:val="00DF121E"/>
    <w:rsid w:val="00DF22D8"/>
    <w:rsid w:val="00DF2B5B"/>
    <w:rsid w:val="00DF2D02"/>
    <w:rsid w:val="00DF322E"/>
    <w:rsid w:val="00DF34A3"/>
    <w:rsid w:val="00DF396A"/>
    <w:rsid w:val="00DF3DD4"/>
    <w:rsid w:val="00DF49EE"/>
    <w:rsid w:val="00DF545F"/>
    <w:rsid w:val="00DF6769"/>
    <w:rsid w:val="00DF6B23"/>
    <w:rsid w:val="00DF74E0"/>
    <w:rsid w:val="00E00042"/>
    <w:rsid w:val="00E004F0"/>
    <w:rsid w:val="00E00BB5"/>
    <w:rsid w:val="00E018EF"/>
    <w:rsid w:val="00E0192D"/>
    <w:rsid w:val="00E028B1"/>
    <w:rsid w:val="00E040C6"/>
    <w:rsid w:val="00E0427E"/>
    <w:rsid w:val="00E04303"/>
    <w:rsid w:val="00E04F20"/>
    <w:rsid w:val="00E068D3"/>
    <w:rsid w:val="00E06909"/>
    <w:rsid w:val="00E06FB1"/>
    <w:rsid w:val="00E071A8"/>
    <w:rsid w:val="00E074D0"/>
    <w:rsid w:val="00E074F2"/>
    <w:rsid w:val="00E10230"/>
    <w:rsid w:val="00E10E31"/>
    <w:rsid w:val="00E11193"/>
    <w:rsid w:val="00E1125F"/>
    <w:rsid w:val="00E11A78"/>
    <w:rsid w:val="00E12033"/>
    <w:rsid w:val="00E120D1"/>
    <w:rsid w:val="00E12450"/>
    <w:rsid w:val="00E12A8C"/>
    <w:rsid w:val="00E12F25"/>
    <w:rsid w:val="00E1385A"/>
    <w:rsid w:val="00E13975"/>
    <w:rsid w:val="00E13E89"/>
    <w:rsid w:val="00E143D1"/>
    <w:rsid w:val="00E14A9C"/>
    <w:rsid w:val="00E15BE6"/>
    <w:rsid w:val="00E1687E"/>
    <w:rsid w:val="00E1746B"/>
    <w:rsid w:val="00E17659"/>
    <w:rsid w:val="00E17C14"/>
    <w:rsid w:val="00E17CF9"/>
    <w:rsid w:val="00E217F7"/>
    <w:rsid w:val="00E21FE2"/>
    <w:rsid w:val="00E21FF3"/>
    <w:rsid w:val="00E22A2C"/>
    <w:rsid w:val="00E22E0B"/>
    <w:rsid w:val="00E22E57"/>
    <w:rsid w:val="00E232E2"/>
    <w:rsid w:val="00E235C3"/>
    <w:rsid w:val="00E235C8"/>
    <w:rsid w:val="00E2361E"/>
    <w:rsid w:val="00E23A45"/>
    <w:rsid w:val="00E24364"/>
    <w:rsid w:val="00E24E44"/>
    <w:rsid w:val="00E2532A"/>
    <w:rsid w:val="00E25AA5"/>
    <w:rsid w:val="00E27145"/>
    <w:rsid w:val="00E300B6"/>
    <w:rsid w:val="00E30A04"/>
    <w:rsid w:val="00E30FF7"/>
    <w:rsid w:val="00E3171D"/>
    <w:rsid w:val="00E32D44"/>
    <w:rsid w:val="00E32EDC"/>
    <w:rsid w:val="00E32F7C"/>
    <w:rsid w:val="00E3366C"/>
    <w:rsid w:val="00E33BB3"/>
    <w:rsid w:val="00E366FD"/>
    <w:rsid w:val="00E37162"/>
    <w:rsid w:val="00E37886"/>
    <w:rsid w:val="00E37995"/>
    <w:rsid w:val="00E37A58"/>
    <w:rsid w:val="00E37F6B"/>
    <w:rsid w:val="00E40235"/>
    <w:rsid w:val="00E40AAC"/>
    <w:rsid w:val="00E41096"/>
    <w:rsid w:val="00E415CE"/>
    <w:rsid w:val="00E41E39"/>
    <w:rsid w:val="00E41FFE"/>
    <w:rsid w:val="00E42128"/>
    <w:rsid w:val="00E433B1"/>
    <w:rsid w:val="00E457A6"/>
    <w:rsid w:val="00E45D5C"/>
    <w:rsid w:val="00E46ADE"/>
    <w:rsid w:val="00E4708B"/>
    <w:rsid w:val="00E474F9"/>
    <w:rsid w:val="00E47775"/>
    <w:rsid w:val="00E508F9"/>
    <w:rsid w:val="00E509F0"/>
    <w:rsid w:val="00E50C65"/>
    <w:rsid w:val="00E50EC6"/>
    <w:rsid w:val="00E52120"/>
    <w:rsid w:val="00E5247E"/>
    <w:rsid w:val="00E52688"/>
    <w:rsid w:val="00E53407"/>
    <w:rsid w:val="00E5446C"/>
    <w:rsid w:val="00E55C81"/>
    <w:rsid w:val="00E55FDD"/>
    <w:rsid w:val="00E56A07"/>
    <w:rsid w:val="00E57290"/>
    <w:rsid w:val="00E5734A"/>
    <w:rsid w:val="00E575A6"/>
    <w:rsid w:val="00E60842"/>
    <w:rsid w:val="00E61193"/>
    <w:rsid w:val="00E611CB"/>
    <w:rsid w:val="00E62D16"/>
    <w:rsid w:val="00E62FAF"/>
    <w:rsid w:val="00E631E1"/>
    <w:rsid w:val="00E63A1E"/>
    <w:rsid w:val="00E6466E"/>
    <w:rsid w:val="00E649F8"/>
    <w:rsid w:val="00E64A45"/>
    <w:rsid w:val="00E64C43"/>
    <w:rsid w:val="00E656DF"/>
    <w:rsid w:val="00E65DF6"/>
    <w:rsid w:val="00E664FC"/>
    <w:rsid w:val="00E6743D"/>
    <w:rsid w:val="00E675CA"/>
    <w:rsid w:val="00E70ADD"/>
    <w:rsid w:val="00E7219E"/>
    <w:rsid w:val="00E72705"/>
    <w:rsid w:val="00E72CCB"/>
    <w:rsid w:val="00E74873"/>
    <w:rsid w:val="00E7755C"/>
    <w:rsid w:val="00E77A10"/>
    <w:rsid w:val="00E8059B"/>
    <w:rsid w:val="00E806FB"/>
    <w:rsid w:val="00E83160"/>
    <w:rsid w:val="00E851A2"/>
    <w:rsid w:val="00E86093"/>
    <w:rsid w:val="00E869B6"/>
    <w:rsid w:val="00E86C26"/>
    <w:rsid w:val="00E86D42"/>
    <w:rsid w:val="00E8778F"/>
    <w:rsid w:val="00E87939"/>
    <w:rsid w:val="00E87A31"/>
    <w:rsid w:val="00E90860"/>
    <w:rsid w:val="00E908D6"/>
    <w:rsid w:val="00E90BE0"/>
    <w:rsid w:val="00E920A3"/>
    <w:rsid w:val="00E924AC"/>
    <w:rsid w:val="00E93329"/>
    <w:rsid w:val="00E938A3"/>
    <w:rsid w:val="00E944A8"/>
    <w:rsid w:val="00E9459E"/>
    <w:rsid w:val="00E94B11"/>
    <w:rsid w:val="00E954C5"/>
    <w:rsid w:val="00E95D89"/>
    <w:rsid w:val="00E960C9"/>
    <w:rsid w:val="00E96898"/>
    <w:rsid w:val="00E978CD"/>
    <w:rsid w:val="00E97A39"/>
    <w:rsid w:val="00E97AE3"/>
    <w:rsid w:val="00E97DEC"/>
    <w:rsid w:val="00EA08EC"/>
    <w:rsid w:val="00EA15D2"/>
    <w:rsid w:val="00EA1641"/>
    <w:rsid w:val="00EA1DED"/>
    <w:rsid w:val="00EA1E91"/>
    <w:rsid w:val="00EA22AC"/>
    <w:rsid w:val="00EA27CD"/>
    <w:rsid w:val="00EA2872"/>
    <w:rsid w:val="00EA2CC1"/>
    <w:rsid w:val="00EA31CE"/>
    <w:rsid w:val="00EA3BB8"/>
    <w:rsid w:val="00EA3DB5"/>
    <w:rsid w:val="00EA63BC"/>
    <w:rsid w:val="00EA678F"/>
    <w:rsid w:val="00EA68FC"/>
    <w:rsid w:val="00EA6B0F"/>
    <w:rsid w:val="00EA7CE9"/>
    <w:rsid w:val="00EB15C3"/>
    <w:rsid w:val="00EB2330"/>
    <w:rsid w:val="00EB279D"/>
    <w:rsid w:val="00EB286F"/>
    <w:rsid w:val="00EB318D"/>
    <w:rsid w:val="00EB61F8"/>
    <w:rsid w:val="00EB665E"/>
    <w:rsid w:val="00EB690B"/>
    <w:rsid w:val="00EB6C5A"/>
    <w:rsid w:val="00EB6C98"/>
    <w:rsid w:val="00EC061B"/>
    <w:rsid w:val="00EC0644"/>
    <w:rsid w:val="00EC0FB2"/>
    <w:rsid w:val="00EC16F2"/>
    <w:rsid w:val="00EC263E"/>
    <w:rsid w:val="00EC2F63"/>
    <w:rsid w:val="00EC3FDE"/>
    <w:rsid w:val="00EC4102"/>
    <w:rsid w:val="00EC4205"/>
    <w:rsid w:val="00EC4C13"/>
    <w:rsid w:val="00EC4DF5"/>
    <w:rsid w:val="00EC674F"/>
    <w:rsid w:val="00EC6819"/>
    <w:rsid w:val="00EC6875"/>
    <w:rsid w:val="00EC6BC0"/>
    <w:rsid w:val="00ED0822"/>
    <w:rsid w:val="00ED0DC3"/>
    <w:rsid w:val="00ED1431"/>
    <w:rsid w:val="00ED16BA"/>
    <w:rsid w:val="00ED2448"/>
    <w:rsid w:val="00ED2478"/>
    <w:rsid w:val="00ED28D7"/>
    <w:rsid w:val="00ED340E"/>
    <w:rsid w:val="00ED3F45"/>
    <w:rsid w:val="00ED3F6A"/>
    <w:rsid w:val="00ED41BE"/>
    <w:rsid w:val="00ED57A3"/>
    <w:rsid w:val="00ED6445"/>
    <w:rsid w:val="00ED6568"/>
    <w:rsid w:val="00ED7771"/>
    <w:rsid w:val="00EE090C"/>
    <w:rsid w:val="00EE097B"/>
    <w:rsid w:val="00EE123D"/>
    <w:rsid w:val="00EE17EB"/>
    <w:rsid w:val="00EE1D91"/>
    <w:rsid w:val="00EE2265"/>
    <w:rsid w:val="00EE26E9"/>
    <w:rsid w:val="00EE2AC8"/>
    <w:rsid w:val="00EE458E"/>
    <w:rsid w:val="00EE5090"/>
    <w:rsid w:val="00EE5BEB"/>
    <w:rsid w:val="00EE5DE5"/>
    <w:rsid w:val="00EE6289"/>
    <w:rsid w:val="00EE6B30"/>
    <w:rsid w:val="00EE6D08"/>
    <w:rsid w:val="00EE7284"/>
    <w:rsid w:val="00EE7350"/>
    <w:rsid w:val="00EE745C"/>
    <w:rsid w:val="00EF0077"/>
    <w:rsid w:val="00EF090F"/>
    <w:rsid w:val="00EF0B92"/>
    <w:rsid w:val="00EF10E8"/>
    <w:rsid w:val="00EF1618"/>
    <w:rsid w:val="00EF31C5"/>
    <w:rsid w:val="00EF36F6"/>
    <w:rsid w:val="00EF3DF6"/>
    <w:rsid w:val="00EF43E5"/>
    <w:rsid w:val="00EF668E"/>
    <w:rsid w:val="00EF670D"/>
    <w:rsid w:val="00EF6F2E"/>
    <w:rsid w:val="00F003CD"/>
    <w:rsid w:val="00F006BC"/>
    <w:rsid w:val="00F00D64"/>
    <w:rsid w:val="00F00DBA"/>
    <w:rsid w:val="00F011CE"/>
    <w:rsid w:val="00F019B2"/>
    <w:rsid w:val="00F02D0D"/>
    <w:rsid w:val="00F03D9C"/>
    <w:rsid w:val="00F042D5"/>
    <w:rsid w:val="00F04377"/>
    <w:rsid w:val="00F04A75"/>
    <w:rsid w:val="00F052BE"/>
    <w:rsid w:val="00F05B62"/>
    <w:rsid w:val="00F05C66"/>
    <w:rsid w:val="00F06046"/>
    <w:rsid w:val="00F06487"/>
    <w:rsid w:val="00F0745A"/>
    <w:rsid w:val="00F105E0"/>
    <w:rsid w:val="00F11DBA"/>
    <w:rsid w:val="00F1308F"/>
    <w:rsid w:val="00F135DE"/>
    <w:rsid w:val="00F13EA0"/>
    <w:rsid w:val="00F15337"/>
    <w:rsid w:val="00F15E6D"/>
    <w:rsid w:val="00F167F1"/>
    <w:rsid w:val="00F16F80"/>
    <w:rsid w:val="00F17336"/>
    <w:rsid w:val="00F17527"/>
    <w:rsid w:val="00F1794F"/>
    <w:rsid w:val="00F20F52"/>
    <w:rsid w:val="00F21598"/>
    <w:rsid w:val="00F218C9"/>
    <w:rsid w:val="00F22F92"/>
    <w:rsid w:val="00F22FF9"/>
    <w:rsid w:val="00F241A9"/>
    <w:rsid w:val="00F2489D"/>
    <w:rsid w:val="00F24B17"/>
    <w:rsid w:val="00F24F9E"/>
    <w:rsid w:val="00F2640F"/>
    <w:rsid w:val="00F26513"/>
    <w:rsid w:val="00F2690C"/>
    <w:rsid w:val="00F26FBE"/>
    <w:rsid w:val="00F274F3"/>
    <w:rsid w:val="00F27943"/>
    <w:rsid w:val="00F27A26"/>
    <w:rsid w:val="00F3014F"/>
    <w:rsid w:val="00F301A8"/>
    <w:rsid w:val="00F312BF"/>
    <w:rsid w:val="00F31C7B"/>
    <w:rsid w:val="00F32174"/>
    <w:rsid w:val="00F35031"/>
    <w:rsid w:val="00F359F3"/>
    <w:rsid w:val="00F35A15"/>
    <w:rsid w:val="00F35A7E"/>
    <w:rsid w:val="00F36466"/>
    <w:rsid w:val="00F4043E"/>
    <w:rsid w:val="00F4240F"/>
    <w:rsid w:val="00F432B0"/>
    <w:rsid w:val="00F43CD4"/>
    <w:rsid w:val="00F43F7F"/>
    <w:rsid w:val="00F43FA5"/>
    <w:rsid w:val="00F44FE1"/>
    <w:rsid w:val="00F45197"/>
    <w:rsid w:val="00F45628"/>
    <w:rsid w:val="00F46A8A"/>
    <w:rsid w:val="00F46C0D"/>
    <w:rsid w:val="00F46C7D"/>
    <w:rsid w:val="00F47583"/>
    <w:rsid w:val="00F50D9E"/>
    <w:rsid w:val="00F52494"/>
    <w:rsid w:val="00F524FA"/>
    <w:rsid w:val="00F52740"/>
    <w:rsid w:val="00F52847"/>
    <w:rsid w:val="00F531AE"/>
    <w:rsid w:val="00F54196"/>
    <w:rsid w:val="00F54908"/>
    <w:rsid w:val="00F550BC"/>
    <w:rsid w:val="00F55598"/>
    <w:rsid w:val="00F55C87"/>
    <w:rsid w:val="00F5606C"/>
    <w:rsid w:val="00F564EA"/>
    <w:rsid w:val="00F56B56"/>
    <w:rsid w:val="00F573F9"/>
    <w:rsid w:val="00F57580"/>
    <w:rsid w:val="00F6001E"/>
    <w:rsid w:val="00F603BB"/>
    <w:rsid w:val="00F60FBD"/>
    <w:rsid w:val="00F61D53"/>
    <w:rsid w:val="00F623BF"/>
    <w:rsid w:val="00F63761"/>
    <w:rsid w:val="00F645D4"/>
    <w:rsid w:val="00F667CC"/>
    <w:rsid w:val="00F668F0"/>
    <w:rsid w:val="00F66A09"/>
    <w:rsid w:val="00F674DD"/>
    <w:rsid w:val="00F679AE"/>
    <w:rsid w:val="00F70A7D"/>
    <w:rsid w:val="00F70FFC"/>
    <w:rsid w:val="00F7143D"/>
    <w:rsid w:val="00F719B6"/>
    <w:rsid w:val="00F71A7B"/>
    <w:rsid w:val="00F726AA"/>
    <w:rsid w:val="00F72D3D"/>
    <w:rsid w:val="00F73F36"/>
    <w:rsid w:val="00F74885"/>
    <w:rsid w:val="00F75CC0"/>
    <w:rsid w:val="00F75DD9"/>
    <w:rsid w:val="00F7626B"/>
    <w:rsid w:val="00F763D2"/>
    <w:rsid w:val="00F767E8"/>
    <w:rsid w:val="00F76A6B"/>
    <w:rsid w:val="00F77600"/>
    <w:rsid w:val="00F77A30"/>
    <w:rsid w:val="00F77C00"/>
    <w:rsid w:val="00F80986"/>
    <w:rsid w:val="00F80F09"/>
    <w:rsid w:val="00F81DBE"/>
    <w:rsid w:val="00F8264B"/>
    <w:rsid w:val="00F82935"/>
    <w:rsid w:val="00F83D2D"/>
    <w:rsid w:val="00F84574"/>
    <w:rsid w:val="00F846C8"/>
    <w:rsid w:val="00F84C90"/>
    <w:rsid w:val="00F857F6"/>
    <w:rsid w:val="00F860AE"/>
    <w:rsid w:val="00F860B1"/>
    <w:rsid w:val="00F86356"/>
    <w:rsid w:val="00F901E5"/>
    <w:rsid w:val="00F90B28"/>
    <w:rsid w:val="00F90BCB"/>
    <w:rsid w:val="00F9276E"/>
    <w:rsid w:val="00F92871"/>
    <w:rsid w:val="00F93655"/>
    <w:rsid w:val="00F95B05"/>
    <w:rsid w:val="00F95B94"/>
    <w:rsid w:val="00F96273"/>
    <w:rsid w:val="00F97412"/>
    <w:rsid w:val="00F97B25"/>
    <w:rsid w:val="00FA0039"/>
    <w:rsid w:val="00FA03F4"/>
    <w:rsid w:val="00FA0B08"/>
    <w:rsid w:val="00FA1A75"/>
    <w:rsid w:val="00FA2BFA"/>
    <w:rsid w:val="00FA3411"/>
    <w:rsid w:val="00FA3DD9"/>
    <w:rsid w:val="00FA4613"/>
    <w:rsid w:val="00FA4918"/>
    <w:rsid w:val="00FA5717"/>
    <w:rsid w:val="00FA5C91"/>
    <w:rsid w:val="00FA5FE0"/>
    <w:rsid w:val="00FA6086"/>
    <w:rsid w:val="00FA656E"/>
    <w:rsid w:val="00FA771B"/>
    <w:rsid w:val="00FA7D00"/>
    <w:rsid w:val="00FB00F1"/>
    <w:rsid w:val="00FB0421"/>
    <w:rsid w:val="00FB0686"/>
    <w:rsid w:val="00FB103C"/>
    <w:rsid w:val="00FB1EDC"/>
    <w:rsid w:val="00FB41FB"/>
    <w:rsid w:val="00FB49ED"/>
    <w:rsid w:val="00FB5849"/>
    <w:rsid w:val="00FB6043"/>
    <w:rsid w:val="00FB6060"/>
    <w:rsid w:val="00FB6AAA"/>
    <w:rsid w:val="00FB773F"/>
    <w:rsid w:val="00FC00E2"/>
    <w:rsid w:val="00FC04D9"/>
    <w:rsid w:val="00FC089D"/>
    <w:rsid w:val="00FC0F76"/>
    <w:rsid w:val="00FC18F8"/>
    <w:rsid w:val="00FC1CD6"/>
    <w:rsid w:val="00FC2283"/>
    <w:rsid w:val="00FC240C"/>
    <w:rsid w:val="00FC4278"/>
    <w:rsid w:val="00FC429D"/>
    <w:rsid w:val="00FC47F1"/>
    <w:rsid w:val="00FC54E5"/>
    <w:rsid w:val="00FC575C"/>
    <w:rsid w:val="00FC63E1"/>
    <w:rsid w:val="00FC63ED"/>
    <w:rsid w:val="00FC653D"/>
    <w:rsid w:val="00FC6E19"/>
    <w:rsid w:val="00FC7C7A"/>
    <w:rsid w:val="00FC7D61"/>
    <w:rsid w:val="00FD0AAE"/>
    <w:rsid w:val="00FD0C28"/>
    <w:rsid w:val="00FD10AA"/>
    <w:rsid w:val="00FD3192"/>
    <w:rsid w:val="00FD3807"/>
    <w:rsid w:val="00FD48D2"/>
    <w:rsid w:val="00FD49EA"/>
    <w:rsid w:val="00FD6543"/>
    <w:rsid w:val="00FD6AE2"/>
    <w:rsid w:val="00FD6B0A"/>
    <w:rsid w:val="00FD72E3"/>
    <w:rsid w:val="00FD7441"/>
    <w:rsid w:val="00FE089B"/>
    <w:rsid w:val="00FE0BE8"/>
    <w:rsid w:val="00FE1FD8"/>
    <w:rsid w:val="00FE23A7"/>
    <w:rsid w:val="00FE23FC"/>
    <w:rsid w:val="00FE275E"/>
    <w:rsid w:val="00FE316C"/>
    <w:rsid w:val="00FE4F07"/>
    <w:rsid w:val="00FE58E9"/>
    <w:rsid w:val="00FE6577"/>
    <w:rsid w:val="00FE6778"/>
    <w:rsid w:val="00FE6C66"/>
    <w:rsid w:val="00FE75DE"/>
    <w:rsid w:val="00FE786E"/>
    <w:rsid w:val="00FE7C3B"/>
    <w:rsid w:val="00FF0972"/>
    <w:rsid w:val="00FF22DC"/>
    <w:rsid w:val="00FF25A3"/>
    <w:rsid w:val="00FF2BAD"/>
    <w:rsid w:val="00FF34F8"/>
    <w:rsid w:val="00FF3EC2"/>
    <w:rsid w:val="00FF5D93"/>
    <w:rsid w:val="00FF61EC"/>
    <w:rsid w:val="00FF62C2"/>
    <w:rsid w:val="00FF6456"/>
    <w:rsid w:val="00FF753A"/>
    <w:rsid w:val="0E9A6AAC"/>
    <w:rsid w:val="1230FF9B"/>
    <w:rsid w:val="1DA8F65E"/>
    <w:rsid w:val="1EB87BFC"/>
    <w:rsid w:val="2DA77ED3"/>
    <w:rsid w:val="2E2043FC"/>
    <w:rsid w:val="30233887"/>
    <w:rsid w:val="3E238DC5"/>
    <w:rsid w:val="4901FAFD"/>
    <w:rsid w:val="4D321977"/>
    <w:rsid w:val="4ECDE9D8"/>
    <w:rsid w:val="4EEC46D1"/>
    <w:rsid w:val="53E7BD48"/>
    <w:rsid w:val="6E1FD344"/>
    <w:rsid w:val="6F2F58E2"/>
    <w:rsid w:val="7249718C"/>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20BB"/>
  <w15:chartTrackingRefBased/>
  <w15:docId w15:val="{FBFD48CB-AA49-DA4C-BEE1-38E9293B2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D45"/>
    <w:pPr>
      <w:spacing w:after="0"/>
      <w:ind w:firstLine="709"/>
    </w:pPr>
    <w:rPr>
      <w:rFonts w:ascii="Times New Roman" w:eastAsia="Times New Roman" w:hAnsi="Times New Roman" w:cs="Times New Roman"/>
      <w:lang w:eastAsia="nb-NO"/>
    </w:rPr>
  </w:style>
  <w:style w:type="paragraph" w:styleId="Heading1">
    <w:name w:val="heading 1"/>
    <w:basedOn w:val="Normal"/>
    <w:next w:val="Normal"/>
    <w:link w:val="Heading1Char"/>
    <w:uiPriority w:val="9"/>
    <w:qFormat/>
    <w:rsid w:val="00401EEE"/>
    <w:pPr>
      <w:keepNext/>
      <w:keepLines/>
      <w:numPr>
        <w:numId w:val="4"/>
      </w:numPr>
      <w:spacing w:before="480"/>
      <w:outlineLvl w:val="0"/>
    </w:pPr>
    <w:rPr>
      <w:rFonts w:eastAsiaTheme="majorEastAsia"/>
      <w:color w:val="000000" w:themeColor="text1"/>
      <w:sz w:val="32"/>
      <w:szCs w:val="28"/>
      <w:lang w:val="en-US"/>
    </w:rPr>
  </w:style>
  <w:style w:type="paragraph" w:styleId="Heading2">
    <w:name w:val="heading 2"/>
    <w:basedOn w:val="Normal"/>
    <w:next w:val="Normal"/>
    <w:link w:val="Heading2Char"/>
    <w:uiPriority w:val="9"/>
    <w:unhideWhenUsed/>
    <w:qFormat/>
    <w:rsid w:val="00401EEE"/>
    <w:pPr>
      <w:keepNext/>
      <w:keepLines/>
      <w:numPr>
        <w:ilvl w:val="1"/>
        <w:numId w:val="4"/>
      </w:numPr>
      <w:spacing w:before="120"/>
      <w:outlineLvl w:val="1"/>
    </w:pPr>
    <w:rPr>
      <w:rFonts w:eastAsiaTheme="majorEastAsia"/>
      <w:color w:val="000000" w:themeColor="text1"/>
      <w:sz w:val="28"/>
      <w:szCs w:val="26"/>
      <w:lang w:val="en-US"/>
    </w:rPr>
  </w:style>
  <w:style w:type="paragraph" w:styleId="Heading3">
    <w:name w:val="heading 3"/>
    <w:basedOn w:val="Normal"/>
    <w:next w:val="Normal"/>
    <w:link w:val="Heading3Char"/>
    <w:uiPriority w:val="9"/>
    <w:unhideWhenUsed/>
    <w:qFormat/>
    <w:rsid w:val="00E15BE6"/>
    <w:pPr>
      <w:keepNext/>
      <w:keepLines/>
      <w:spacing w:before="240"/>
      <w:ind w:firstLine="0"/>
      <w:outlineLvl w:val="2"/>
    </w:pPr>
    <w:rPr>
      <w:rFonts w:asciiTheme="majorHAnsi" w:eastAsiaTheme="majorEastAsia" w:hAnsiTheme="majorHAnsi" w:cstheme="majorBidi"/>
      <w:color w:val="000000" w:themeColor="text1"/>
      <w:u w:val="single"/>
    </w:rPr>
  </w:style>
  <w:style w:type="paragraph" w:styleId="Heading4">
    <w:name w:val="heading 4"/>
    <w:basedOn w:val="Normal"/>
    <w:next w:val="Normal"/>
    <w:link w:val="Heading4Char"/>
    <w:uiPriority w:val="9"/>
    <w:unhideWhenUsed/>
    <w:qFormat/>
    <w:rsid w:val="00765A24"/>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4B1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4B1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4B1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4B1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4B1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0092D"/>
  </w:style>
  <w:style w:type="paragraph" w:styleId="NormalWeb">
    <w:name w:val="Normal (Web)"/>
    <w:basedOn w:val="Normal"/>
    <w:uiPriority w:val="99"/>
    <w:semiHidden/>
    <w:unhideWhenUsed/>
    <w:rsid w:val="0010092D"/>
    <w:pPr>
      <w:spacing w:before="100" w:beforeAutospacing="1" w:after="100" w:afterAutospacing="1"/>
    </w:pPr>
  </w:style>
  <w:style w:type="paragraph" w:styleId="Title">
    <w:name w:val="Title"/>
    <w:basedOn w:val="Normal"/>
    <w:next w:val="Normal"/>
    <w:link w:val="TitleChar"/>
    <w:uiPriority w:val="10"/>
    <w:qFormat/>
    <w:rsid w:val="00282F96"/>
    <w:pPr>
      <w:ind w:firstLine="0"/>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282F96"/>
    <w:rPr>
      <w:rFonts w:asciiTheme="majorHAnsi" w:eastAsiaTheme="majorEastAsia" w:hAnsiTheme="majorHAnsi" w:cstheme="majorBidi"/>
      <w:spacing w:val="-10"/>
      <w:kern w:val="28"/>
      <w:sz w:val="32"/>
      <w:szCs w:val="56"/>
      <w:lang w:eastAsia="nb-NO"/>
    </w:rPr>
  </w:style>
  <w:style w:type="character" w:customStyle="1" w:styleId="Heading1Char">
    <w:name w:val="Heading 1 Char"/>
    <w:basedOn w:val="DefaultParagraphFont"/>
    <w:link w:val="Heading1"/>
    <w:uiPriority w:val="9"/>
    <w:rsid w:val="00401EEE"/>
    <w:rPr>
      <w:rFonts w:ascii="Times New Roman" w:eastAsiaTheme="majorEastAsia" w:hAnsi="Times New Roman" w:cs="Times New Roman"/>
      <w:color w:val="000000" w:themeColor="text1"/>
      <w:sz w:val="32"/>
      <w:szCs w:val="28"/>
      <w:lang w:val="en-US" w:eastAsia="nb-NO"/>
    </w:rPr>
  </w:style>
  <w:style w:type="paragraph" w:customStyle="1" w:styleId="Utenavsnitt">
    <w:name w:val="Uten avsnitt"/>
    <w:basedOn w:val="Normal"/>
    <w:qFormat/>
    <w:rsid w:val="00E0192D"/>
    <w:pPr>
      <w:ind w:firstLine="0"/>
    </w:pPr>
    <w:rPr>
      <w:sz w:val="20"/>
      <w:szCs w:val="20"/>
      <w:vertAlign w:val="superscript"/>
      <w:lang w:val="en-US"/>
    </w:rPr>
  </w:style>
  <w:style w:type="character" w:customStyle="1" w:styleId="apple-converted-space">
    <w:name w:val="apple-converted-space"/>
    <w:basedOn w:val="DefaultParagraphFont"/>
    <w:rsid w:val="009A31B7"/>
  </w:style>
  <w:style w:type="character" w:customStyle="1" w:styleId="Heading2Char">
    <w:name w:val="Heading 2 Char"/>
    <w:basedOn w:val="DefaultParagraphFont"/>
    <w:link w:val="Heading2"/>
    <w:uiPriority w:val="9"/>
    <w:rsid w:val="00401EEE"/>
    <w:rPr>
      <w:rFonts w:ascii="Times New Roman" w:eastAsiaTheme="majorEastAsia" w:hAnsi="Times New Roman" w:cs="Times New Roman"/>
      <w:color w:val="000000" w:themeColor="text1"/>
      <w:sz w:val="28"/>
      <w:szCs w:val="26"/>
      <w:lang w:val="en-US" w:eastAsia="nb-NO"/>
    </w:rPr>
  </w:style>
  <w:style w:type="character" w:customStyle="1" w:styleId="Heading3Char">
    <w:name w:val="Heading 3 Char"/>
    <w:basedOn w:val="DefaultParagraphFont"/>
    <w:link w:val="Heading3"/>
    <w:uiPriority w:val="9"/>
    <w:rsid w:val="00E15BE6"/>
    <w:rPr>
      <w:rFonts w:asciiTheme="majorHAnsi" w:eastAsiaTheme="majorEastAsia" w:hAnsiTheme="majorHAnsi" w:cstheme="majorBidi"/>
      <w:color w:val="000000" w:themeColor="text1"/>
      <w:u w:val="single"/>
      <w:lang w:eastAsia="nb-NO"/>
    </w:rPr>
  </w:style>
  <w:style w:type="character" w:customStyle="1" w:styleId="Heading4Char">
    <w:name w:val="Heading 4 Char"/>
    <w:basedOn w:val="DefaultParagraphFont"/>
    <w:link w:val="Heading4"/>
    <w:uiPriority w:val="9"/>
    <w:rsid w:val="00765A24"/>
    <w:rPr>
      <w:rFonts w:asciiTheme="majorHAnsi" w:eastAsiaTheme="majorEastAsia" w:hAnsiTheme="majorHAnsi" w:cstheme="majorBidi"/>
      <w:i/>
      <w:iCs/>
      <w:color w:val="2F5496" w:themeColor="accent1" w:themeShade="BF"/>
      <w:lang w:eastAsia="nb-NO"/>
    </w:rPr>
  </w:style>
  <w:style w:type="table" w:customStyle="1" w:styleId="TableGrid01">
    <w:name w:val="Table Grid01"/>
    <w:basedOn w:val="TableNormal"/>
    <w:uiPriority w:val="39"/>
    <w:rsid w:val="00033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Abstract"/>
    <w:basedOn w:val="Normal"/>
    <w:next w:val="Normal"/>
    <w:link w:val="SubtitleChar"/>
    <w:uiPriority w:val="11"/>
    <w:qFormat/>
    <w:rsid w:val="009534CF"/>
    <w:pPr>
      <w:numPr>
        <w:ilvl w:val="1"/>
      </w:numPr>
      <w:spacing w:before="120" w:after="160"/>
      <w:ind w:firstLine="709"/>
    </w:pPr>
    <w:rPr>
      <w:rFonts w:asciiTheme="majorHAnsi" w:eastAsiaTheme="minorEastAsia" w:hAnsiTheme="majorHAnsi"/>
      <w:color w:val="2F5496" w:themeColor="accent1" w:themeShade="BF"/>
      <w:spacing w:val="15"/>
      <w:sz w:val="32"/>
      <w:szCs w:val="22"/>
    </w:rPr>
  </w:style>
  <w:style w:type="character" w:customStyle="1" w:styleId="Heading5Char">
    <w:name w:val="Heading 5 Char"/>
    <w:basedOn w:val="DefaultParagraphFont"/>
    <w:link w:val="Heading5"/>
    <w:uiPriority w:val="9"/>
    <w:semiHidden/>
    <w:rsid w:val="008B4B13"/>
    <w:rPr>
      <w:rFonts w:asciiTheme="majorHAnsi" w:eastAsiaTheme="majorEastAsia" w:hAnsiTheme="majorHAnsi" w:cstheme="majorBidi"/>
      <w:color w:val="2F5496" w:themeColor="accent1" w:themeShade="BF"/>
      <w:lang w:eastAsia="nb-NO"/>
    </w:rPr>
  </w:style>
  <w:style w:type="character" w:customStyle="1" w:styleId="Heading6Char">
    <w:name w:val="Heading 6 Char"/>
    <w:basedOn w:val="DefaultParagraphFont"/>
    <w:link w:val="Heading6"/>
    <w:uiPriority w:val="9"/>
    <w:semiHidden/>
    <w:rsid w:val="008B4B13"/>
    <w:rPr>
      <w:rFonts w:asciiTheme="majorHAnsi" w:eastAsiaTheme="majorEastAsia" w:hAnsiTheme="majorHAnsi" w:cstheme="majorBidi"/>
      <w:color w:val="1F3763" w:themeColor="accent1" w:themeShade="7F"/>
      <w:lang w:eastAsia="nb-NO"/>
    </w:rPr>
  </w:style>
  <w:style w:type="character" w:customStyle="1" w:styleId="Heading7Char">
    <w:name w:val="Heading 7 Char"/>
    <w:basedOn w:val="DefaultParagraphFont"/>
    <w:link w:val="Heading7"/>
    <w:uiPriority w:val="9"/>
    <w:semiHidden/>
    <w:rsid w:val="008B4B13"/>
    <w:rPr>
      <w:rFonts w:asciiTheme="majorHAnsi" w:eastAsiaTheme="majorEastAsia" w:hAnsiTheme="majorHAnsi" w:cstheme="majorBidi"/>
      <w:i/>
      <w:iCs/>
      <w:color w:val="1F3763" w:themeColor="accent1" w:themeShade="7F"/>
      <w:lang w:eastAsia="nb-NO"/>
    </w:rPr>
  </w:style>
  <w:style w:type="character" w:customStyle="1" w:styleId="Heading8Char">
    <w:name w:val="Heading 8 Char"/>
    <w:basedOn w:val="DefaultParagraphFont"/>
    <w:link w:val="Heading8"/>
    <w:uiPriority w:val="9"/>
    <w:semiHidden/>
    <w:rsid w:val="008B4B13"/>
    <w:rPr>
      <w:rFonts w:asciiTheme="majorHAnsi" w:eastAsiaTheme="majorEastAsia" w:hAnsiTheme="majorHAnsi" w:cstheme="majorBidi"/>
      <w:color w:val="272727" w:themeColor="text1" w:themeTint="D8"/>
      <w:sz w:val="21"/>
      <w:szCs w:val="21"/>
      <w:lang w:eastAsia="nb-NO"/>
    </w:rPr>
  </w:style>
  <w:style w:type="character" w:customStyle="1" w:styleId="Heading9Char">
    <w:name w:val="Heading 9 Char"/>
    <w:basedOn w:val="DefaultParagraphFont"/>
    <w:link w:val="Heading9"/>
    <w:uiPriority w:val="9"/>
    <w:semiHidden/>
    <w:rsid w:val="008B4B13"/>
    <w:rPr>
      <w:rFonts w:asciiTheme="majorHAnsi" w:eastAsiaTheme="majorEastAsia" w:hAnsiTheme="majorHAnsi" w:cstheme="majorBidi"/>
      <w:i/>
      <w:iCs/>
      <w:color w:val="272727" w:themeColor="text1" w:themeTint="D8"/>
      <w:sz w:val="21"/>
      <w:szCs w:val="21"/>
      <w:lang w:eastAsia="nb-NO"/>
    </w:rPr>
  </w:style>
  <w:style w:type="character" w:customStyle="1" w:styleId="SubtitleChar">
    <w:name w:val="Subtitle Char"/>
    <w:aliases w:val="Abstract Char"/>
    <w:basedOn w:val="DefaultParagraphFont"/>
    <w:link w:val="Subtitle"/>
    <w:uiPriority w:val="11"/>
    <w:rsid w:val="009534CF"/>
    <w:rPr>
      <w:rFonts w:asciiTheme="majorHAnsi" w:eastAsiaTheme="minorEastAsia" w:hAnsiTheme="majorHAnsi"/>
      <w:color w:val="2F5496" w:themeColor="accent1" w:themeShade="BF"/>
      <w:spacing w:val="15"/>
      <w:sz w:val="32"/>
      <w:szCs w:val="22"/>
    </w:rPr>
  </w:style>
  <w:style w:type="paragraph" w:customStyle="1" w:styleId="Utenkapittel">
    <w:name w:val="Uten kapittel"/>
    <w:basedOn w:val="Heading1"/>
    <w:qFormat/>
    <w:rsid w:val="00401EEE"/>
    <w:pPr>
      <w:numPr>
        <w:numId w:val="0"/>
      </w:numPr>
    </w:pPr>
    <w:rPr>
      <w:rFonts w:eastAsia="Times New Roman"/>
    </w:rPr>
  </w:style>
  <w:style w:type="character" w:styleId="PlaceholderText">
    <w:name w:val="Placeholder Text"/>
    <w:basedOn w:val="DefaultParagraphFont"/>
    <w:uiPriority w:val="99"/>
    <w:semiHidden/>
    <w:rsid w:val="00980E13"/>
    <w:rPr>
      <w:color w:val="808080"/>
    </w:rPr>
  </w:style>
  <w:style w:type="numbering" w:customStyle="1" w:styleId="Gjeldendeliste1">
    <w:name w:val="Gjeldende liste1"/>
    <w:uiPriority w:val="99"/>
    <w:rsid w:val="009534CF"/>
    <w:pPr>
      <w:numPr>
        <w:numId w:val="1"/>
      </w:numPr>
    </w:pPr>
  </w:style>
  <w:style w:type="paragraph" w:styleId="Caption">
    <w:name w:val="caption"/>
    <w:basedOn w:val="Normal"/>
    <w:next w:val="Normal"/>
    <w:uiPriority w:val="35"/>
    <w:unhideWhenUsed/>
    <w:qFormat/>
    <w:rsid w:val="00E15BE6"/>
    <w:pPr>
      <w:spacing w:after="200" w:line="240" w:lineRule="auto"/>
      <w:ind w:firstLine="0"/>
    </w:pPr>
    <w:rPr>
      <w:i/>
      <w:iCs/>
      <w:color w:val="000000" w:themeColor="text1"/>
      <w:szCs w:val="18"/>
    </w:rPr>
  </w:style>
  <w:style w:type="table" w:styleId="GridTable1Light">
    <w:name w:val="Grid Table 1 Light"/>
    <w:basedOn w:val="TableNormal"/>
    <w:uiPriority w:val="46"/>
    <w:rsid w:val="004D2F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D2F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27D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Underteksttabell">
    <w:name w:val="Undertekst tabell"/>
    <w:basedOn w:val="Normal"/>
    <w:qFormat/>
    <w:rsid w:val="00C14751"/>
    <w:pPr>
      <w:spacing w:after="3" w:line="240" w:lineRule="auto"/>
      <w:ind w:firstLine="0"/>
    </w:pPr>
    <w:rPr>
      <w:sz w:val="17"/>
    </w:rPr>
  </w:style>
  <w:style w:type="table" w:styleId="TableGridLight">
    <w:name w:val="Grid Table Light"/>
    <w:basedOn w:val="TableNormal"/>
    <w:uiPriority w:val="40"/>
    <w:rsid w:val="00540F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quation">
    <w:name w:val="Equation"/>
    <w:basedOn w:val="Caption"/>
    <w:link w:val="EquationTegn"/>
    <w:qFormat/>
    <w:rsid w:val="005D74C4"/>
    <w:pPr>
      <w:spacing w:before="240" w:after="240"/>
      <w:jc w:val="center"/>
    </w:pPr>
    <w:rPr>
      <w:rFonts w:eastAsia="Calibri"/>
      <w:i w:val="0"/>
      <w:lang w:val="en-US"/>
    </w:rPr>
  </w:style>
  <w:style w:type="character" w:styleId="Hyperlink">
    <w:name w:val="Hyperlink"/>
    <w:basedOn w:val="DefaultParagraphFont"/>
    <w:uiPriority w:val="99"/>
    <w:unhideWhenUsed/>
    <w:rsid w:val="008D4FB5"/>
    <w:rPr>
      <w:color w:val="0563C1" w:themeColor="hyperlink"/>
      <w:u w:val="single"/>
    </w:rPr>
  </w:style>
  <w:style w:type="character" w:customStyle="1" w:styleId="EquationTegn">
    <w:name w:val="Equation Tegn"/>
    <w:basedOn w:val="DefaultParagraphFont"/>
    <w:link w:val="Equation"/>
    <w:rsid w:val="005D74C4"/>
    <w:rPr>
      <w:rFonts w:ascii="Times New Roman" w:eastAsia="Calibri" w:hAnsi="Times New Roman" w:cs="Times New Roman"/>
      <w:iCs/>
      <w:color w:val="000000" w:themeColor="text1"/>
      <w:szCs w:val="18"/>
      <w:lang w:val="en-US" w:eastAsia="nb-NO"/>
    </w:rPr>
  </w:style>
  <w:style w:type="character" w:customStyle="1" w:styleId="Ulstomtale1">
    <w:name w:val="Uløst omtale1"/>
    <w:basedOn w:val="DefaultParagraphFont"/>
    <w:uiPriority w:val="99"/>
    <w:semiHidden/>
    <w:unhideWhenUsed/>
    <w:rsid w:val="008D4FB5"/>
    <w:rPr>
      <w:color w:val="605E5C"/>
      <w:shd w:val="clear" w:color="auto" w:fill="E1DFDD"/>
    </w:rPr>
  </w:style>
  <w:style w:type="paragraph" w:styleId="Header">
    <w:name w:val="header"/>
    <w:basedOn w:val="Normal"/>
    <w:link w:val="HeaderChar"/>
    <w:uiPriority w:val="99"/>
    <w:semiHidden/>
    <w:unhideWhenUsed/>
    <w:rsid w:val="00322084"/>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68395E"/>
    <w:rPr>
      <w:rFonts w:ascii="Times New Roman" w:eastAsia="Times New Roman" w:hAnsi="Times New Roman" w:cs="Times New Roman"/>
      <w:lang w:eastAsia="nb-NO"/>
    </w:rPr>
  </w:style>
  <w:style w:type="paragraph" w:styleId="Footer">
    <w:name w:val="footer"/>
    <w:basedOn w:val="Normal"/>
    <w:link w:val="FooterChar"/>
    <w:uiPriority w:val="99"/>
    <w:unhideWhenUsed/>
    <w:rsid w:val="00322084"/>
    <w:pPr>
      <w:tabs>
        <w:tab w:val="center" w:pos="4513"/>
        <w:tab w:val="right" w:pos="9026"/>
      </w:tabs>
      <w:spacing w:line="240" w:lineRule="auto"/>
    </w:pPr>
  </w:style>
  <w:style w:type="character" w:customStyle="1" w:styleId="FooterChar">
    <w:name w:val="Footer Char"/>
    <w:basedOn w:val="DefaultParagraphFont"/>
    <w:link w:val="Footer"/>
    <w:uiPriority w:val="99"/>
    <w:rsid w:val="0068395E"/>
    <w:rPr>
      <w:rFonts w:ascii="Times New Roman" w:eastAsia="Times New Roman" w:hAnsi="Times New Roman" w:cs="Times New Roman"/>
      <w:lang w:eastAsia="nb-NO"/>
    </w:rPr>
  </w:style>
  <w:style w:type="character" w:styleId="CommentReference">
    <w:name w:val="annotation reference"/>
    <w:basedOn w:val="DefaultParagraphFont"/>
    <w:uiPriority w:val="99"/>
    <w:semiHidden/>
    <w:unhideWhenUsed/>
    <w:rsid w:val="00544CE4"/>
    <w:rPr>
      <w:sz w:val="16"/>
      <w:szCs w:val="16"/>
    </w:rPr>
  </w:style>
  <w:style w:type="paragraph" w:styleId="CommentText">
    <w:name w:val="annotation text"/>
    <w:basedOn w:val="Normal"/>
    <w:link w:val="CommentTextChar"/>
    <w:uiPriority w:val="99"/>
    <w:unhideWhenUsed/>
    <w:rsid w:val="00544CE4"/>
    <w:pPr>
      <w:spacing w:line="240" w:lineRule="auto"/>
    </w:pPr>
    <w:rPr>
      <w:sz w:val="20"/>
      <w:szCs w:val="20"/>
    </w:rPr>
  </w:style>
  <w:style w:type="character" w:customStyle="1" w:styleId="CommentTextChar">
    <w:name w:val="Comment Text Char"/>
    <w:basedOn w:val="DefaultParagraphFont"/>
    <w:link w:val="CommentText"/>
    <w:uiPriority w:val="99"/>
    <w:rsid w:val="00544CE4"/>
    <w:rPr>
      <w:rFonts w:ascii="Times New Roman" w:eastAsia="Times New Roman" w:hAnsi="Times New Roman" w:cs="Times New Roman"/>
      <w:sz w:val="20"/>
      <w:szCs w:val="20"/>
      <w:lang w:eastAsia="nb-NO"/>
    </w:rPr>
  </w:style>
  <w:style w:type="paragraph" w:styleId="CommentSubject">
    <w:name w:val="annotation subject"/>
    <w:basedOn w:val="CommentText"/>
    <w:next w:val="CommentText"/>
    <w:link w:val="CommentSubjectChar"/>
    <w:uiPriority w:val="99"/>
    <w:semiHidden/>
    <w:unhideWhenUsed/>
    <w:rsid w:val="00544CE4"/>
    <w:rPr>
      <w:b/>
      <w:bCs/>
    </w:rPr>
  </w:style>
  <w:style w:type="character" w:customStyle="1" w:styleId="CommentSubjectChar">
    <w:name w:val="Comment Subject Char"/>
    <w:basedOn w:val="CommentTextChar"/>
    <w:link w:val="CommentSubject"/>
    <w:uiPriority w:val="99"/>
    <w:semiHidden/>
    <w:rsid w:val="00544CE4"/>
    <w:rPr>
      <w:rFonts w:ascii="Times New Roman" w:eastAsia="Times New Roman" w:hAnsi="Times New Roman" w:cs="Times New Roman"/>
      <w:b/>
      <w:bCs/>
      <w:sz w:val="20"/>
      <w:szCs w:val="20"/>
      <w:lang w:eastAsia="nb-NO"/>
    </w:rPr>
  </w:style>
  <w:style w:type="paragraph" w:styleId="Revision">
    <w:name w:val="Revision"/>
    <w:hidden/>
    <w:uiPriority w:val="99"/>
    <w:semiHidden/>
    <w:rsid w:val="00D55B35"/>
    <w:pPr>
      <w:spacing w:after="0" w:line="240" w:lineRule="auto"/>
    </w:pPr>
    <w:rPr>
      <w:rFonts w:ascii="Times New Roman" w:eastAsia="Times New Roman" w:hAnsi="Times New Roman" w:cs="Times New Roman"/>
      <w:lang w:eastAsia="nb-NO"/>
    </w:rPr>
  </w:style>
  <w:style w:type="paragraph" w:customStyle="1" w:styleId="Tabell">
    <w:name w:val="Tabell"/>
    <w:basedOn w:val="Normal"/>
    <w:qFormat/>
    <w:rsid w:val="00437388"/>
    <w:pPr>
      <w:spacing w:line="240" w:lineRule="auto"/>
      <w:ind w:firstLine="0"/>
    </w:pPr>
  </w:style>
  <w:style w:type="paragraph" w:styleId="FootnoteText">
    <w:name w:val="footnote text"/>
    <w:basedOn w:val="Normal"/>
    <w:link w:val="FootnoteTextChar"/>
    <w:uiPriority w:val="99"/>
    <w:semiHidden/>
    <w:unhideWhenUsed/>
    <w:rsid w:val="00954F4E"/>
    <w:pPr>
      <w:spacing w:line="240" w:lineRule="auto"/>
    </w:pPr>
    <w:rPr>
      <w:sz w:val="20"/>
      <w:szCs w:val="20"/>
    </w:rPr>
  </w:style>
  <w:style w:type="character" w:customStyle="1" w:styleId="FootnoteTextChar">
    <w:name w:val="Footnote Text Char"/>
    <w:basedOn w:val="DefaultParagraphFont"/>
    <w:link w:val="FootnoteText"/>
    <w:uiPriority w:val="99"/>
    <w:semiHidden/>
    <w:rsid w:val="00954F4E"/>
    <w:rPr>
      <w:rFonts w:ascii="Times New Roman" w:eastAsia="Times New Roman" w:hAnsi="Times New Roman" w:cs="Times New Roman"/>
      <w:sz w:val="20"/>
      <w:szCs w:val="20"/>
      <w:lang w:eastAsia="nb-NO"/>
    </w:rPr>
  </w:style>
  <w:style w:type="character" w:styleId="FootnoteReference">
    <w:name w:val="footnote reference"/>
    <w:basedOn w:val="DefaultParagraphFont"/>
    <w:uiPriority w:val="99"/>
    <w:semiHidden/>
    <w:unhideWhenUsed/>
    <w:rsid w:val="00954F4E"/>
    <w:rPr>
      <w:vertAlign w:val="superscript"/>
    </w:rPr>
  </w:style>
  <w:style w:type="paragraph" w:customStyle="1" w:styleId="References">
    <w:name w:val="References"/>
    <w:basedOn w:val="Normal"/>
    <w:qFormat/>
    <w:rsid w:val="00947CDD"/>
    <w:pPr>
      <w:spacing w:after="120" w:line="240" w:lineRule="auto"/>
      <w:ind w:left="284" w:hanging="284"/>
    </w:pPr>
    <w:rPr>
      <w:lang w:val="en-US"/>
    </w:rPr>
  </w:style>
  <w:style w:type="character" w:customStyle="1" w:styleId="Omtale1">
    <w:name w:val="Omtale1"/>
    <w:basedOn w:val="DefaultParagraphFont"/>
    <w:uiPriority w:val="99"/>
    <w:unhideWhenUsed/>
    <w:rsid w:val="00E64A45"/>
    <w:rPr>
      <w:color w:val="2B579A"/>
      <w:shd w:val="clear" w:color="auto" w:fill="E1DFDD"/>
    </w:rPr>
  </w:style>
  <w:style w:type="paragraph" w:styleId="ListParagraph">
    <w:name w:val="List Paragraph"/>
    <w:basedOn w:val="Normal"/>
    <w:uiPriority w:val="34"/>
    <w:qFormat/>
    <w:rsid w:val="00510CE7"/>
    <w:pPr>
      <w:ind w:left="720"/>
      <w:contextualSpacing/>
    </w:pPr>
  </w:style>
  <w:style w:type="paragraph" w:styleId="BalloonText">
    <w:name w:val="Balloon Text"/>
    <w:basedOn w:val="Normal"/>
    <w:link w:val="BalloonTextChar"/>
    <w:uiPriority w:val="99"/>
    <w:semiHidden/>
    <w:unhideWhenUsed/>
    <w:rsid w:val="000B75A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5AA"/>
    <w:rPr>
      <w:rFonts w:ascii="Segoe UI" w:eastAsia="Times New Roman" w:hAnsi="Segoe UI" w:cs="Segoe UI"/>
      <w:sz w:val="18"/>
      <w:szCs w:val="18"/>
      <w:lang w:eastAsia="nb-NO"/>
    </w:rPr>
  </w:style>
  <w:style w:type="table" w:customStyle="1" w:styleId="TableGrid1">
    <w:name w:val="Table Grid1"/>
    <w:rsid w:val="002F2D99"/>
    <w:pPr>
      <w:spacing w:after="0" w:line="240" w:lineRule="auto"/>
    </w:pPr>
    <w:rPr>
      <w:rFonts w:eastAsiaTheme="minorEastAsia"/>
      <w:lang w:eastAsia="nb-NO"/>
    </w:rPr>
    <w:tblPr>
      <w:tblCellMar>
        <w:top w:w="0" w:type="dxa"/>
        <w:left w:w="0" w:type="dxa"/>
        <w:bottom w:w="0" w:type="dxa"/>
        <w:right w:w="0" w:type="dxa"/>
      </w:tblCellMar>
    </w:tblPr>
  </w:style>
  <w:style w:type="table" w:customStyle="1" w:styleId="TableGrid0">
    <w:name w:val="Table Grid0"/>
    <w:basedOn w:val="TableNormal"/>
    <w:uiPriority w:val="39"/>
    <w:rsid w:val="002F2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3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946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299">
      <w:bodyDiv w:val="1"/>
      <w:marLeft w:val="0"/>
      <w:marRight w:val="0"/>
      <w:marTop w:val="0"/>
      <w:marBottom w:val="0"/>
      <w:divBdr>
        <w:top w:val="none" w:sz="0" w:space="0" w:color="auto"/>
        <w:left w:val="none" w:sz="0" w:space="0" w:color="auto"/>
        <w:bottom w:val="none" w:sz="0" w:space="0" w:color="auto"/>
        <w:right w:val="none" w:sz="0" w:space="0" w:color="auto"/>
      </w:divBdr>
    </w:div>
    <w:div w:id="9795327">
      <w:bodyDiv w:val="1"/>
      <w:marLeft w:val="0"/>
      <w:marRight w:val="0"/>
      <w:marTop w:val="0"/>
      <w:marBottom w:val="0"/>
      <w:divBdr>
        <w:top w:val="none" w:sz="0" w:space="0" w:color="auto"/>
        <w:left w:val="none" w:sz="0" w:space="0" w:color="auto"/>
        <w:bottom w:val="none" w:sz="0" w:space="0" w:color="auto"/>
        <w:right w:val="none" w:sz="0" w:space="0" w:color="auto"/>
      </w:divBdr>
    </w:div>
    <w:div w:id="12845274">
      <w:bodyDiv w:val="1"/>
      <w:marLeft w:val="0"/>
      <w:marRight w:val="0"/>
      <w:marTop w:val="0"/>
      <w:marBottom w:val="0"/>
      <w:divBdr>
        <w:top w:val="none" w:sz="0" w:space="0" w:color="auto"/>
        <w:left w:val="none" w:sz="0" w:space="0" w:color="auto"/>
        <w:bottom w:val="none" w:sz="0" w:space="0" w:color="auto"/>
        <w:right w:val="none" w:sz="0" w:space="0" w:color="auto"/>
      </w:divBdr>
    </w:div>
    <w:div w:id="42217863">
      <w:bodyDiv w:val="1"/>
      <w:marLeft w:val="0"/>
      <w:marRight w:val="0"/>
      <w:marTop w:val="0"/>
      <w:marBottom w:val="0"/>
      <w:divBdr>
        <w:top w:val="none" w:sz="0" w:space="0" w:color="auto"/>
        <w:left w:val="none" w:sz="0" w:space="0" w:color="auto"/>
        <w:bottom w:val="none" w:sz="0" w:space="0" w:color="auto"/>
        <w:right w:val="none" w:sz="0" w:space="0" w:color="auto"/>
      </w:divBdr>
      <w:divsChild>
        <w:div w:id="1832133722">
          <w:marLeft w:val="640"/>
          <w:marRight w:val="0"/>
          <w:marTop w:val="0"/>
          <w:marBottom w:val="0"/>
          <w:divBdr>
            <w:top w:val="none" w:sz="0" w:space="0" w:color="auto"/>
            <w:left w:val="none" w:sz="0" w:space="0" w:color="auto"/>
            <w:bottom w:val="none" w:sz="0" w:space="0" w:color="auto"/>
            <w:right w:val="none" w:sz="0" w:space="0" w:color="auto"/>
          </w:divBdr>
        </w:div>
        <w:div w:id="681392464">
          <w:marLeft w:val="640"/>
          <w:marRight w:val="0"/>
          <w:marTop w:val="0"/>
          <w:marBottom w:val="0"/>
          <w:divBdr>
            <w:top w:val="none" w:sz="0" w:space="0" w:color="auto"/>
            <w:left w:val="none" w:sz="0" w:space="0" w:color="auto"/>
            <w:bottom w:val="none" w:sz="0" w:space="0" w:color="auto"/>
            <w:right w:val="none" w:sz="0" w:space="0" w:color="auto"/>
          </w:divBdr>
        </w:div>
        <w:div w:id="1406994142">
          <w:marLeft w:val="640"/>
          <w:marRight w:val="0"/>
          <w:marTop w:val="0"/>
          <w:marBottom w:val="0"/>
          <w:divBdr>
            <w:top w:val="none" w:sz="0" w:space="0" w:color="auto"/>
            <w:left w:val="none" w:sz="0" w:space="0" w:color="auto"/>
            <w:bottom w:val="none" w:sz="0" w:space="0" w:color="auto"/>
            <w:right w:val="none" w:sz="0" w:space="0" w:color="auto"/>
          </w:divBdr>
        </w:div>
        <w:div w:id="1804153846">
          <w:marLeft w:val="640"/>
          <w:marRight w:val="0"/>
          <w:marTop w:val="0"/>
          <w:marBottom w:val="0"/>
          <w:divBdr>
            <w:top w:val="none" w:sz="0" w:space="0" w:color="auto"/>
            <w:left w:val="none" w:sz="0" w:space="0" w:color="auto"/>
            <w:bottom w:val="none" w:sz="0" w:space="0" w:color="auto"/>
            <w:right w:val="none" w:sz="0" w:space="0" w:color="auto"/>
          </w:divBdr>
        </w:div>
        <w:div w:id="1759322877">
          <w:marLeft w:val="640"/>
          <w:marRight w:val="0"/>
          <w:marTop w:val="0"/>
          <w:marBottom w:val="0"/>
          <w:divBdr>
            <w:top w:val="none" w:sz="0" w:space="0" w:color="auto"/>
            <w:left w:val="none" w:sz="0" w:space="0" w:color="auto"/>
            <w:bottom w:val="none" w:sz="0" w:space="0" w:color="auto"/>
            <w:right w:val="none" w:sz="0" w:space="0" w:color="auto"/>
          </w:divBdr>
        </w:div>
        <w:div w:id="1590456749">
          <w:marLeft w:val="640"/>
          <w:marRight w:val="0"/>
          <w:marTop w:val="0"/>
          <w:marBottom w:val="0"/>
          <w:divBdr>
            <w:top w:val="none" w:sz="0" w:space="0" w:color="auto"/>
            <w:left w:val="none" w:sz="0" w:space="0" w:color="auto"/>
            <w:bottom w:val="none" w:sz="0" w:space="0" w:color="auto"/>
            <w:right w:val="none" w:sz="0" w:space="0" w:color="auto"/>
          </w:divBdr>
        </w:div>
        <w:div w:id="660620046">
          <w:marLeft w:val="640"/>
          <w:marRight w:val="0"/>
          <w:marTop w:val="0"/>
          <w:marBottom w:val="0"/>
          <w:divBdr>
            <w:top w:val="none" w:sz="0" w:space="0" w:color="auto"/>
            <w:left w:val="none" w:sz="0" w:space="0" w:color="auto"/>
            <w:bottom w:val="none" w:sz="0" w:space="0" w:color="auto"/>
            <w:right w:val="none" w:sz="0" w:space="0" w:color="auto"/>
          </w:divBdr>
        </w:div>
        <w:div w:id="173807697">
          <w:marLeft w:val="640"/>
          <w:marRight w:val="0"/>
          <w:marTop w:val="0"/>
          <w:marBottom w:val="0"/>
          <w:divBdr>
            <w:top w:val="none" w:sz="0" w:space="0" w:color="auto"/>
            <w:left w:val="none" w:sz="0" w:space="0" w:color="auto"/>
            <w:bottom w:val="none" w:sz="0" w:space="0" w:color="auto"/>
            <w:right w:val="none" w:sz="0" w:space="0" w:color="auto"/>
          </w:divBdr>
        </w:div>
        <w:div w:id="1928535142">
          <w:marLeft w:val="640"/>
          <w:marRight w:val="0"/>
          <w:marTop w:val="0"/>
          <w:marBottom w:val="0"/>
          <w:divBdr>
            <w:top w:val="none" w:sz="0" w:space="0" w:color="auto"/>
            <w:left w:val="none" w:sz="0" w:space="0" w:color="auto"/>
            <w:bottom w:val="none" w:sz="0" w:space="0" w:color="auto"/>
            <w:right w:val="none" w:sz="0" w:space="0" w:color="auto"/>
          </w:divBdr>
        </w:div>
        <w:div w:id="2117673174">
          <w:marLeft w:val="640"/>
          <w:marRight w:val="0"/>
          <w:marTop w:val="0"/>
          <w:marBottom w:val="0"/>
          <w:divBdr>
            <w:top w:val="none" w:sz="0" w:space="0" w:color="auto"/>
            <w:left w:val="none" w:sz="0" w:space="0" w:color="auto"/>
            <w:bottom w:val="none" w:sz="0" w:space="0" w:color="auto"/>
            <w:right w:val="none" w:sz="0" w:space="0" w:color="auto"/>
          </w:divBdr>
        </w:div>
        <w:div w:id="1179849792">
          <w:marLeft w:val="640"/>
          <w:marRight w:val="0"/>
          <w:marTop w:val="0"/>
          <w:marBottom w:val="0"/>
          <w:divBdr>
            <w:top w:val="none" w:sz="0" w:space="0" w:color="auto"/>
            <w:left w:val="none" w:sz="0" w:space="0" w:color="auto"/>
            <w:bottom w:val="none" w:sz="0" w:space="0" w:color="auto"/>
            <w:right w:val="none" w:sz="0" w:space="0" w:color="auto"/>
          </w:divBdr>
        </w:div>
        <w:div w:id="2077511727">
          <w:marLeft w:val="640"/>
          <w:marRight w:val="0"/>
          <w:marTop w:val="0"/>
          <w:marBottom w:val="0"/>
          <w:divBdr>
            <w:top w:val="none" w:sz="0" w:space="0" w:color="auto"/>
            <w:left w:val="none" w:sz="0" w:space="0" w:color="auto"/>
            <w:bottom w:val="none" w:sz="0" w:space="0" w:color="auto"/>
            <w:right w:val="none" w:sz="0" w:space="0" w:color="auto"/>
          </w:divBdr>
        </w:div>
        <w:div w:id="682706466">
          <w:marLeft w:val="640"/>
          <w:marRight w:val="0"/>
          <w:marTop w:val="0"/>
          <w:marBottom w:val="0"/>
          <w:divBdr>
            <w:top w:val="none" w:sz="0" w:space="0" w:color="auto"/>
            <w:left w:val="none" w:sz="0" w:space="0" w:color="auto"/>
            <w:bottom w:val="none" w:sz="0" w:space="0" w:color="auto"/>
            <w:right w:val="none" w:sz="0" w:space="0" w:color="auto"/>
          </w:divBdr>
        </w:div>
        <w:div w:id="570583832">
          <w:marLeft w:val="640"/>
          <w:marRight w:val="0"/>
          <w:marTop w:val="0"/>
          <w:marBottom w:val="0"/>
          <w:divBdr>
            <w:top w:val="none" w:sz="0" w:space="0" w:color="auto"/>
            <w:left w:val="none" w:sz="0" w:space="0" w:color="auto"/>
            <w:bottom w:val="none" w:sz="0" w:space="0" w:color="auto"/>
            <w:right w:val="none" w:sz="0" w:space="0" w:color="auto"/>
          </w:divBdr>
        </w:div>
        <w:div w:id="298649444">
          <w:marLeft w:val="640"/>
          <w:marRight w:val="0"/>
          <w:marTop w:val="0"/>
          <w:marBottom w:val="0"/>
          <w:divBdr>
            <w:top w:val="none" w:sz="0" w:space="0" w:color="auto"/>
            <w:left w:val="none" w:sz="0" w:space="0" w:color="auto"/>
            <w:bottom w:val="none" w:sz="0" w:space="0" w:color="auto"/>
            <w:right w:val="none" w:sz="0" w:space="0" w:color="auto"/>
          </w:divBdr>
        </w:div>
        <w:div w:id="480925358">
          <w:marLeft w:val="640"/>
          <w:marRight w:val="0"/>
          <w:marTop w:val="0"/>
          <w:marBottom w:val="0"/>
          <w:divBdr>
            <w:top w:val="none" w:sz="0" w:space="0" w:color="auto"/>
            <w:left w:val="none" w:sz="0" w:space="0" w:color="auto"/>
            <w:bottom w:val="none" w:sz="0" w:space="0" w:color="auto"/>
            <w:right w:val="none" w:sz="0" w:space="0" w:color="auto"/>
          </w:divBdr>
        </w:div>
        <w:div w:id="2064021306">
          <w:marLeft w:val="640"/>
          <w:marRight w:val="0"/>
          <w:marTop w:val="0"/>
          <w:marBottom w:val="0"/>
          <w:divBdr>
            <w:top w:val="none" w:sz="0" w:space="0" w:color="auto"/>
            <w:left w:val="none" w:sz="0" w:space="0" w:color="auto"/>
            <w:bottom w:val="none" w:sz="0" w:space="0" w:color="auto"/>
            <w:right w:val="none" w:sz="0" w:space="0" w:color="auto"/>
          </w:divBdr>
        </w:div>
        <w:div w:id="285087318">
          <w:marLeft w:val="640"/>
          <w:marRight w:val="0"/>
          <w:marTop w:val="0"/>
          <w:marBottom w:val="0"/>
          <w:divBdr>
            <w:top w:val="none" w:sz="0" w:space="0" w:color="auto"/>
            <w:left w:val="none" w:sz="0" w:space="0" w:color="auto"/>
            <w:bottom w:val="none" w:sz="0" w:space="0" w:color="auto"/>
            <w:right w:val="none" w:sz="0" w:space="0" w:color="auto"/>
          </w:divBdr>
        </w:div>
        <w:div w:id="1961524633">
          <w:marLeft w:val="640"/>
          <w:marRight w:val="0"/>
          <w:marTop w:val="0"/>
          <w:marBottom w:val="0"/>
          <w:divBdr>
            <w:top w:val="none" w:sz="0" w:space="0" w:color="auto"/>
            <w:left w:val="none" w:sz="0" w:space="0" w:color="auto"/>
            <w:bottom w:val="none" w:sz="0" w:space="0" w:color="auto"/>
            <w:right w:val="none" w:sz="0" w:space="0" w:color="auto"/>
          </w:divBdr>
        </w:div>
        <w:div w:id="1967001280">
          <w:marLeft w:val="640"/>
          <w:marRight w:val="0"/>
          <w:marTop w:val="0"/>
          <w:marBottom w:val="0"/>
          <w:divBdr>
            <w:top w:val="none" w:sz="0" w:space="0" w:color="auto"/>
            <w:left w:val="none" w:sz="0" w:space="0" w:color="auto"/>
            <w:bottom w:val="none" w:sz="0" w:space="0" w:color="auto"/>
            <w:right w:val="none" w:sz="0" w:space="0" w:color="auto"/>
          </w:divBdr>
        </w:div>
        <w:div w:id="1823158033">
          <w:marLeft w:val="640"/>
          <w:marRight w:val="0"/>
          <w:marTop w:val="0"/>
          <w:marBottom w:val="0"/>
          <w:divBdr>
            <w:top w:val="none" w:sz="0" w:space="0" w:color="auto"/>
            <w:left w:val="none" w:sz="0" w:space="0" w:color="auto"/>
            <w:bottom w:val="none" w:sz="0" w:space="0" w:color="auto"/>
            <w:right w:val="none" w:sz="0" w:space="0" w:color="auto"/>
          </w:divBdr>
        </w:div>
        <w:div w:id="1028331433">
          <w:marLeft w:val="640"/>
          <w:marRight w:val="0"/>
          <w:marTop w:val="0"/>
          <w:marBottom w:val="0"/>
          <w:divBdr>
            <w:top w:val="none" w:sz="0" w:space="0" w:color="auto"/>
            <w:left w:val="none" w:sz="0" w:space="0" w:color="auto"/>
            <w:bottom w:val="none" w:sz="0" w:space="0" w:color="auto"/>
            <w:right w:val="none" w:sz="0" w:space="0" w:color="auto"/>
          </w:divBdr>
        </w:div>
        <w:div w:id="717629302">
          <w:marLeft w:val="640"/>
          <w:marRight w:val="0"/>
          <w:marTop w:val="0"/>
          <w:marBottom w:val="0"/>
          <w:divBdr>
            <w:top w:val="none" w:sz="0" w:space="0" w:color="auto"/>
            <w:left w:val="none" w:sz="0" w:space="0" w:color="auto"/>
            <w:bottom w:val="none" w:sz="0" w:space="0" w:color="auto"/>
            <w:right w:val="none" w:sz="0" w:space="0" w:color="auto"/>
          </w:divBdr>
        </w:div>
        <w:div w:id="1965846249">
          <w:marLeft w:val="640"/>
          <w:marRight w:val="0"/>
          <w:marTop w:val="0"/>
          <w:marBottom w:val="0"/>
          <w:divBdr>
            <w:top w:val="none" w:sz="0" w:space="0" w:color="auto"/>
            <w:left w:val="none" w:sz="0" w:space="0" w:color="auto"/>
            <w:bottom w:val="none" w:sz="0" w:space="0" w:color="auto"/>
            <w:right w:val="none" w:sz="0" w:space="0" w:color="auto"/>
          </w:divBdr>
        </w:div>
        <w:div w:id="426077600">
          <w:marLeft w:val="640"/>
          <w:marRight w:val="0"/>
          <w:marTop w:val="0"/>
          <w:marBottom w:val="0"/>
          <w:divBdr>
            <w:top w:val="none" w:sz="0" w:space="0" w:color="auto"/>
            <w:left w:val="none" w:sz="0" w:space="0" w:color="auto"/>
            <w:bottom w:val="none" w:sz="0" w:space="0" w:color="auto"/>
            <w:right w:val="none" w:sz="0" w:space="0" w:color="auto"/>
          </w:divBdr>
        </w:div>
        <w:div w:id="878473259">
          <w:marLeft w:val="640"/>
          <w:marRight w:val="0"/>
          <w:marTop w:val="0"/>
          <w:marBottom w:val="0"/>
          <w:divBdr>
            <w:top w:val="none" w:sz="0" w:space="0" w:color="auto"/>
            <w:left w:val="none" w:sz="0" w:space="0" w:color="auto"/>
            <w:bottom w:val="none" w:sz="0" w:space="0" w:color="auto"/>
            <w:right w:val="none" w:sz="0" w:space="0" w:color="auto"/>
          </w:divBdr>
        </w:div>
        <w:div w:id="1147821975">
          <w:marLeft w:val="640"/>
          <w:marRight w:val="0"/>
          <w:marTop w:val="0"/>
          <w:marBottom w:val="0"/>
          <w:divBdr>
            <w:top w:val="none" w:sz="0" w:space="0" w:color="auto"/>
            <w:left w:val="none" w:sz="0" w:space="0" w:color="auto"/>
            <w:bottom w:val="none" w:sz="0" w:space="0" w:color="auto"/>
            <w:right w:val="none" w:sz="0" w:space="0" w:color="auto"/>
          </w:divBdr>
        </w:div>
        <w:div w:id="1534612387">
          <w:marLeft w:val="640"/>
          <w:marRight w:val="0"/>
          <w:marTop w:val="0"/>
          <w:marBottom w:val="0"/>
          <w:divBdr>
            <w:top w:val="none" w:sz="0" w:space="0" w:color="auto"/>
            <w:left w:val="none" w:sz="0" w:space="0" w:color="auto"/>
            <w:bottom w:val="none" w:sz="0" w:space="0" w:color="auto"/>
            <w:right w:val="none" w:sz="0" w:space="0" w:color="auto"/>
          </w:divBdr>
        </w:div>
        <w:div w:id="594022208">
          <w:marLeft w:val="640"/>
          <w:marRight w:val="0"/>
          <w:marTop w:val="0"/>
          <w:marBottom w:val="0"/>
          <w:divBdr>
            <w:top w:val="none" w:sz="0" w:space="0" w:color="auto"/>
            <w:left w:val="none" w:sz="0" w:space="0" w:color="auto"/>
            <w:bottom w:val="none" w:sz="0" w:space="0" w:color="auto"/>
            <w:right w:val="none" w:sz="0" w:space="0" w:color="auto"/>
          </w:divBdr>
        </w:div>
        <w:div w:id="198663001">
          <w:marLeft w:val="640"/>
          <w:marRight w:val="0"/>
          <w:marTop w:val="0"/>
          <w:marBottom w:val="0"/>
          <w:divBdr>
            <w:top w:val="none" w:sz="0" w:space="0" w:color="auto"/>
            <w:left w:val="none" w:sz="0" w:space="0" w:color="auto"/>
            <w:bottom w:val="none" w:sz="0" w:space="0" w:color="auto"/>
            <w:right w:val="none" w:sz="0" w:space="0" w:color="auto"/>
          </w:divBdr>
        </w:div>
        <w:div w:id="239221324">
          <w:marLeft w:val="640"/>
          <w:marRight w:val="0"/>
          <w:marTop w:val="0"/>
          <w:marBottom w:val="0"/>
          <w:divBdr>
            <w:top w:val="none" w:sz="0" w:space="0" w:color="auto"/>
            <w:left w:val="none" w:sz="0" w:space="0" w:color="auto"/>
            <w:bottom w:val="none" w:sz="0" w:space="0" w:color="auto"/>
            <w:right w:val="none" w:sz="0" w:space="0" w:color="auto"/>
          </w:divBdr>
        </w:div>
        <w:div w:id="328217486">
          <w:marLeft w:val="640"/>
          <w:marRight w:val="0"/>
          <w:marTop w:val="0"/>
          <w:marBottom w:val="0"/>
          <w:divBdr>
            <w:top w:val="none" w:sz="0" w:space="0" w:color="auto"/>
            <w:left w:val="none" w:sz="0" w:space="0" w:color="auto"/>
            <w:bottom w:val="none" w:sz="0" w:space="0" w:color="auto"/>
            <w:right w:val="none" w:sz="0" w:space="0" w:color="auto"/>
          </w:divBdr>
        </w:div>
        <w:div w:id="1456943511">
          <w:marLeft w:val="640"/>
          <w:marRight w:val="0"/>
          <w:marTop w:val="0"/>
          <w:marBottom w:val="0"/>
          <w:divBdr>
            <w:top w:val="none" w:sz="0" w:space="0" w:color="auto"/>
            <w:left w:val="none" w:sz="0" w:space="0" w:color="auto"/>
            <w:bottom w:val="none" w:sz="0" w:space="0" w:color="auto"/>
            <w:right w:val="none" w:sz="0" w:space="0" w:color="auto"/>
          </w:divBdr>
        </w:div>
        <w:div w:id="161118582">
          <w:marLeft w:val="640"/>
          <w:marRight w:val="0"/>
          <w:marTop w:val="0"/>
          <w:marBottom w:val="0"/>
          <w:divBdr>
            <w:top w:val="none" w:sz="0" w:space="0" w:color="auto"/>
            <w:left w:val="none" w:sz="0" w:space="0" w:color="auto"/>
            <w:bottom w:val="none" w:sz="0" w:space="0" w:color="auto"/>
            <w:right w:val="none" w:sz="0" w:space="0" w:color="auto"/>
          </w:divBdr>
        </w:div>
        <w:div w:id="1225987400">
          <w:marLeft w:val="640"/>
          <w:marRight w:val="0"/>
          <w:marTop w:val="0"/>
          <w:marBottom w:val="0"/>
          <w:divBdr>
            <w:top w:val="none" w:sz="0" w:space="0" w:color="auto"/>
            <w:left w:val="none" w:sz="0" w:space="0" w:color="auto"/>
            <w:bottom w:val="none" w:sz="0" w:space="0" w:color="auto"/>
            <w:right w:val="none" w:sz="0" w:space="0" w:color="auto"/>
          </w:divBdr>
        </w:div>
        <w:div w:id="2010595738">
          <w:marLeft w:val="640"/>
          <w:marRight w:val="0"/>
          <w:marTop w:val="0"/>
          <w:marBottom w:val="0"/>
          <w:divBdr>
            <w:top w:val="none" w:sz="0" w:space="0" w:color="auto"/>
            <w:left w:val="none" w:sz="0" w:space="0" w:color="auto"/>
            <w:bottom w:val="none" w:sz="0" w:space="0" w:color="auto"/>
            <w:right w:val="none" w:sz="0" w:space="0" w:color="auto"/>
          </w:divBdr>
        </w:div>
        <w:div w:id="1361273968">
          <w:marLeft w:val="640"/>
          <w:marRight w:val="0"/>
          <w:marTop w:val="0"/>
          <w:marBottom w:val="0"/>
          <w:divBdr>
            <w:top w:val="none" w:sz="0" w:space="0" w:color="auto"/>
            <w:left w:val="none" w:sz="0" w:space="0" w:color="auto"/>
            <w:bottom w:val="none" w:sz="0" w:space="0" w:color="auto"/>
            <w:right w:val="none" w:sz="0" w:space="0" w:color="auto"/>
          </w:divBdr>
        </w:div>
        <w:div w:id="1011101614">
          <w:marLeft w:val="640"/>
          <w:marRight w:val="0"/>
          <w:marTop w:val="0"/>
          <w:marBottom w:val="0"/>
          <w:divBdr>
            <w:top w:val="none" w:sz="0" w:space="0" w:color="auto"/>
            <w:left w:val="none" w:sz="0" w:space="0" w:color="auto"/>
            <w:bottom w:val="none" w:sz="0" w:space="0" w:color="auto"/>
            <w:right w:val="none" w:sz="0" w:space="0" w:color="auto"/>
          </w:divBdr>
        </w:div>
        <w:div w:id="1164247496">
          <w:marLeft w:val="640"/>
          <w:marRight w:val="0"/>
          <w:marTop w:val="0"/>
          <w:marBottom w:val="0"/>
          <w:divBdr>
            <w:top w:val="none" w:sz="0" w:space="0" w:color="auto"/>
            <w:left w:val="none" w:sz="0" w:space="0" w:color="auto"/>
            <w:bottom w:val="none" w:sz="0" w:space="0" w:color="auto"/>
            <w:right w:val="none" w:sz="0" w:space="0" w:color="auto"/>
          </w:divBdr>
        </w:div>
        <w:div w:id="1867402309">
          <w:marLeft w:val="640"/>
          <w:marRight w:val="0"/>
          <w:marTop w:val="0"/>
          <w:marBottom w:val="0"/>
          <w:divBdr>
            <w:top w:val="none" w:sz="0" w:space="0" w:color="auto"/>
            <w:left w:val="none" w:sz="0" w:space="0" w:color="auto"/>
            <w:bottom w:val="none" w:sz="0" w:space="0" w:color="auto"/>
            <w:right w:val="none" w:sz="0" w:space="0" w:color="auto"/>
          </w:divBdr>
        </w:div>
        <w:div w:id="31467920">
          <w:marLeft w:val="640"/>
          <w:marRight w:val="0"/>
          <w:marTop w:val="0"/>
          <w:marBottom w:val="0"/>
          <w:divBdr>
            <w:top w:val="none" w:sz="0" w:space="0" w:color="auto"/>
            <w:left w:val="none" w:sz="0" w:space="0" w:color="auto"/>
            <w:bottom w:val="none" w:sz="0" w:space="0" w:color="auto"/>
            <w:right w:val="none" w:sz="0" w:space="0" w:color="auto"/>
          </w:divBdr>
        </w:div>
        <w:div w:id="461506538">
          <w:marLeft w:val="640"/>
          <w:marRight w:val="0"/>
          <w:marTop w:val="0"/>
          <w:marBottom w:val="0"/>
          <w:divBdr>
            <w:top w:val="none" w:sz="0" w:space="0" w:color="auto"/>
            <w:left w:val="none" w:sz="0" w:space="0" w:color="auto"/>
            <w:bottom w:val="none" w:sz="0" w:space="0" w:color="auto"/>
            <w:right w:val="none" w:sz="0" w:space="0" w:color="auto"/>
          </w:divBdr>
        </w:div>
        <w:div w:id="794300480">
          <w:marLeft w:val="640"/>
          <w:marRight w:val="0"/>
          <w:marTop w:val="0"/>
          <w:marBottom w:val="0"/>
          <w:divBdr>
            <w:top w:val="none" w:sz="0" w:space="0" w:color="auto"/>
            <w:left w:val="none" w:sz="0" w:space="0" w:color="auto"/>
            <w:bottom w:val="none" w:sz="0" w:space="0" w:color="auto"/>
            <w:right w:val="none" w:sz="0" w:space="0" w:color="auto"/>
          </w:divBdr>
        </w:div>
        <w:div w:id="1908491622">
          <w:marLeft w:val="640"/>
          <w:marRight w:val="0"/>
          <w:marTop w:val="0"/>
          <w:marBottom w:val="0"/>
          <w:divBdr>
            <w:top w:val="none" w:sz="0" w:space="0" w:color="auto"/>
            <w:left w:val="none" w:sz="0" w:space="0" w:color="auto"/>
            <w:bottom w:val="none" w:sz="0" w:space="0" w:color="auto"/>
            <w:right w:val="none" w:sz="0" w:space="0" w:color="auto"/>
          </w:divBdr>
        </w:div>
        <w:div w:id="1860972507">
          <w:marLeft w:val="640"/>
          <w:marRight w:val="0"/>
          <w:marTop w:val="0"/>
          <w:marBottom w:val="0"/>
          <w:divBdr>
            <w:top w:val="none" w:sz="0" w:space="0" w:color="auto"/>
            <w:left w:val="none" w:sz="0" w:space="0" w:color="auto"/>
            <w:bottom w:val="none" w:sz="0" w:space="0" w:color="auto"/>
            <w:right w:val="none" w:sz="0" w:space="0" w:color="auto"/>
          </w:divBdr>
        </w:div>
        <w:div w:id="1938715270">
          <w:marLeft w:val="640"/>
          <w:marRight w:val="0"/>
          <w:marTop w:val="0"/>
          <w:marBottom w:val="0"/>
          <w:divBdr>
            <w:top w:val="none" w:sz="0" w:space="0" w:color="auto"/>
            <w:left w:val="none" w:sz="0" w:space="0" w:color="auto"/>
            <w:bottom w:val="none" w:sz="0" w:space="0" w:color="auto"/>
            <w:right w:val="none" w:sz="0" w:space="0" w:color="auto"/>
          </w:divBdr>
        </w:div>
        <w:div w:id="595869313">
          <w:marLeft w:val="640"/>
          <w:marRight w:val="0"/>
          <w:marTop w:val="0"/>
          <w:marBottom w:val="0"/>
          <w:divBdr>
            <w:top w:val="none" w:sz="0" w:space="0" w:color="auto"/>
            <w:left w:val="none" w:sz="0" w:space="0" w:color="auto"/>
            <w:bottom w:val="none" w:sz="0" w:space="0" w:color="auto"/>
            <w:right w:val="none" w:sz="0" w:space="0" w:color="auto"/>
          </w:divBdr>
        </w:div>
        <w:div w:id="57753585">
          <w:marLeft w:val="640"/>
          <w:marRight w:val="0"/>
          <w:marTop w:val="0"/>
          <w:marBottom w:val="0"/>
          <w:divBdr>
            <w:top w:val="none" w:sz="0" w:space="0" w:color="auto"/>
            <w:left w:val="none" w:sz="0" w:space="0" w:color="auto"/>
            <w:bottom w:val="none" w:sz="0" w:space="0" w:color="auto"/>
            <w:right w:val="none" w:sz="0" w:space="0" w:color="auto"/>
          </w:divBdr>
        </w:div>
        <w:div w:id="610165097">
          <w:marLeft w:val="640"/>
          <w:marRight w:val="0"/>
          <w:marTop w:val="0"/>
          <w:marBottom w:val="0"/>
          <w:divBdr>
            <w:top w:val="none" w:sz="0" w:space="0" w:color="auto"/>
            <w:left w:val="none" w:sz="0" w:space="0" w:color="auto"/>
            <w:bottom w:val="none" w:sz="0" w:space="0" w:color="auto"/>
            <w:right w:val="none" w:sz="0" w:space="0" w:color="auto"/>
          </w:divBdr>
        </w:div>
        <w:div w:id="393621886">
          <w:marLeft w:val="640"/>
          <w:marRight w:val="0"/>
          <w:marTop w:val="0"/>
          <w:marBottom w:val="0"/>
          <w:divBdr>
            <w:top w:val="none" w:sz="0" w:space="0" w:color="auto"/>
            <w:left w:val="none" w:sz="0" w:space="0" w:color="auto"/>
            <w:bottom w:val="none" w:sz="0" w:space="0" w:color="auto"/>
            <w:right w:val="none" w:sz="0" w:space="0" w:color="auto"/>
          </w:divBdr>
        </w:div>
        <w:div w:id="1071270191">
          <w:marLeft w:val="640"/>
          <w:marRight w:val="0"/>
          <w:marTop w:val="0"/>
          <w:marBottom w:val="0"/>
          <w:divBdr>
            <w:top w:val="none" w:sz="0" w:space="0" w:color="auto"/>
            <w:left w:val="none" w:sz="0" w:space="0" w:color="auto"/>
            <w:bottom w:val="none" w:sz="0" w:space="0" w:color="auto"/>
            <w:right w:val="none" w:sz="0" w:space="0" w:color="auto"/>
          </w:divBdr>
        </w:div>
        <w:div w:id="734468508">
          <w:marLeft w:val="640"/>
          <w:marRight w:val="0"/>
          <w:marTop w:val="0"/>
          <w:marBottom w:val="0"/>
          <w:divBdr>
            <w:top w:val="none" w:sz="0" w:space="0" w:color="auto"/>
            <w:left w:val="none" w:sz="0" w:space="0" w:color="auto"/>
            <w:bottom w:val="none" w:sz="0" w:space="0" w:color="auto"/>
            <w:right w:val="none" w:sz="0" w:space="0" w:color="auto"/>
          </w:divBdr>
        </w:div>
        <w:div w:id="216089627">
          <w:marLeft w:val="640"/>
          <w:marRight w:val="0"/>
          <w:marTop w:val="0"/>
          <w:marBottom w:val="0"/>
          <w:divBdr>
            <w:top w:val="none" w:sz="0" w:space="0" w:color="auto"/>
            <w:left w:val="none" w:sz="0" w:space="0" w:color="auto"/>
            <w:bottom w:val="none" w:sz="0" w:space="0" w:color="auto"/>
            <w:right w:val="none" w:sz="0" w:space="0" w:color="auto"/>
          </w:divBdr>
        </w:div>
        <w:div w:id="1465270329">
          <w:marLeft w:val="640"/>
          <w:marRight w:val="0"/>
          <w:marTop w:val="0"/>
          <w:marBottom w:val="0"/>
          <w:divBdr>
            <w:top w:val="none" w:sz="0" w:space="0" w:color="auto"/>
            <w:left w:val="none" w:sz="0" w:space="0" w:color="auto"/>
            <w:bottom w:val="none" w:sz="0" w:space="0" w:color="auto"/>
            <w:right w:val="none" w:sz="0" w:space="0" w:color="auto"/>
          </w:divBdr>
        </w:div>
        <w:div w:id="1922179144">
          <w:marLeft w:val="640"/>
          <w:marRight w:val="0"/>
          <w:marTop w:val="0"/>
          <w:marBottom w:val="0"/>
          <w:divBdr>
            <w:top w:val="none" w:sz="0" w:space="0" w:color="auto"/>
            <w:left w:val="none" w:sz="0" w:space="0" w:color="auto"/>
            <w:bottom w:val="none" w:sz="0" w:space="0" w:color="auto"/>
            <w:right w:val="none" w:sz="0" w:space="0" w:color="auto"/>
          </w:divBdr>
        </w:div>
        <w:div w:id="155001373">
          <w:marLeft w:val="640"/>
          <w:marRight w:val="0"/>
          <w:marTop w:val="0"/>
          <w:marBottom w:val="0"/>
          <w:divBdr>
            <w:top w:val="none" w:sz="0" w:space="0" w:color="auto"/>
            <w:left w:val="none" w:sz="0" w:space="0" w:color="auto"/>
            <w:bottom w:val="none" w:sz="0" w:space="0" w:color="auto"/>
            <w:right w:val="none" w:sz="0" w:space="0" w:color="auto"/>
          </w:divBdr>
        </w:div>
        <w:div w:id="1327628355">
          <w:marLeft w:val="640"/>
          <w:marRight w:val="0"/>
          <w:marTop w:val="0"/>
          <w:marBottom w:val="0"/>
          <w:divBdr>
            <w:top w:val="none" w:sz="0" w:space="0" w:color="auto"/>
            <w:left w:val="none" w:sz="0" w:space="0" w:color="auto"/>
            <w:bottom w:val="none" w:sz="0" w:space="0" w:color="auto"/>
            <w:right w:val="none" w:sz="0" w:space="0" w:color="auto"/>
          </w:divBdr>
        </w:div>
        <w:div w:id="437676204">
          <w:marLeft w:val="640"/>
          <w:marRight w:val="0"/>
          <w:marTop w:val="0"/>
          <w:marBottom w:val="0"/>
          <w:divBdr>
            <w:top w:val="none" w:sz="0" w:space="0" w:color="auto"/>
            <w:left w:val="none" w:sz="0" w:space="0" w:color="auto"/>
            <w:bottom w:val="none" w:sz="0" w:space="0" w:color="auto"/>
            <w:right w:val="none" w:sz="0" w:space="0" w:color="auto"/>
          </w:divBdr>
        </w:div>
        <w:div w:id="980042361">
          <w:marLeft w:val="640"/>
          <w:marRight w:val="0"/>
          <w:marTop w:val="0"/>
          <w:marBottom w:val="0"/>
          <w:divBdr>
            <w:top w:val="none" w:sz="0" w:space="0" w:color="auto"/>
            <w:left w:val="none" w:sz="0" w:space="0" w:color="auto"/>
            <w:bottom w:val="none" w:sz="0" w:space="0" w:color="auto"/>
            <w:right w:val="none" w:sz="0" w:space="0" w:color="auto"/>
          </w:divBdr>
        </w:div>
        <w:div w:id="812022756">
          <w:marLeft w:val="640"/>
          <w:marRight w:val="0"/>
          <w:marTop w:val="0"/>
          <w:marBottom w:val="0"/>
          <w:divBdr>
            <w:top w:val="none" w:sz="0" w:space="0" w:color="auto"/>
            <w:left w:val="none" w:sz="0" w:space="0" w:color="auto"/>
            <w:bottom w:val="none" w:sz="0" w:space="0" w:color="auto"/>
            <w:right w:val="none" w:sz="0" w:space="0" w:color="auto"/>
          </w:divBdr>
        </w:div>
        <w:div w:id="187916043">
          <w:marLeft w:val="640"/>
          <w:marRight w:val="0"/>
          <w:marTop w:val="0"/>
          <w:marBottom w:val="0"/>
          <w:divBdr>
            <w:top w:val="none" w:sz="0" w:space="0" w:color="auto"/>
            <w:left w:val="none" w:sz="0" w:space="0" w:color="auto"/>
            <w:bottom w:val="none" w:sz="0" w:space="0" w:color="auto"/>
            <w:right w:val="none" w:sz="0" w:space="0" w:color="auto"/>
          </w:divBdr>
        </w:div>
        <w:div w:id="1103379559">
          <w:marLeft w:val="640"/>
          <w:marRight w:val="0"/>
          <w:marTop w:val="0"/>
          <w:marBottom w:val="0"/>
          <w:divBdr>
            <w:top w:val="none" w:sz="0" w:space="0" w:color="auto"/>
            <w:left w:val="none" w:sz="0" w:space="0" w:color="auto"/>
            <w:bottom w:val="none" w:sz="0" w:space="0" w:color="auto"/>
            <w:right w:val="none" w:sz="0" w:space="0" w:color="auto"/>
          </w:divBdr>
        </w:div>
        <w:div w:id="1159689447">
          <w:marLeft w:val="640"/>
          <w:marRight w:val="0"/>
          <w:marTop w:val="0"/>
          <w:marBottom w:val="0"/>
          <w:divBdr>
            <w:top w:val="none" w:sz="0" w:space="0" w:color="auto"/>
            <w:left w:val="none" w:sz="0" w:space="0" w:color="auto"/>
            <w:bottom w:val="none" w:sz="0" w:space="0" w:color="auto"/>
            <w:right w:val="none" w:sz="0" w:space="0" w:color="auto"/>
          </w:divBdr>
        </w:div>
        <w:div w:id="1901942579">
          <w:marLeft w:val="640"/>
          <w:marRight w:val="0"/>
          <w:marTop w:val="0"/>
          <w:marBottom w:val="0"/>
          <w:divBdr>
            <w:top w:val="none" w:sz="0" w:space="0" w:color="auto"/>
            <w:left w:val="none" w:sz="0" w:space="0" w:color="auto"/>
            <w:bottom w:val="none" w:sz="0" w:space="0" w:color="auto"/>
            <w:right w:val="none" w:sz="0" w:space="0" w:color="auto"/>
          </w:divBdr>
        </w:div>
        <w:div w:id="1819570274">
          <w:marLeft w:val="640"/>
          <w:marRight w:val="0"/>
          <w:marTop w:val="0"/>
          <w:marBottom w:val="0"/>
          <w:divBdr>
            <w:top w:val="none" w:sz="0" w:space="0" w:color="auto"/>
            <w:left w:val="none" w:sz="0" w:space="0" w:color="auto"/>
            <w:bottom w:val="none" w:sz="0" w:space="0" w:color="auto"/>
            <w:right w:val="none" w:sz="0" w:space="0" w:color="auto"/>
          </w:divBdr>
        </w:div>
        <w:div w:id="216087417">
          <w:marLeft w:val="640"/>
          <w:marRight w:val="0"/>
          <w:marTop w:val="0"/>
          <w:marBottom w:val="0"/>
          <w:divBdr>
            <w:top w:val="none" w:sz="0" w:space="0" w:color="auto"/>
            <w:left w:val="none" w:sz="0" w:space="0" w:color="auto"/>
            <w:bottom w:val="none" w:sz="0" w:space="0" w:color="auto"/>
            <w:right w:val="none" w:sz="0" w:space="0" w:color="auto"/>
          </w:divBdr>
        </w:div>
        <w:div w:id="447700245">
          <w:marLeft w:val="640"/>
          <w:marRight w:val="0"/>
          <w:marTop w:val="0"/>
          <w:marBottom w:val="0"/>
          <w:divBdr>
            <w:top w:val="none" w:sz="0" w:space="0" w:color="auto"/>
            <w:left w:val="none" w:sz="0" w:space="0" w:color="auto"/>
            <w:bottom w:val="none" w:sz="0" w:space="0" w:color="auto"/>
            <w:right w:val="none" w:sz="0" w:space="0" w:color="auto"/>
          </w:divBdr>
        </w:div>
        <w:div w:id="494885669">
          <w:marLeft w:val="640"/>
          <w:marRight w:val="0"/>
          <w:marTop w:val="0"/>
          <w:marBottom w:val="0"/>
          <w:divBdr>
            <w:top w:val="none" w:sz="0" w:space="0" w:color="auto"/>
            <w:left w:val="none" w:sz="0" w:space="0" w:color="auto"/>
            <w:bottom w:val="none" w:sz="0" w:space="0" w:color="auto"/>
            <w:right w:val="none" w:sz="0" w:space="0" w:color="auto"/>
          </w:divBdr>
        </w:div>
        <w:div w:id="1155487261">
          <w:marLeft w:val="640"/>
          <w:marRight w:val="0"/>
          <w:marTop w:val="0"/>
          <w:marBottom w:val="0"/>
          <w:divBdr>
            <w:top w:val="none" w:sz="0" w:space="0" w:color="auto"/>
            <w:left w:val="none" w:sz="0" w:space="0" w:color="auto"/>
            <w:bottom w:val="none" w:sz="0" w:space="0" w:color="auto"/>
            <w:right w:val="none" w:sz="0" w:space="0" w:color="auto"/>
          </w:divBdr>
        </w:div>
        <w:div w:id="659651285">
          <w:marLeft w:val="640"/>
          <w:marRight w:val="0"/>
          <w:marTop w:val="0"/>
          <w:marBottom w:val="0"/>
          <w:divBdr>
            <w:top w:val="none" w:sz="0" w:space="0" w:color="auto"/>
            <w:left w:val="none" w:sz="0" w:space="0" w:color="auto"/>
            <w:bottom w:val="none" w:sz="0" w:space="0" w:color="auto"/>
            <w:right w:val="none" w:sz="0" w:space="0" w:color="auto"/>
          </w:divBdr>
        </w:div>
        <w:div w:id="2029746318">
          <w:marLeft w:val="640"/>
          <w:marRight w:val="0"/>
          <w:marTop w:val="0"/>
          <w:marBottom w:val="0"/>
          <w:divBdr>
            <w:top w:val="none" w:sz="0" w:space="0" w:color="auto"/>
            <w:left w:val="none" w:sz="0" w:space="0" w:color="auto"/>
            <w:bottom w:val="none" w:sz="0" w:space="0" w:color="auto"/>
            <w:right w:val="none" w:sz="0" w:space="0" w:color="auto"/>
          </w:divBdr>
        </w:div>
      </w:divsChild>
    </w:div>
    <w:div w:id="63453714">
      <w:bodyDiv w:val="1"/>
      <w:marLeft w:val="0"/>
      <w:marRight w:val="0"/>
      <w:marTop w:val="0"/>
      <w:marBottom w:val="0"/>
      <w:divBdr>
        <w:top w:val="none" w:sz="0" w:space="0" w:color="auto"/>
        <w:left w:val="none" w:sz="0" w:space="0" w:color="auto"/>
        <w:bottom w:val="none" w:sz="0" w:space="0" w:color="auto"/>
        <w:right w:val="none" w:sz="0" w:space="0" w:color="auto"/>
      </w:divBdr>
    </w:div>
    <w:div w:id="82342961">
      <w:bodyDiv w:val="1"/>
      <w:marLeft w:val="0"/>
      <w:marRight w:val="0"/>
      <w:marTop w:val="0"/>
      <w:marBottom w:val="0"/>
      <w:divBdr>
        <w:top w:val="none" w:sz="0" w:space="0" w:color="auto"/>
        <w:left w:val="none" w:sz="0" w:space="0" w:color="auto"/>
        <w:bottom w:val="none" w:sz="0" w:space="0" w:color="auto"/>
        <w:right w:val="none" w:sz="0" w:space="0" w:color="auto"/>
      </w:divBdr>
    </w:div>
    <w:div w:id="85418038">
      <w:bodyDiv w:val="1"/>
      <w:marLeft w:val="0"/>
      <w:marRight w:val="0"/>
      <w:marTop w:val="0"/>
      <w:marBottom w:val="0"/>
      <w:divBdr>
        <w:top w:val="none" w:sz="0" w:space="0" w:color="auto"/>
        <w:left w:val="none" w:sz="0" w:space="0" w:color="auto"/>
        <w:bottom w:val="none" w:sz="0" w:space="0" w:color="auto"/>
        <w:right w:val="none" w:sz="0" w:space="0" w:color="auto"/>
      </w:divBdr>
    </w:div>
    <w:div w:id="109057418">
      <w:bodyDiv w:val="1"/>
      <w:marLeft w:val="0"/>
      <w:marRight w:val="0"/>
      <w:marTop w:val="0"/>
      <w:marBottom w:val="0"/>
      <w:divBdr>
        <w:top w:val="none" w:sz="0" w:space="0" w:color="auto"/>
        <w:left w:val="none" w:sz="0" w:space="0" w:color="auto"/>
        <w:bottom w:val="none" w:sz="0" w:space="0" w:color="auto"/>
        <w:right w:val="none" w:sz="0" w:space="0" w:color="auto"/>
      </w:divBdr>
      <w:divsChild>
        <w:div w:id="388653877">
          <w:marLeft w:val="0"/>
          <w:marRight w:val="0"/>
          <w:marTop w:val="0"/>
          <w:marBottom w:val="0"/>
          <w:divBdr>
            <w:top w:val="none" w:sz="0" w:space="0" w:color="auto"/>
            <w:left w:val="none" w:sz="0" w:space="0" w:color="auto"/>
            <w:bottom w:val="none" w:sz="0" w:space="0" w:color="auto"/>
            <w:right w:val="none" w:sz="0" w:space="0" w:color="auto"/>
          </w:divBdr>
          <w:divsChild>
            <w:div w:id="1422948594">
              <w:marLeft w:val="0"/>
              <w:marRight w:val="0"/>
              <w:marTop w:val="0"/>
              <w:marBottom w:val="0"/>
              <w:divBdr>
                <w:top w:val="none" w:sz="0" w:space="0" w:color="auto"/>
                <w:left w:val="none" w:sz="0" w:space="0" w:color="auto"/>
                <w:bottom w:val="none" w:sz="0" w:space="0" w:color="auto"/>
                <w:right w:val="none" w:sz="0" w:space="0" w:color="auto"/>
              </w:divBdr>
              <w:divsChild>
                <w:div w:id="1013384691">
                  <w:marLeft w:val="0"/>
                  <w:marRight w:val="0"/>
                  <w:marTop w:val="0"/>
                  <w:marBottom w:val="0"/>
                  <w:divBdr>
                    <w:top w:val="none" w:sz="0" w:space="0" w:color="auto"/>
                    <w:left w:val="none" w:sz="0" w:space="0" w:color="auto"/>
                    <w:bottom w:val="none" w:sz="0" w:space="0" w:color="auto"/>
                    <w:right w:val="none" w:sz="0" w:space="0" w:color="auto"/>
                  </w:divBdr>
                  <w:divsChild>
                    <w:div w:id="11210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5006">
      <w:bodyDiv w:val="1"/>
      <w:marLeft w:val="0"/>
      <w:marRight w:val="0"/>
      <w:marTop w:val="0"/>
      <w:marBottom w:val="0"/>
      <w:divBdr>
        <w:top w:val="none" w:sz="0" w:space="0" w:color="auto"/>
        <w:left w:val="none" w:sz="0" w:space="0" w:color="auto"/>
        <w:bottom w:val="none" w:sz="0" w:space="0" w:color="auto"/>
        <w:right w:val="none" w:sz="0" w:space="0" w:color="auto"/>
      </w:divBdr>
    </w:div>
    <w:div w:id="157119454">
      <w:bodyDiv w:val="1"/>
      <w:marLeft w:val="0"/>
      <w:marRight w:val="0"/>
      <w:marTop w:val="0"/>
      <w:marBottom w:val="0"/>
      <w:divBdr>
        <w:top w:val="none" w:sz="0" w:space="0" w:color="auto"/>
        <w:left w:val="none" w:sz="0" w:space="0" w:color="auto"/>
        <w:bottom w:val="none" w:sz="0" w:space="0" w:color="auto"/>
        <w:right w:val="none" w:sz="0" w:space="0" w:color="auto"/>
      </w:divBdr>
      <w:divsChild>
        <w:div w:id="1337004360">
          <w:marLeft w:val="640"/>
          <w:marRight w:val="0"/>
          <w:marTop w:val="0"/>
          <w:marBottom w:val="0"/>
          <w:divBdr>
            <w:top w:val="none" w:sz="0" w:space="0" w:color="auto"/>
            <w:left w:val="none" w:sz="0" w:space="0" w:color="auto"/>
            <w:bottom w:val="none" w:sz="0" w:space="0" w:color="auto"/>
            <w:right w:val="none" w:sz="0" w:space="0" w:color="auto"/>
          </w:divBdr>
        </w:div>
        <w:div w:id="245264304">
          <w:marLeft w:val="640"/>
          <w:marRight w:val="0"/>
          <w:marTop w:val="0"/>
          <w:marBottom w:val="0"/>
          <w:divBdr>
            <w:top w:val="none" w:sz="0" w:space="0" w:color="auto"/>
            <w:left w:val="none" w:sz="0" w:space="0" w:color="auto"/>
            <w:bottom w:val="none" w:sz="0" w:space="0" w:color="auto"/>
            <w:right w:val="none" w:sz="0" w:space="0" w:color="auto"/>
          </w:divBdr>
        </w:div>
        <w:div w:id="1567035628">
          <w:marLeft w:val="640"/>
          <w:marRight w:val="0"/>
          <w:marTop w:val="0"/>
          <w:marBottom w:val="0"/>
          <w:divBdr>
            <w:top w:val="none" w:sz="0" w:space="0" w:color="auto"/>
            <w:left w:val="none" w:sz="0" w:space="0" w:color="auto"/>
            <w:bottom w:val="none" w:sz="0" w:space="0" w:color="auto"/>
            <w:right w:val="none" w:sz="0" w:space="0" w:color="auto"/>
          </w:divBdr>
        </w:div>
        <w:div w:id="703791860">
          <w:marLeft w:val="640"/>
          <w:marRight w:val="0"/>
          <w:marTop w:val="0"/>
          <w:marBottom w:val="0"/>
          <w:divBdr>
            <w:top w:val="none" w:sz="0" w:space="0" w:color="auto"/>
            <w:left w:val="none" w:sz="0" w:space="0" w:color="auto"/>
            <w:bottom w:val="none" w:sz="0" w:space="0" w:color="auto"/>
            <w:right w:val="none" w:sz="0" w:space="0" w:color="auto"/>
          </w:divBdr>
        </w:div>
        <w:div w:id="1150711480">
          <w:marLeft w:val="640"/>
          <w:marRight w:val="0"/>
          <w:marTop w:val="0"/>
          <w:marBottom w:val="0"/>
          <w:divBdr>
            <w:top w:val="none" w:sz="0" w:space="0" w:color="auto"/>
            <w:left w:val="none" w:sz="0" w:space="0" w:color="auto"/>
            <w:bottom w:val="none" w:sz="0" w:space="0" w:color="auto"/>
            <w:right w:val="none" w:sz="0" w:space="0" w:color="auto"/>
          </w:divBdr>
        </w:div>
        <w:div w:id="692266750">
          <w:marLeft w:val="640"/>
          <w:marRight w:val="0"/>
          <w:marTop w:val="0"/>
          <w:marBottom w:val="0"/>
          <w:divBdr>
            <w:top w:val="none" w:sz="0" w:space="0" w:color="auto"/>
            <w:left w:val="none" w:sz="0" w:space="0" w:color="auto"/>
            <w:bottom w:val="none" w:sz="0" w:space="0" w:color="auto"/>
            <w:right w:val="none" w:sz="0" w:space="0" w:color="auto"/>
          </w:divBdr>
        </w:div>
        <w:div w:id="2063476123">
          <w:marLeft w:val="640"/>
          <w:marRight w:val="0"/>
          <w:marTop w:val="0"/>
          <w:marBottom w:val="0"/>
          <w:divBdr>
            <w:top w:val="none" w:sz="0" w:space="0" w:color="auto"/>
            <w:left w:val="none" w:sz="0" w:space="0" w:color="auto"/>
            <w:bottom w:val="none" w:sz="0" w:space="0" w:color="auto"/>
            <w:right w:val="none" w:sz="0" w:space="0" w:color="auto"/>
          </w:divBdr>
        </w:div>
        <w:div w:id="971668548">
          <w:marLeft w:val="640"/>
          <w:marRight w:val="0"/>
          <w:marTop w:val="0"/>
          <w:marBottom w:val="0"/>
          <w:divBdr>
            <w:top w:val="none" w:sz="0" w:space="0" w:color="auto"/>
            <w:left w:val="none" w:sz="0" w:space="0" w:color="auto"/>
            <w:bottom w:val="none" w:sz="0" w:space="0" w:color="auto"/>
            <w:right w:val="none" w:sz="0" w:space="0" w:color="auto"/>
          </w:divBdr>
        </w:div>
        <w:div w:id="2057702178">
          <w:marLeft w:val="640"/>
          <w:marRight w:val="0"/>
          <w:marTop w:val="0"/>
          <w:marBottom w:val="0"/>
          <w:divBdr>
            <w:top w:val="none" w:sz="0" w:space="0" w:color="auto"/>
            <w:left w:val="none" w:sz="0" w:space="0" w:color="auto"/>
            <w:bottom w:val="none" w:sz="0" w:space="0" w:color="auto"/>
            <w:right w:val="none" w:sz="0" w:space="0" w:color="auto"/>
          </w:divBdr>
        </w:div>
        <w:div w:id="696008998">
          <w:marLeft w:val="640"/>
          <w:marRight w:val="0"/>
          <w:marTop w:val="0"/>
          <w:marBottom w:val="0"/>
          <w:divBdr>
            <w:top w:val="none" w:sz="0" w:space="0" w:color="auto"/>
            <w:left w:val="none" w:sz="0" w:space="0" w:color="auto"/>
            <w:bottom w:val="none" w:sz="0" w:space="0" w:color="auto"/>
            <w:right w:val="none" w:sz="0" w:space="0" w:color="auto"/>
          </w:divBdr>
        </w:div>
        <w:div w:id="1987129324">
          <w:marLeft w:val="640"/>
          <w:marRight w:val="0"/>
          <w:marTop w:val="0"/>
          <w:marBottom w:val="0"/>
          <w:divBdr>
            <w:top w:val="none" w:sz="0" w:space="0" w:color="auto"/>
            <w:left w:val="none" w:sz="0" w:space="0" w:color="auto"/>
            <w:bottom w:val="none" w:sz="0" w:space="0" w:color="auto"/>
            <w:right w:val="none" w:sz="0" w:space="0" w:color="auto"/>
          </w:divBdr>
        </w:div>
        <w:div w:id="342321498">
          <w:marLeft w:val="640"/>
          <w:marRight w:val="0"/>
          <w:marTop w:val="0"/>
          <w:marBottom w:val="0"/>
          <w:divBdr>
            <w:top w:val="none" w:sz="0" w:space="0" w:color="auto"/>
            <w:left w:val="none" w:sz="0" w:space="0" w:color="auto"/>
            <w:bottom w:val="none" w:sz="0" w:space="0" w:color="auto"/>
            <w:right w:val="none" w:sz="0" w:space="0" w:color="auto"/>
          </w:divBdr>
        </w:div>
        <w:div w:id="1249341892">
          <w:marLeft w:val="640"/>
          <w:marRight w:val="0"/>
          <w:marTop w:val="0"/>
          <w:marBottom w:val="0"/>
          <w:divBdr>
            <w:top w:val="none" w:sz="0" w:space="0" w:color="auto"/>
            <w:left w:val="none" w:sz="0" w:space="0" w:color="auto"/>
            <w:bottom w:val="none" w:sz="0" w:space="0" w:color="auto"/>
            <w:right w:val="none" w:sz="0" w:space="0" w:color="auto"/>
          </w:divBdr>
        </w:div>
        <w:div w:id="604846969">
          <w:marLeft w:val="640"/>
          <w:marRight w:val="0"/>
          <w:marTop w:val="0"/>
          <w:marBottom w:val="0"/>
          <w:divBdr>
            <w:top w:val="none" w:sz="0" w:space="0" w:color="auto"/>
            <w:left w:val="none" w:sz="0" w:space="0" w:color="auto"/>
            <w:bottom w:val="none" w:sz="0" w:space="0" w:color="auto"/>
            <w:right w:val="none" w:sz="0" w:space="0" w:color="auto"/>
          </w:divBdr>
        </w:div>
        <w:div w:id="1008216232">
          <w:marLeft w:val="640"/>
          <w:marRight w:val="0"/>
          <w:marTop w:val="0"/>
          <w:marBottom w:val="0"/>
          <w:divBdr>
            <w:top w:val="none" w:sz="0" w:space="0" w:color="auto"/>
            <w:left w:val="none" w:sz="0" w:space="0" w:color="auto"/>
            <w:bottom w:val="none" w:sz="0" w:space="0" w:color="auto"/>
            <w:right w:val="none" w:sz="0" w:space="0" w:color="auto"/>
          </w:divBdr>
        </w:div>
        <w:div w:id="1504128493">
          <w:marLeft w:val="640"/>
          <w:marRight w:val="0"/>
          <w:marTop w:val="0"/>
          <w:marBottom w:val="0"/>
          <w:divBdr>
            <w:top w:val="none" w:sz="0" w:space="0" w:color="auto"/>
            <w:left w:val="none" w:sz="0" w:space="0" w:color="auto"/>
            <w:bottom w:val="none" w:sz="0" w:space="0" w:color="auto"/>
            <w:right w:val="none" w:sz="0" w:space="0" w:color="auto"/>
          </w:divBdr>
        </w:div>
        <w:div w:id="71318635">
          <w:marLeft w:val="640"/>
          <w:marRight w:val="0"/>
          <w:marTop w:val="0"/>
          <w:marBottom w:val="0"/>
          <w:divBdr>
            <w:top w:val="none" w:sz="0" w:space="0" w:color="auto"/>
            <w:left w:val="none" w:sz="0" w:space="0" w:color="auto"/>
            <w:bottom w:val="none" w:sz="0" w:space="0" w:color="auto"/>
            <w:right w:val="none" w:sz="0" w:space="0" w:color="auto"/>
          </w:divBdr>
        </w:div>
        <w:div w:id="1948003884">
          <w:marLeft w:val="640"/>
          <w:marRight w:val="0"/>
          <w:marTop w:val="0"/>
          <w:marBottom w:val="0"/>
          <w:divBdr>
            <w:top w:val="none" w:sz="0" w:space="0" w:color="auto"/>
            <w:left w:val="none" w:sz="0" w:space="0" w:color="auto"/>
            <w:bottom w:val="none" w:sz="0" w:space="0" w:color="auto"/>
            <w:right w:val="none" w:sz="0" w:space="0" w:color="auto"/>
          </w:divBdr>
        </w:div>
        <w:div w:id="1748457590">
          <w:marLeft w:val="640"/>
          <w:marRight w:val="0"/>
          <w:marTop w:val="0"/>
          <w:marBottom w:val="0"/>
          <w:divBdr>
            <w:top w:val="none" w:sz="0" w:space="0" w:color="auto"/>
            <w:left w:val="none" w:sz="0" w:space="0" w:color="auto"/>
            <w:bottom w:val="none" w:sz="0" w:space="0" w:color="auto"/>
            <w:right w:val="none" w:sz="0" w:space="0" w:color="auto"/>
          </w:divBdr>
        </w:div>
        <w:div w:id="1477841786">
          <w:marLeft w:val="640"/>
          <w:marRight w:val="0"/>
          <w:marTop w:val="0"/>
          <w:marBottom w:val="0"/>
          <w:divBdr>
            <w:top w:val="none" w:sz="0" w:space="0" w:color="auto"/>
            <w:left w:val="none" w:sz="0" w:space="0" w:color="auto"/>
            <w:bottom w:val="none" w:sz="0" w:space="0" w:color="auto"/>
            <w:right w:val="none" w:sz="0" w:space="0" w:color="auto"/>
          </w:divBdr>
        </w:div>
        <w:div w:id="1235120971">
          <w:marLeft w:val="640"/>
          <w:marRight w:val="0"/>
          <w:marTop w:val="0"/>
          <w:marBottom w:val="0"/>
          <w:divBdr>
            <w:top w:val="none" w:sz="0" w:space="0" w:color="auto"/>
            <w:left w:val="none" w:sz="0" w:space="0" w:color="auto"/>
            <w:bottom w:val="none" w:sz="0" w:space="0" w:color="auto"/>
            <w:right w:val="none" w:sz="0" w:space="0" w:color="auto"/>
          </w:divBdr>
        </w:div>
        <w:div w:id="864372098">
          <w:marLeft w:val="640"/>
          <w:marRight w:val="0"/>
          <w:marTop w:val="0"/>
          <w:marBottom w:val="0"/>
          <w:divBdr>
            <w:top w:val="none" w:sz="0" w:space="0" w:color="auto"/>
            <w:left w:val="none" w:sz="0" w:space="0" w:color="auto"/>
            <w:bottom w:val="none" w:sz="0" w:space="0" w:color="auto"/>
            <w:right w:val="none" w:sz="0" w:space="0" w:color="auto"/>
          </w:divBdr>
        </w:div>
        <w:div w:id="655455738">
          <w:marLeft w:val="640"/>
          <w:marRight w:val="0"/>
          <w:marTop w:val="0"/>
          <w:marBottom w:val="0"/>
          <w:divBdr>
            <w:top w:val="none" w:sz="0" w:space="0" w:color="auto"/>
            <w:left w:val="none" w:sz="0" w:space="0" w:color="auto"/>
            <w:bottom w:val="none" w:sz="0" w:space="0" w:color="auto"/>
            <w:right w:val="none" w:sz="0" w:space="0" w:color="auto"/>
          </w:divBdr>
        </w:div>
        <w:div w:id="691880652">
          <w:marLeft w:val="640"/>
          <w:marRight w:val="0"/>
          <w:marTop w:val="0"/>
          <w:marBottom w:val="0"/>
          <w:divBdr>
            <w:top w:val="none" w:sz="0" w:space="0" w:color="auto"/>
            <w:left w:val="none" w:sz="0" w:space="0" w:color="auto"/>
            <w:bottom w:val="none" w:sz="0" w:space="0" w:color="auto"/>
            <w:right w:val="none" w:sz="0" w:space="0" w:color="auto"/>
          </w:divBdr>
        </w:div>
        <w:div w:id="858541653">
          <w:marLeft w:val="640"/>
          <w:marRight w:val="0"/>
          <w:marTop w:val="0"/>
          <w:marBottom w:val="0"/>
          <w:divBdr>
            <w:top w:val="none" w:sz="0" w:space="0" w:color="auto"/>
            <w:left w:val="none" w:sz="0" w:space="0" w:color="auto"/>
            <w:bottom w:val="none" w:sz="0" w:space="0" w:color="auto"/>
            <w:right w:val="none" w:sz="0" w:space="0" w:color="auto"/>
          </w:divBdr>
        </w:div>
        <w:div w:id="699168701">
          <w:marLeft w:val="640"/>
          <w:marRight w:val="0"/>
          <w:marTop w:val="0"/>
          <w:marBottom w:val="0"/>
          <w:divBdr>
            <w:top w:val="none" w:sz="0" w:space="0" w:color="auto"/>
            <w:left w:val="none" w:sz="0" w:space="0" w:color="auto"/>
            <w:bottom w:val="none" w:sz="0" w:space="0" w:color="auto"/>
            <w:right w:val="none" w:sz="0" w:space="0" w:color="auto"/>
          </w:divBdr>
        </w:div>
        <w:div w:id="753169222">
          <w:marLeft w:val="640"/>
          <w:marRight w:val="0"/>
          <w:marTop w:val="0"/>
          <w:marBottom w:val="0"/>
          <w:divBdr>
            <w:top w:val="none" w:sz="0" w:space="0" w:color="auto"/>
            <w:left w:val="none" w:sz="0" w:space="0" w:color="auto"/>
            <w:bottom w:val="none" w:sz="0" w:space="0" w:color="auto"/>
            <w:right w:val="none" w:sz="0" w:space="0" w:color="auto"/>
          </w:divBdr>
        </w:div>
        <w:div w:id="2053068619">
          <w:marLeft w:val="640"/>
          <w:marRight w:val="0"/>
          <w:marTop w:val="0"/>
          <w:marBottom w:val="0"/>
          <w:divBdr>
            <w:top w:val="none" w:sz="0" w:space="0" w:color="auto"/>
            <w:left w:val="none" w:sz="0" w:space="0" w:color="auto"/>
            <w:bottom w:val="none" w:sz="0" w:space="0" w:color="auto"/>
            <w:right w:val="none" w:sz="0" w:space="0" w:color="auto"/>
          </w:divBdr>
        </w:div>
        <w:div w:id="63139958">
          <w:marLeft w:val="640"/>
          <w:marRight w:val="0"/>
          <w:marTop w:val="0"/>
          <w:marBottom w:val="0"/>
          <w:divBdr>
            <w:top w:val="none" w:sz="0" w:space="0" w:color="auto"/>
            <w:left w:val="none" w:sz="0" w:space="0" w:color="auto"/>
            <w:bottom w:val="none" w:sz="0" w:space="0" w:color="auto"/>
            <w:right w:val="none" w:sz="0" w:space="0" w:color="auto"/>
          </w:divBdr>
        </w:div>
        <w:div w:id="85884102">
          <w:marLeft w:val="640"/>
          <w:marRight w:val="0"/>
          <w:marTop w:val="0"/>
          <w:marBottom w:val="0"/>
          <w:divBdr>
            <w:top w:val="none" w:sz="0" w:space="0" w:color="auto"/>
            <w:left w:val="none" w:sz="0" w:space="0" w:color="auto"/>
            <w:bottom w:val="none" w:sz="0" w:space="0" w:color="auto"/>
            <w:right w:val="none" w:sz="0" w:space="0" w:color="auto"/>
          </w:divBdr>
        </w:div>
        <w:div w:id="1477526123">
          <w:marLeft w:val="640"/>
          <w:marRight w:val="0"/>
          <w:marTop w:val="0"/>
          <w:marBottom w:val="0"/>
          <w:divBdr>
            <w:top w:val="none" w:sz="0" w:space="0" w:color="auto"/>
            <w:left w:val="none" w:sz="0" w:space="0" w:color="auto"/>
            <w:bottom w:val="none" w:sz="0" w:space="0" w:color="auto"/>
            <w:right w:val="none" w:sz="0" w:space="0" w:color="auto"/>
          </w:divBdr>
        </w:div>
        <w:div w:id="282348366">
          <w:marLeft w:val="640"/>
          <w:marRight w:val="0"/>
          <w:marTop w:val="0"/>
          <w:marBottom w:val="0"/>
          <w:divBdr>
            <w:top w:val="none" w:sz="0" w:space="0" w:color="auto"/>
            <w:left w:val="none" w:sz="0" w:space="0" w:color="auto"/>
            <w:bottom w:val="none" w:sz="0" w:space="0" w:color="auto"/>
            <w:right w:val="none" w:sz="0" w:space="0" w:color="auto"/>
          </w:divBdr>
        </w:div>
        <w:div w:id="527303250">
          <w:marLeft w:val="640"/>
          <w:marRight w:val="0"/>
          <w:marTop w:val="0"/>
          <w:marBottom w:val="0"/>
          <w:divBdr>
            <w:top w:val="none" w:sz="0" w:space="0" w:color="auto"/>
            <w:left w:val="none" w:sz="0" w:space="0" w:color="auto"/>
            <w:bottom w:val="none" w:sz="0" w:space="0" w:color="auto"/>
            <w:right w:val="none" w:sz="0" w:space="0" w:color="auto"/>
          </w:divBdr>
        </w:div>
        <w:div w:id="26763555">
          <w:marLeft w:val="640"/>
          <w:marRight w:val="0"/>
          <w:marTop w:val="0"/>
          <w:marBottom w:val="0"/>
          <w:divBdr>
            <w:top w:val="none" w:sz="0" w:space="0" w:color="auto"/>
            <w:left w:val="none" w:sz="0" w:space="0" w:color="auto"/>
            <w:bottom w:val="none" w:sz="0" w:space="0" w:color="auto"/>
            <w:right w:val="none" w:sz="0" w:space="0" w:color="auto"/>
          </w:divBdr>
        </w:div>
        <w:div w:id="858785062">
          <w:marLeft w:val="640"/>
          <w:marRight w:val="0"/>
          <w:marTop w:val="0"/>
          <w:marBottom w:val="0"/>
          <w:divBdr>
            <w:top w:val="none" w:sz="0" w:space="0" w:color="auto"/>
            <w:left w:val="none" w:sz="0" w:space="0" w:color="auto"/>
            <w:bottom w:val="none" w:sz="0" w:space="0" w:color="auto"/>
            <w:right w:val="none" w:sz="0" w:space="0" w:color="auto"/>
          </w:divBdr>
        </w:div>
        <w:div w:id="58285184">
          <w:marLeft w:val="640"/>
          <w:marRight w:val="0"/>
          <w:marTop w:val="0"/>
          <w:marBottom w:val="0"/>
          <w:divBdr>
            <w:top w:val="none" w:sz="0" w:space="0" w:color="auto"/>
            <w:left w:val="none" w:sz="0" w:space="0" w:color="auto"/>
            <w:bottom w:val="none" w:sz="0" w:space="0" w:color="auto"/>
            <w:right w:val="none" w:sz="0" w:space="0" w:color="auto"/>
          </w:divBdr>
        </w:div>
        <w:div w:id="1045251114">
          <w:marLeft w:val="640"/>
          <w:marRight w:val="0"/>
          <w:marTop w:val="0"/>
          <w:marBottom w:val="0"/>
          <w:divBdr>
            <w:top w:val="none" w:sz="0" w:space="0" w:color="auto"/>
            <w:left w:val="none" w:sz="0" w:space="0" w:color="auto"/>
            <w:bottom w:val="none" w:sz="0" w:space="0" w:color="auto"/>
            <w:right w:val="none" w:sz="0" w:space="0" w:color="auto"/>
          </w:divBdr>
        </w:div>
        <w:div w:id="201552829">
          <w:marLeft w:val="640"/>
          <w:marRight w:val="0"/>
          <w:marTop w:val="0"/>
          <w:marBottom w:val="0"/>
          <w:divBdr>
            <w:top w:val="none" w:sz="0" w:space="0" w:color="auto"/>
            <w:left w:val="none" w:sz="0" w:space="0" w:color="auto"/>
            <w:bottom w:val="none" w:sz="0" w:space="0" w:color="auto"/>
            <w:right w:val="none" w:sz="0" w:space="0" w:color="auto"/>
          </w:divBdr>
        </w:div>
        <w:div w:id="1173185202">
          <w:marLeft w:val="640"/>
          <w:marRight w:val="0"/>
          <w:marTop w:val="0"/>
          <w:marBottom w:val="0"/>
          <w:divBdr>
            <w:top w:val="none" w:sz="0" w:space="0" w:color="auto"/>
            <w:left w:val="none" w:sz="0" w:space="0" w:color="auto"/>
            <w:bottom w:val="none" w:sz="0" w:space="0" w:color="auto"/>
            <w:right w:val="none" w:sz="0" w:space="0" w:color="auto"/>
          </w:divBdr>
        </w:div>
        <w:div w:id="2123458038">
          <w:marLeft w:val="640"/>
          <w:marRight w:val="0"/>
          <w:marTop w:val="0"/>
          <w:marBottom w:val="0"/>
          <w:divBdr>
            <w:top w:val="none" w:sz="0" w:space="0" w:color="auto"/>
            <w:left w:val="none" w:sz="0" w:space="0" w:color="auto"/>
            <w:bottom w:val="none" w:sz="0" w:space="0" w:color="auto"/>
            <w:right w:val="none" w:sz="0" w:space="0" w:color="auto"/>
          </w:divBdr>
        </w:div>
        <w:div w:id="1143085835">
          <w:marLeft w:val="640"/>
          <w:marRight w:val="0"/>
          <w:marTop w:val="0"/>
          <w:marBottom w:val="0"/>
          <w:divBdr>
            <w:top w:val="none" w:sz="0" w:space="0" w:color="auto"/>
            <w:left w:val="none" w:sz="0" w:space="0" w:color="auto"/>
            <w:bottom w:val="none" w:sz="0" w:space="0" w:color="auto"/>
            <w:right w:val="none" w:sz="0" w:space="0" w:color="auto"/>
          </w:divBdr>
        </w:div>
        <w:div w:id="2067532696">
          <w:marLeft w:val="640"/>
          <w:marRight w:val="0"/>
          <w:marTop w:val="0"/>
          <w:marBottom w:val="0"/>
          <w:divBdr>
            <w:top w:val="none" w:sz="0" w:space="0" w:color="auto"/>
            <w:left w:val="none" w:sz="0" w:space="0" w:color="auto"/>
            <w:bottom w:val="none" w:sz="0" w:space="0" w:color="auto"/>
            <w:right w:val="none" w:sz="0" w:space="0" w:color="auto"/>
          </w:divBdr>
        </w:div>
        <w:div w:id="1418207747">
          <w:marLeft w:val="640"/>
          <w:marRight w:val="0"/>
          <w:marTop w:val="0"/>
          <w:marBottom w:val="0"/>
          <w:divBdr>
            <w:top w:val="none" w:sz="0" w:space="0" w:color="auto"/>
            <w:left w:val="none" w:sz="0" w:space="0" w:color="auto"/>
            <w:bottom w:val="none" w:sz="0" w:space="0" w:color="auto"/>
            <w:right w:val="none" w:sz="0" w:space="0" w:color="auto"/>
          </w:divBdr>
        </w:div>
        <w:div w:id="1794711497">
          <w:marLeft w:val="640"/>
          <w:marRight w:val="0"/>
          <w:marTop w:val="0"/>
          <w:marBottom w:val="0"/>
          <w:divBdr>
            <w:top w:val="none" w:sz="0" w:space="0" w:color="auto"/>
            <w:left w:val="none" w:sz="0" w:space="0" w:color="auto"/>
            <w:bottom w:val="none" w:sz="0" w:space="0" w:color="auto"/>
            <w:right w:val="none" w:sz="0" w:space="0" w:color="auto"/>
          </w:divBdr>
        </w:div>
        <w:div w:id="1618371339">
          <w:marLeft w:val="640"/>
          <w:marRight w:val="0"/>
          <w:marTop w:val="0"/>
          <w:marBottom w:val="0"/>
          <w:divBdr>
            <w:top w:val="none" w:sz="0" w:space="0" w:color="auto"/>
            <w:left w:val="none" w:sz="0" w:space="0" w:color="auto"/>
            <w:bottom w:val="none" w:sz="0" w:space="0" w:color="auto"/>
            <w:right w:val="none" w:sz="0" w:space="0" w:color="auto"/>
          </w:divBdr>
        </w:div>
        <w:div w:id="1089886777">
          <w:marLeft w:val="640"/>
          <w:marRight w:val="0"/>
          <w:marTop w:val="0"/>
          <w:marBottom w:val="0"/>
          <w:divBdr>
            <w:top w:val="none" w:sz="0" w:space="0" w:color="auto"/>
            <w:left w:val="none" w:sz="0" w:space="0" w:color="auto"/>
            <w:bottom w:val="none" w:sz="0" w:space="0" w:color="auto"/>
            <w:right w:val="none" w:sz="0" w:space="0" w:color="auto"/>
          </w:divBdr>
        </w:div>
        <w:div w:id="1549950371">
          <w:marLeft w:val="640"/>
          <w:marRight w:val="0"/>
          <w:marTop w:val="0"/>
          <w:marBottom w:val="0"/>
          <w:divBdr>
            <w:top w:val="none" w:sz="0" w:space="0" w:color="auto"/>
            <w:left w:val="none" w:sz="0" w:space="0" w:color="auto"/>
            <w:bottom w:val="none" w:sz="0" w:space="0" w:color="auto"/>
            <w:right w:val="none" w:sz="0" w:space="0" w:color="auto"/>
          </w:divBdr>
        </w:div>
        <w:div w:id="1222130621">
          <w:marLeft w:val="640"/>
          <w:marRight w:val="0"/>
          <w:marTop w:val="0"/>
          <w:marBottom w:val="0"/>
          <w:divBdr>
            <w:top w:val="none" w:sz="0" w:space="0" w:color="auto"/>
            <w:left w:val="none" w:sz="0" w:space="0" w:color="auto"/>
            <w:bottom w:val="none" w:sz="0" w:space="0" w:color="auto"/>
            <w:right w:val="none" w:sz="0" w:space="0" w:color="auto"/>
          </w:divBdr>
        </w:div>
        <w:div w:id="1509825616">
          <w:marLeft w:val="640"/>
          <w:marRight w:val="0"/>
          <w:marTop w:val="0"/>
          <w:marBottom w:val="0"/>
          <w:divBdr>
            <w:top w:val="none" w:sz="0" w:space="0" w:color="auto"/>
            <w:left w:val="none" w:sz="0" w:space="0" w:color="auto"/>
            <w:bottom w:val="none" w:sz="0" w:space="0" w:color="auto"/>
            <w:right w:val="none" w:sz="0" w:space="0" w:color="auto"/>
          </w:divBdr>
        </w:div>
        <w:div w:id="915168714">
          <w:marLeft w:val="640"/>
          <w:marRight w:val="0"/>
          <w:marTop w:val="0"/>
          <w:marBottom w:val="0"/>
          <w:divBdr>
            <w:top w:val="none" w:sz="0" w:space="0" w:color="auto"/>
            <w:left w:val="none" w:sz="0" w:space="0" w:color="auto"/>
            <w:bottom w:val="none" w:sz="0" w:space="0" w:color="auto"/>
            <w:right w:val="none" w:sz="0" w:space="0" w:color="auto"/>
          </w:divBdr>
        </w:div>
        <w:div w:id="605310533">
          <w:marLeft w:val="640"/>
          <w:marRight w:val="0"/>
          <w:marTop w:val="0"/>
          <w:marBottom w:val="0"/>
          <w:divBdr>
            <w:top w:val="none" w:sz="0" w:space="0" w:color="auto"/>
            <w:left w:val="none" w:sz="0" w:space="0" w:color="auto"/>
            <w:bottom w:val="none" w:sz="0" w:space="0" w:color="auto"/>
            <w:right w:val="none" w:sz="0" w:space="0" w:color="auto"/>
          </w:divBdr>
        </w:div>
        <w:div w:id="1219438002">
          <w:marLeft w:val="640"/>
          <w:marRight w:val="0"/>
          <w:marTop w:val="0"/>
          <w:marBottom w:val="0"/>
          <w:divBdr>
            <w:top w:val="none" w:sz="0" w:space="0" w:color="auto"/>
            <w:left w:val="none" w:sz="0" w:space="0" w:color="auto"/>
            <w:bottom w:val="none" w:sz="0" w:space="0" w:color="auto"/>
            <w:right w:val="none" w:sz="0" w:space="0" w:color="auto"/>
          </w:divBdr>
        </w:div>
        <w:div w:id="787893648">
          <w:marLeft w:val="640"/>
          <w:marRight w:val="0"/>
          <w:marTop w:val="0"/>
          <w:marBottom w:val="0"/>
          <w:divBdr>
            <w:top w:val="none" w:sz="0" w:space="0" w:color="auto"/>
            <w:left w:val="none" w:sz="0" w:space="0" w:color="auto"/>
            <w:bottom w:val="none" w:sz="0" w:space="0" w:color="auto"/>
            <w:right w:val="none" w:sz="0" w:space="0" w:color="auto"/>
          </w:divBdr>
        </w:div>
        <w:div w:id="691301155">
          <w:marLeft w:val="640"/>
          <w:marRight w:val="0"/>
          <w:marTop w:val="0"/>
          <w:marBottom w:val="0"/>
          <w:divBdr>
            <w:top w:val="none" w:sz="0" w:space="0" w:color="auto"/>
            <w:left w:val="none" w:sz="0" w:space="0" w:color="auto"/>
            <w:bottom w:val="none" w:sz="0" w:space="0" w:color="auto"/>
            <w:right w:val="none" w:sz="0" w:space="0" w:color="auto"/>
          </w:divBdr>
        </w:div>
        <w:div w:id="1483498803">
          <w:marLeft w:val="640"/>
          <w:marRight w:val="0"/>
          <w:marTop w:val="0"/>
          <w:marBottom w:val="0"/>
          <w:divBdr>
            <w:top w:val="none" w:sz="0" w:space="0" w:color="auto"/>
            <w:left w:val="none" w:sz="0" w:space="0" w:color="auto"/>
            <w:bottom w:val="none" w:sz="0" w:space="0" w:color="auto"/>
            <w:right w:val="none" w:sz="0" w:space="0" w:color="auto"/>
          </w:divBdr>
        </w:div>
        <w:div w:id="1937787760">
          <w:marLeft w:val="640"/>
          <w:marRight w:val="0"/>
          <w:marTop w:val="0"/>
          <w:marBottom w:val="0"/>
          <w:divBdr>
            <w:top w:val="none" w:sz="0" w:space="0" w:color="auto"/>
            <w:left w:val="none" w:sz="0" w:space="0" w:color="auto"/>
            <w:bottom w:val="none" w:sz="0" w:space="0" w:color="auto"/>
            <w:right w:val="none" w:sz="0" w:space="0" w:color="auto"/>
          </w:divBdr>
        </w:div>
        <w:div w:id="932860437">
          <w:marLeft w:val="640"/>
          <w:marRight w:val="0"/>
          <w:marTop w:val="0"/>
          <w:marBottom w:val="0"/>
          <w:divBdr>
            <w:top w:val="none" w:sz="0" w:space="0" w:color="auto"/>
            <w:left w:val="none" w:sz="0" w:space="0" w:color="auto"/>
            <w:bottom w:val="none" w:sz="0" w:space="0" w:color="auto"/>
            <w:right w:val="none" w:sz="0" w:space="0" w:color="auto"/>
          </w:divBdr>
        </w:div>
        <w:div w:id="512763350">
          <w:marLeft w:val="640"/>
          <w:marRight w:val="0"/>
          <w:marTop w:val="0"/>
          <w:marBottom w:val="0"/>
          <w:divBdr>
            <w:top w:val="none" w:sz="0" w:space="0" w:color="auto"/>
            <w:left w:val="none" w:sz="0" w:space="0" w:color="auto"/>
            <w:bottom w:val="none" w:sz="0" w:space="0" w:color="auto"/>
            <w:right w:val="none" w:sz="0" w:space="0" w:color="auto"/>
          </w:divBdr>
        </w:div>
        <w:div w:id="213854451">
          <w:marLeft w:val="640"/>
          <w:marRight w:val="0"/>
          <w:marTop w:val="0"/>
          <w:marBottom w:val="0"/>
          <w:divBdr>
            <w:top w:val="none" w:sz="0" w:space="0" w:color="auto"/>
            <w:left w:val="none" w:sz="0" w:space="0" w:color="auto"/>
            <w:bottom w:val="none" w:sz="0" w:space="0" w:color="auto"/>
            <w:right w:val="none" w:sz="0" w:space="0" w:color="auto"/>
          </w:divBdr>
        </w:div>
        <w:div w:id="77874342">
          <w:marLeft w:val="640"/>
          <w:marRight w:val="0"/>
          <w:marTop w:val="0"/>
          <w:marBottom w:val="0"/>
          <w:divBdr>
            <w:top w:val="none" w:sz="0" w:space="0" w:color="auto"/>
            <w:left w:val="none" w:sz="0" w:space="0" w:color="auto"/>
            <w:bottom w:val="none" w:sz="0" w:space="0" w:color="auto"/>
            <w:right w:val="none" w:sz="0" w:space="0" w:color="auto"/>
          </w:divBdr>
        </w:div>
        <w:div w:id="920525007">
          <w:marLeft w:val="640"/>
          <w:marRight w:val="0"/>
          <w:marTop w:val="0"/>
          <w:marBottom w:val="0"/>
          <w:divBdr>
            <w:top w:val="none" w:sz="0" w:space="0" w:color="auto"/>
            <w:left w:val="none" w:sz="0" w:space="0" w:color="auto"/>
            <w:bottom w:val="none" w:sz="0" w:space="0" w:color="auto"/>
            <w:right w:val="none" w:sz="0" w:space="0" w:color="auto"/>
          </w:divBdr>
        </w:div>
        <w:div w:id="1193687156">
          <w:marLeft w:val="640"/>
          <w:marRight w:val="0"/>
          <w:marTop w:val="0"/>
          <w:marBottom w:val="0"/>
          <w:divBdr>
            <w:top w:val="none" w:sz="0" w:space="0" w:color="auto"/>
            <w:left w:val="none" w:sz="0" w:space="0" w:color="auto"/>
            <w:bottom w:val="none" w:sz="0" w:space="0" w:color="auto"/>
            <w:right w:val="none" w:sz="0" w:space="0" w:color="auto"/>
          </w:divBdr>
        </w:div>
        <w:div w:id="1142111767">
          <w:marLeft w:val="640"/>
          <w:marRight w:val="0"/>
          <w:marTop w:val="0"/>
          <w:marBottom w:val="0"/>
          <w:divBdr>
            <w:top w:val="none" w:sz="0" w:space="0" w:color="auto"/>
            <w:left w:val="none" w:sz="0" w:space="0" w:color="auto"/>
            <w:bottom w:val="none" w:sz="0" w:space="0" w:color="auto"/>
            <w:right w:val="none" w:sz="0" w:space="0" w:color="auto"/>
          </w:divBdr>
        </w:div>
        <w:div w:id="118646054">
          <w:marLeft w:val="640"/>
          <w:marRight w:val="0"/>
          <w:marTop w:val="0"/>
          <w:marBottom w:val="0"/>
          <w:divBdr>
            <w:top w:val="none" w:sz="0" w:space="0" w:color="auto"/>
            <w:left w:val="none" w:sz="0" w:space="0" w:color="auto"/>
            <w:bottom w:val="none" w:sz="0" w:space="0" w:color="auto"/>
            <w:right w:val="none" w:sz="0" w:space="0" w:color="auto"/>
          </w:divBdr>
        </w:div>
        <w:div w:id="119149816">
          <w:marLeft w:val="640"/>
          <w:marRight w:val="0"/>
          <w:marTop w:val="0"/>
          <w:marBottom w:val="0"/>
          <w:divBdr>
            <w:top w:val="none" w:sz="0" w:space="0" w:color="auto"/>
            <w:left w:val="none" w:sz="0" w:space="0" w:color="auto"/>
            <w:bottom w:val="none" w:sz="0" w:space="0" w:color="auto"/>
            <w:right w:val="none" w:sz="0" w:space="0" w:color="auto"/>
          </w:divBdr>
        </w:div>
      </w:divsChild>
    </w:div>
    <w:div w:id="164976840">
      <w:bodyDiv w:val="1"/>
      <w:marLeft w:val="0"/>
      <w:marRight w:val="0"/>
      <w:marTop w:val="0"/>
      <w:marBottom w:val="0"/>
      <w:divBdr>
        <w:top w:val="none" w:sz="0" w:space="0" w:color="auto"/>
        <w:left w:val="none" w:sz="0" w:space="0" w:color="auto"/>
        <w:bottom w:val="none" w:sz="0" w:space="0" w:color="auto"/>
        <w:right w:val="none" w:sz="0" w:space="0" w:color="auto"/>
      </w:divBdr>
      <w:divsChild>
        <w:div w:id="340205344">
          <w:marLeft w:val="640"/>
          <w:marRight w:val="0"/>
          <w:marTop w:val="0"/>
          <w:marBottom w:val="0"/>
          <w:divBdr>
            <w:top w:val="none" w:sz="0" w:space="0" w:color="auto"/>
            <w:left w:val="none" w:sz="0" w:space="0" w:color="auto"/>
            <w:bottom w:val="none" w:sz="0" w:space="0" w:color="auto"/>
            <w:right w:val="none" w:sz="0" w:space="0" w:color="auto"/>
          </w:divBdr>
        </w:div>
        <w:div w:id="675301707">
          <w:marLeft w:val="640"/>
          <w:marRight w:val="0"/>
          <w:marTop w:val="0"/>
          <w:marBottom w:val="0"/>
          <w:divBdr>
            <w:top w:val="none" w:sz="0" w:space="0" w:color="auto"/>
            <w:left w:val="none" w:sz="0" w:space="0" w:color="auto"/>
            <w:bottom w:val="none" w:sz="0" w:space="0" w:color="auto"/>
            <w:right w:val="none" w:sz="0" w:space="0" w:color="auto"/>
          </w:divBdr>
        </w:div>
        <w:div w:id="1719089281">
          <w:marLeft w:val="640"/>
          <w:marRight w:val="0"/>
          <w:marTop w:val="0"/>
          <w:marBottom w:val="0"/>
          <w:divBdr>
            <w:top w:val="none" w:sz="0" w:space="0" w:color="auto"/>
            <w:left w:val="none" w:sz="0" w:space="0" w:color="auto"/>
            <w:bottom w:val="none" w:sz="0" w:space="0" w:color="auto"/>
            <w:right w:val="none" w:sz="0" w:space="0" w:color="auto"/>
          </w:divBdr>
        </w:div>
        <w:div w:id="978069817">
          <w:marLeft w:val="640"/>
          <w:marRight w:val="0"/>
          <w:marTop w:val="0"/>
          <w:marBottom w:val="0"/>
          <w:divBdr>
            <w:top w:val="none" w:sz="0" w:space="0" w:color="auto"/>
            <w:left w:val="none" w:sz="0" w:space="0" w:color="auto"/>
            <w:bottom w:val="none" w:sz="0" w:space="0" w:color="auto"/>
            <w:right w:val="none" w:sz="0" w:space="0" w:color="auto"/>
          </w:divBdr>
        </w:div>
        <w:div w:id="69432127">
          <w:marLeft w:val="640"/>
          <w:marRight w:val="0"/>
          <w:marTop w:val="0"/>
          <w:marBottom w:val="0"/>
          <w:divBdr>
            <w:top w:val="none" w:sz="0" w:space="0" w:color="auto"/>
            <w:left w:val="none" w:sz="0" w:space="0" w:color="auto"/>
            <w:bottom w:val="none" w:sz="0" w:space="0" w:color="auto"/>
            <w:right w:val="none" w:sz="0" w:space="0" w:color="auto"/>
          </w:divBdr>
        </w:div>
        <w:div w:id="1866747947">
          <w:marLeft w:val="640"/>
          <w:marRight w:val="0"/>
          <w:marTop w:val="0"/>
          <w:marBottom w:val="0"/>
          <w:divBdr>
            <w:top w:val="none" w:sz="0" w:space="0" w:color="auto"/>
            <w:left w:val="none" w:sz="0" w:space="0" w:color="auto"/>
            <w:bottom w:val="none" w:sz="0" w:space="0" w:color="auto"/>
            <w:right w:val="none" w:sz="0" w:space="0" w:color="auto"/>
          </w:divBdr>
        </w:div>
        <w:div w:id="784731789">
          <w:marLeft w:val="640"/>
          <w:marRight w:val="0"/>
          <w:marTop w:val="0"/>
          <w:marBottom w:val="0"/>
          <w:divBdr>
            <w:top w:val="none" w:sz="0" w:space="0" w:color="auto"/>
            <w:left w:val="none" w:sz="0" w:space="0" w:color="auto"/>
            <w:bottom w:val="none" w:sz="0" w:space="0" w:color="auto"/>
            <w:right w:val="none" w:sz="0" w:space="0" w:color="auto"/>
          </w:divBdr>
        </w:div>
        <w:div w:id="1097143076">
          <w:marLeft w:val="640"/>
          <w:marRight w:val="0"/>
          <w:marTop w:val="0"/>
          <w:marBottom w:val="0"/>
          <w:divBdr>
            <w:top w:val="none" w:sz="0" w:space="0" w:color="auto"/>
            <w:left w:val="none" w:sz="0" w:space="0" w:color="auto"/>
            <w:bottom w:val="none" w:sz="0" w:space="0" w:color="auto"/>
            <w:right w:val="none" w:sz="0" w:space="0" w:color="auto"/>
          </w:divBdr>
        </w:div>
        <w:div w:id="1634407354">
          <w:marLeft w:val="640"/>
          <w:marRight w:val="0"/>
          <w:marTop w:val="0"/>
          <w:marBottom w:val="0"/>
          <w:divBdr>
            <w:top w:val="none" w:sz="0" w:space="0" w:color="auto"/>
            <w:left w:val="none" w:sz="0" w:space="0" w:color="auto"/>
            <w:bottom w:val="none" w:sz="0" w:space="0" w:color="auto"/>
            <w:right w:val="none" w:sz="0" w:space="0" w:color="auto"/>
          </w:divBdr>
        </w:div>
        <w:div w:id="1143735420">
          <w:marLeft w:val="640"/>
          <w:marRight w:val="0"/>
          <w:marTop w:val="0"/>
          <w:marBottom w:val="0"/>
          <w:divBdr>
            <w:top w:val="none" w:sz="0" w:space="0" w:color="auto"/>
            <w:left w:val="none" w:sz="0" w:space="0" w:color="auto"/>
            <w:bottom w:val="none" w:sz="0" w:space="0" w:color="auto"/>
            <w:right w:val="none" w:sz="0" w:space="0" w:color="auto"/>
          </w:divBdr>
        </w:div>
        <w:div w:id="487595527">
          <w:marLeft w:val="640"/>
          <w:marRight w:val="0"/>
          <w:marTop w:val="0"/>
          <w:marBottom w:val="0"/>
          <w:divBdr>
            <w:top w:val="none" w:sz="0" w:space="0" w:color="auto"/>
            <w:left w:val="none" w:sz="0" w:space="0" w:color="auto"/>
            <w:bottom w:val="none" w:sz="0" w:space="0" w:color="auto"/>
            <w:right w:val="none" w:sz="0" w:space="0" w:color="auto"/>
          </w:divBdr>
        </w:div>
        <w:div w:id="371728830">
          <w:marLeft w:val="640"/>
          <w:marRight w:val="0"/>
          <w:marTop w:val="0"/>
          <w:marBottom w:val="0"/>
          <w:divBdr>
            <w:top w:val="none" w:sz="0" w:space="0" w:color="auto"/>
            <w:left w:val="none" w:sz="0" w:space="0" w:color="auto"/>
            <w:bottom w:val="none" w:sz="0" w:space="0" w:color="auto"/>
            <w:right w:val="none" w:sz="0" w:space="0" w:color="auto"/>
          </w:divBdr>
        </w:div>
        <w:div w:id="2127578620">
          <w:marLeft w:val="640"/>
          <w:marRight w:val="0"/>
          <w:marTop w:val="0"/>
          <w:marBottom w:val="0"/>
          <w:divBdr>
            <w:top w:val="none" w:sz="0" w:space="0" w:color="auto"/>
            <w:left w:val="none" w:sz="0" w:space="0" w:color="auto"/>
            <w:bottom w:val="none" w:sz="0" w:space="0" w:color="auto"/>
            <w:right w:val="none" w:sz="0" w:space="0" w:color="auto"/>
          </w:divBdr>
        </w:div>
        <w:div w:id="1588995596">
          <w:marLeft w:val="640"/>
          <w:marRight w:val="0"/>
          <w:marTop w:val="0"/>
          <w:marBottom w:val="0"/>
          <w:divBdr>
            <w:top w:val="none" w:sz="0" w:space="0" w:color="auto"/>
            <w:left w:val="none" w:sz="0" w:space="0" w:color="auto"/>
            <w:bottom w:val="none" w:sz="0" w:space="0" w:color="auto"/>
            <w:right w:val="none" w:sz="0" w:space="0" w:color="auto"/>
          </w:divBdr>
        </w:div>
        <w:div w:id="703868380">
          <w:marLeft w:val="640"/>
          <w:marRight w:val="0"/>
          <w:marTop w:val="0"/>
          <w:marBottom w:val="0"/>
          <w:divBdr>
            <w:top w:val="none" w:sz="0" w:space="0" w:color="auto"/>
            <w:left w:val="none" w:sz="0" w:space="0" w:color="auto"/>
            <w:bottom w:val="none" w:sz="0" w:space="0" w:color="auto"/>
            <w:right w:val="none" w:sz="0" w:space="0" w:color="auto"/>
          </w:divBdr>
        </w:div>
        <w:div w:id="1422022875">
          <w:marLeft w:val="640"/>
          <w:marRight w:val="0"/>
          <w:marTop w:val="0"/>
          <w:marBottom w:val="0"/>
          <w:divBdr>
            <w:top w:val="none" w:sz="0" w:space="0" w:color="auto"/>
            <w:left w:val="none" w:sz="0" w:space="0" w:color="auto"/>
            <w:bottom w:val="none" w:sz="0" w:space="0" w:color="auto"/>
            <w:right w:val="none" w:sz="0" w:space="0" w:color="auto"/>
          </w:divBdr>
        </w:div>
        <w:div w:id="1645162305">
          <w:marLeft w:val="640"/>
          <w:marRight w:val="0"/>
          <w:marTop w:val="0"/>
          <w:marBottom w:val="0"/>
          <w:divBdr>
            <w:top w:val="none" w:sz="0" w:space="0" w:color="auto"/>
            <w:left w:val="none" w:sz="0" w:space="0" w:color="auto"/>
            <w:bottom w:val="none" w:sz="0" w:space="0" w:color="auto"/>
            <w:right w:val="none" w:sz="0" w:space="0" w:color="auto"/>
          </w:divBdr>
        </w:div>
        <w:div w:id="1995717365">
          <w:marLeft w:val="640"/>
          <w:marRight w:val="0"/>
          <w:marTop w:val="0"/>
          <w:marBottom w:val="0"/>
          <w:divBdr>
            <w:top w:val="none" w:sz="0" w:space="0" w:color="auto"/>
            <w:left w:val="none" w:sz="0" w:space="0" w:color="auto"/>
            <w:bottom w:val="none" w:sz="0" w:space="0" w:color="auto"/>
            <w:right w:val="none" w:sz="0" w:space="0" w:color="auto"/>
          </w:divBdr>
        </w:div>
        <w:div w:id="1852259013">
          <w:marLeft w:val="640"/>
          <w:marRight w:val="0"/>
          <w:marTop w:val="0"/>
          <w:marBottom w:val="0"/>
          <w:divBdr>
            <w:top w:val="none" w:sz="0" w:space="0" w:color="auto"/>
            <w:left w:val="none" w:sz="0" w:space="0" w:color="auto"/>
            <w:bottom w:val="none" w:sz="0" w:space="0" w:color="auto"/>
            <w:right w:val="none" w:sz="0" w:space="0" w:color="auto"/>
          </w:divBdr>
        </w:div>
        <w:div w:id="1060440537">
          <w:marLeft w:val="640"/>
          <w:marRight w:val="0"/>
          <w:marTop w:val="0"/>
          <w:marBottom w:val="0"/>
          <w:divBdr>
            <w:top w:val="none" w:sz="0" w:space="0" w:color="auto"/>
            <w:left w:val="none" w:sz="0" w:space="0" w:color="auto"/>
            <w:bottom w:val="none" w:sz="0" w:space="0" w:color="auto"/>
            <w:right w:val="none" w:sz="0" w:space="0" w:color="auto"/>
          </w:divBdr>
        </w:div>
        <w:div w:id="1393769859">
          <w:marLeft w:val="640"/>
          <w:marRight w:val="0"/>
          <w:marTop w:val="0"/>
          <w:marBottom w:val="0"/>
          <w:divBdr>
            <w:top w:val="none" w:sz="0" w:space="0" w:color="auto"/>
            <w:left w:val="none" w:sz="0" w:space="0" w:color="auto"/>
            <w:bottom w:val="none" w:sz="0" w:space="0" w:color="auto"/>
            <w:right w:val="none" w:sz="0" w:space="0" w:color="auto"/>
          </w:divBdr>
        </w:div>
        <w:div w:id="1461142946">
          <w:marLeft w:val="640"/>
          <w:marRight w:val="0"/>
          <w:marTop w:val="0"/>
          <w:marBottom w:val="0"/>
          <w:divBdr>
            <w:top w:val="none" w:sz="0" w:space="0" w:color="auto"/>
            <w:left w:val="none" w:sz="0" w:space="0" w:color="auto"/>
            <w:bottom w:val="none" w:sz="0" w:space="0" w:color="auto"/>
            <w:right w:val="none" w:sz="0" w:space="0" w:color="auto"/>
          </w:divBdr>
        </w:div>
        <w:div w:id="2011640308">
          <w:marLeft w:val="640"/>
          <w:marRight w:val="0"/>
          <w:marTop w:val="0"/>
          <w:marBottom w:val="0"/>
          <w:divBdr>
            <w:top w:val="none" w:sz="0" w:space="0" w:color="auto"/>
            <w:left w:val="none" w:sz="0" w:space="0" w:color="auto"/>
            <w:bottom w:val="none" w:sz="0" w:space="0" w:color="auto"/>
            <w:right w:val="none" w:sz="0" w:space="0" w:color="auto"/>
          </w:divBdr>
        </w:div>
        <w:div w:id="1896163990">
          <w:marLeft w:val="640"/>
          <w:marRight w:val="0"/>
          <w:marTop w:val="0"/>
          <w:marBottom w:val="0"/>
          <w:divBdr>
            <w:top w:val="none" w:sz="0" w:space="0" w:color="auto"/>
            <w:left w:val="none" w:sz="0" w:space="0" w:color="auto"/>
            <w:bottom w:val="none" w:sz="0" w:space="0" w:color="auto"/>
            <w:right w:val="none" w:sz="0" w:space="0" w:color="auto"/>
          </w:divBdr>
        </w:div>
        <w:div w:id="1125005220">
          <w:marLeft w:val="640"/>
          <w:marRight w:val="0"/>
          <w:marTop w:val="0"/>
          <w:marBottom w:val="0"/>
          <w:divBdr>
            <w:top w:val="none" w:sz="0" w:space="0" w:color="auto"/>
            <w:left w:val="none" w:sz="0" w:space="0" w:color="auto"/>
            <w:bottom w:val="none" w:sz="0" w:space="0" w:color="auto"/>
            <w:right w:val="none" w:sz="0" w:space="0" w:color="auto"/>
          </w:divBdr>
        </w:div>
        <w:div w:id="670136490">
          <w:marLeft w:val="640"/>
          <w:marRight w:val="0"/>
          <w:marTop w:val="0"/>
          <w:marBottom w:val="0"/>
          <w:divBdr>
            <w:top w:val="none" w:sz="0" w:space="0" w:color="auto"/>
            <w:left w:val="none" w:sz="0" w:space="0" w:color="auto"/>
            <w:bottom w:val="none" w:sz="0" w:space="0" w:color="auto"/>
            <w:right w:val="none" w:sz="0" w:space="0" w:color="auto"/>
          </w:divBdr>
        </w:div>
        <w:div w:id="1102606463">
          <w:marLeft w:val="640"/>
          <w:marRight w:val="0"/>
          <w:marTop w:val="0"/>
          <w:marBottom w:val="0"/>
          <w:divBdr>
            <w:top w:val="none" w:sz="0" w:space="0" w:color="auto"/>
            <w:left w:val="none" w:sz="0" w:space="0" w:color="auto"/>
            <w:bottom w:val="none" w:sz="0" w:space="0" w:color="auto"/>
            <w:right w:val="none" w:sz="0" w:space="0" w:color="auto"/>
          </w:divBdr>
        </w:div>
        <w:div w:id="1825779798">
          <w:marLeft w:val="640"/>
          <w:marRight w:val="0"/>
          <w:marTop w:val="0"/>
          <w:marBottom w:val="0"/>
          <w:divBdr>
            <w:top w:val="none" w:sz="0" w:space="0" w:color="auto"/>
            <w:left w:val="none" w:sz="0" w:space="0" w:color="auto"/>
            <w:bottom w:val="none" w:sz="0" w:space="0" w:color="auto"/>
            <w:right w:val="none" w:sz="0" w:space="0" w:color="auto"/>
          </w:divBdr>
        </w:div>
        <w:div w:id="1459881963">
          <w:marLeft w:val="640"/>
          <w:marRight w:val="0"/>
          <w:marTop w:val="0"/>
          <w:marBottom w:val="0"/>
          <w:divBdr>
            <w:top w:val="none" w:sz="0" w:space="0" w:color="auto"/>
            <w:left w:val="none" w:sz="0" w:space="0" w:color="auto"/>
            <w:bottom w:val="none" w:sz="0" w:space="0" w:color="auto"/>
            <w:right w:val="none" w:sz="0" w:space="0" w:color="auto"/>
          </w:divBdr>
        </w:div>
        <w:div w:id="1426268338">
          <w:marLeft w:val="640"/>
          <w:marRight w:val="0"/>
          <w:marTop w:val="0"/>
          <w:marBottom w:val="0"/>
          <w:divBdr>
            <w:top w:val="none" w:sz="0" w:space="0" w:color="auto"/>
            <w:left w:val="none" w:sz="0" w:space="0" w:color="auto"/>
            <w:bottom w:val="none" w:sz="0" w:space="0" w:color="auto"/>
            <w:right w:val="none" w:sz="0" w:space="0" w:color="auto"/>
          </w:divBdr>
        </w:div>
        <w:div w:id="1547791374">
          <w:marLeft w:val="640"/>
          <w:marRight w:val="0"/>
          <w:marTop w:val="0"/>
          <w:marBottom w:val="0"/>
          <w:divBdr>
            <w:top w:val="none" w:sz="0" w:space="0" w:color="auto"/>
            <w:left w:val="none" w:sz="0" w:space="0" w:color="auto"/>
            <w:bottom w:val="none" w:sz="0" w:space="0" w:color="auto"/>
            <w:right w:val="none" w:sz="0" w:space="0" w:color="auto"/>
          </w:divBdr>
        </w:div>
        <w:div w:id="1823963991">
          <w:marLeft w:val="640"/>
          <w:marRight w:val="0"/>
          <w:marTop w:val="0"/>
          <w:marBottom w:val="0"/>
          <w:divBdr>
            <w:top w:val="none" w:sz="0" w:space="0" w:color="auto"/>
            <w:left w:val="none" w:sz="0" w:space="0" w:color="auto"/>
            <w:bottom w:val="none" w:sz="0" w:space="0" w:color="auto"/>
            <w:right w:val="none" w:sz="0" w:space="0" w:color="auto"/>
          </w:divBdr>
        </w:div>
        <w:div w:id="1933852342">
          <w:marLeft w:val="640"/>
          <w:marRight w:val="0"/>
          <w:marTop w:val="0"/>
          <w:marBottom w:val="0"/>
          <w:divBdr>
            <w:top w:val="none" w:sz="0" w:space="0" w:color="auto"/>
            <w:left w:val="none" w:sz="0" w:space="0" w:color="auto"/>
            <w:bottom w:val="none" w:sz="0" w:space="0" w:color="auto"/>
            <w:right w:val="none" w:sz="0" w:space="0" w:color="auto"/>
          </w:divBdr>
        </w:div>
        <w:div w:id="1493638687">
          <w:marLeft w:val="640"/>
          <w:marRight w:val="0"/>
          <w:marTop w:val="0"/>
          <w:marBottom w:val="0"/>
          <w:divBdr>
            <w:top w:val="none" w:sz="0" w:space="0" w:color="auto"/>
            <w:left w:val="none" w:sz="0" w:space="0" w:color="auto"/>
            <w:bottom w:val="none" w:sz="0" w:space="0" w:color="auto"/>
            <w:right w:val="none" w:sz="0" w:space="0" w:color="auto"/>
          </w:divBdr>
        </w:div>
        <w:div w:id="615408286">
          <w:marLeft w:val="640"/>
          <w:marRight w:val="0"/>
          <w:marTop w:val="0"/>
          <w:marBottom w:val="0"/>
          <w:divBdr>
            <w:top w:val="none" w:sz="0" w:space="0" w:color="auto"/>
            <w:left w:val="none" w:sz="0" w:space="0" w:color="auto"/>
            <w:bottom w:val="none" w:sz="0" w:space="0" w:color="auto"/>
            <w:right w:val="none" w:sz="0" w:space="0" w:color="auto"/>
          </w:divBdr>
        </w:div>
        <w:div w:id="1730955383">
          <w:marLeft w:val="640"/>
          <w:marRight w:val="0"/>
          <w:marTop w:val="0"/>
          <w:marBottom w:val="0"/>
          <w:divBdr>
            <w:top w:val="none" w:sz="0" w:space="0" w:color="auto"/>
            <w:left w:val="none" w:sz="0" w:space="0" w:color="auto"/>
            <w:bottom w:val="none" w:sz="0" w:space="0" w:color="auto"/>
            <w:right w:val="none" w:sz="0" w:space="0" w:color="auto"/>
          </w:divBdr>
        </w:div>
        <w:div w:id="552540370">
          <w:marLeft w:val="640"/>
          <w:marRight w:val="0"/>
          <w:marTop w:val="0"/>
          <w:marBottom w:val="0"/>
          <w:divBdr>
            <w:top w:val="none" w:sz="0" w:space="0" w:color="auto"/>
            <w:left w:val="none" w:sz="0" w:space="0" w:color="auto"/>
            <w:bottom w:val="none" w:sz="0" w:space="0" w:color="auto"/>
            <w:right w:val="none" w:sz="0" w:space="0" w:color="auto"/>
          </w:divBdr>
        </w:div>
        <w:div w:id="1232277645">
          <w:marLeft w:val="640"/>
          <w:marRight w:val="0"/>
          <w:marTop w:val="0"/>
          <w:marBottom w:val="0"/>
          <w:divBdr>
            <w:top w:val="none" w:sz="0" w:space="0" w:color="auto"/>
            <w:left w:val="none" w:sz="0" w:space="0" w:color="auto"/>
            <w:bottom w:val="none" w:sz="0" w:space="0" w:color="auto"/>
            <w:right w:val="none" w:sz="0" w:space="0" w:color="auto"/>
          </w:divBdr>
        </w:div>
        <w:div w:id="1949580356">
          <w:marLeft w:val="640"/>
          <w:marRight w:val="0"/>
          <w:marTop w:val="0"/>
          <w:marBottom w:val="0"/>
          <w:divBdr>
            <w:top w:val="none" w:sz="0" w:space="0" w:color="auto"/>
            <w:left w:val="none" w:sz="0" w:space="0" w:color="auto"/>
            <w:bottom w:val="none" w:sz="0" w:space="0" w:color="auto"/>
            <w:right w:val="none" w:sz="0" w:space="0" w:color="auto"/>
          </w:divBdr>
        </w:div>
        <w:div w:id="676424874">
          <w:marLeft w:val="640"/>
          <w:marRight w:val="0"/>
          <w:marTop w:val="0"/>
          <w:marBottom w:val="0"/>
          <w:divBdr>
            <w:top w:val="none" w:sz="0" w:space="0" w:color="auto"/>
            <w:left w:val="none" w:sz="0" w:space="0" w:color="auto"/>
            <w:bottom w:val="none" w:sz="0" w:space="0" w:color="auto"/>
            <w:right w:val="none" w:sz="0" w:space="0" w:color="auto"/>
          </w:divBdr>
        </w:div>
        <w:div w:id="1789817637">
          <w:marLeft w:val="640"/>
          <w:marRight w:val="0"/>
          <w:marTop w:val="0"/>
          <w:marBottom w:val="0"/>
          <w:divBdr>
            <w:top w:val="none" w:sz="0" w:space="0" w:color="auto"/>
            <w:left w:val="none" w:sz="0" w:space="0" w:color="auto"/>
            <w:bottom w:val="none" w:sz="0" w:space="0" w:color="auto"/>
            <w:right w:val="none" w:sz="0" w:space="0" w:color="auto"/>
          </w:divBdr>
        </w:div>
        <w:div w:id="1892957926">
          <w:marLeft w:val="640"/>
          <w:marRight w:val="0"/>
          <w:marTop w:val="0"/>
          <w:marBottom w:val="0"/>
          <w:divBdr>
            <w:top w:val="none" w:sz="0" w:space="0" w:color="auto"/>
            <w:left w:val="none" w:sz="0" w:space="0" w:color="auto"/>
            <w:bottom w:val="none" w:sz="0" w:space="0" w:color="auto"/>
            <w:right w:val="none" w:sz="0" w:space="0" w:color="auto"/>
          </w:divBdr>
        </w:div>
        <w:div w:id="657851381">
          <w:marLeft w:val="640"/>
          <w:marRight w:val="0"/>
          <w:marTop w:val="0"/>
          <w:marBottom w:val="0"/>
          <w:divBdr>
            <w:top w:val="none" w:sz="0" w:space="0" w:color="auto"/>
            <w:left w:val="none" w:sz="0" w:space="0" w:color="auto"/>
            <w:bottom w:val="none" w:sz="0" w:space="0" w:color="auto"/>
            <w:right w:val="none" w:sz="0" w:space="0" w:color="auto"/>
          </w:divBdr>
        </w:div>
        <w:div w:id="1694040399">
          <w:marLeft w:val="640"/>
          <w:marRight w:val="0"/>
          <w:marTop w:val="0"/>
          <w:marBottom w:val="0"/>
          <w:divBdr>
            <w:top w:val="none" w:sz="0" w:space="0" w:color="auto"/>
            <w:left w:val="none" w:sz="0" w:space="0" w:color="auto"/>
            <w:bottom w:val="none" w:sz="0" w:space="0" w:color="auto"/>
            <w:right w:val="none" w:sz="0" w:space="0" w:color="auto"/>
          </w:divBdr>
        </w:div>
        <w:div w:id="1042900553">
          <w:marLeft w:val="640"/>
          <w:marRight w:val="0"/>
          <w:marTop w:val="0"/>
          <w:marBottom w:val="0"/>
          <w:divBdr>
            <w:top w:val="none" w:sz="0" w:space="0" w:color="auto"/>
            <w:left w:val="none" w:sz="0" w:space="0" w:color="auto"/>
            <w:bottom w:val="none" w:sz="0" w:space="0" w:color="auto"/>
            <w:right w:val="none" w:sz="0" w:space="0" w:color="auto"/>
          </w:divBdr>
        </w:div>
        <w:div w:id="724989701">
          <w:marLeft w:val="640"/>
          <w:marRight w:val="0"/>
          <w:marTop w:val="0"/>
          <w:marBottom w:val="0"/>
          <w:divBdr>
            <w:top w:val="none" w:sz="0" w:space="0" w:color="auto"/>
            <w:left w:val="none" w:sz="0" w:space="0" w:color="auto"/>
            <w:bottom w:val="none" w:sz="0" w:space="0" w:color="auto"/>
            <w:right w:val="none" w:sz="0" w:space="0" w:color="auto"/>
          </w:divBdr>
        </w:div>
        <w:div w:id="342781099">
          <w:marLeft w:val="640"/>
          <w:marRight w:val="0"/>
          <w:marTop w:val="0"/>
          <w:marBottom w:val="0"/>
          <w:divBdr>
            <w:top w:val="none" w:sz="0" w:space="0" w:color="auto"/>
            <w:left w:val="none" w:sz="0" w:space="0" w:color="auto"/>
            <w:bottom w:val="none" w:sz="0" w:space="0" w:color="auto"/>
            <w:right w:val="none" w:sz="0" w:space="0" w:color="auto"/>
          </w:divBdr>
        </w:div>
        <w:div w:id="83386175">
          <w:marLeft w:val="640"/>
          <w:marRight w:val="0"/>
          <w:marTop w:val="0"/>
          <w:marBottom w:val="0"/>
          <w:divBdr>
            <w:top w:val="none" w:sz="0" w:space="0" w:color="auto"/>
            <w:left w:val="none" w:sz="0" w:space="0" w:color="auto"/>
            <w:bottom w:val="none" w:sz="0" w:space="0" w:color="auto"/>
            <w:right w:val="none" w:sz="0" w:space="0" w:color="auto"/>
          </w:divBdr>
        </w:div>
        <w:div w:id="127553644">
          <w:marLeft w:val="640"/>
          <w:marRight w:val="0"/>
          <w:marTop w:val="0"/>
          <w:marBottom w:val="0"/>
          <w:divBdr>
            <w:top w:val="none" w:sz="0" w:space="0" w:color="auto"/>
            <w:left w:val="none" w:sz="0" w:space="0" w:color="auto"/>
            <w:bottom w:val="none" w:sz="0" w:space="0" w:color="auto"/>
            <w:right w:val="none" w:sz="0" w:space="0" w:color="auto"/>
          </w:divBdr>
        </w:div>
        <w:div w:id="1288273311">
          <w:marLeft w:val="640"/>
          <w:marRight w:val="0"/>
          <w:marTop w:val="0"/>
          <w:marBottom w:val="0"/>
          <w:divBdr>
            <w:top w:val="none" w:sz="0" w:space="0" w:color="auto"/>
            <w:left w:val="none" w:sz="0" w:space="0" w:color="auto"/>
            <w:bottom w:val="none" w:sz="0" w:space="0" w:color="auto"/>
            <w:right w:val="none" w:sz="0" w:space="0" w:color="auto"/>
          </w:divBdr>
        </w:div>
        <w:div w:id="1632975513">
          <w:marLeft w:val="640"/>
          <w:marRight w:val="0"/>
          <w:marTop w:val="0"/>
          <w:marBottom w:val="0"/>
          <w:divBdr>
            <w:top w:val="none" w:sz="0" w:space="0" w:color="auto"/>
            <w:left w:val="none" w:sz="0" w:space="0" w:color="auto"/>
            <w:bottom w:val="none" w:sz="0" w:space="0" w:color="auto"/>
            <w:right w:val="none" w:sz="0" w:space="0" w:color="auto"/>
          </w:divBdr>
        </w:div>
        <w:div w:id="313753506">
          <w:marLeft w:val="640"/>
          <w:marRight w:val="0"/>
          <w:marTop w:val="0"/>
          <w:marBottom w:val="0"/>
          <w:divBdr>
            <w:top w:val="none" w:sz="0" w:space="0" w:color="auto"/>
            <w:left w:val="none" w:sz="0" w:space="0" w:color="auto"/>
            <w:bottom w:val="none" w:sz="0" w:space="0" w:color="auto"/>
            <w:right w:val="none" w:sz="0" w:space="0" w:color="auto"/>
          </w:divBdr>
        </w:div>
        <w:div w:id="336079168">
          <w:marLeft w:val="640"/>
          <w:marRight w:val="0"/>
          <w:marTop w:val="0"/>
          <w:marBottom w:val="0"/>
          <w:divBdr>
            <w:top w:val="none" w:sz="0" w:space="0" w:color="auto"/>
            <w:left w:val="none" w:sz="0" w:space="0" w:color="auto"/>
            <w:bottom w:val="none" w:sz="0" w:space="0" w:color="auto"/>
            <w:right w:val="none" w:sz="0" w:space="0" w:color="auto"/>
          </w:divBdr>
        </w:div>
        <w:div w:id="493881501">
          <w:marLeft w:val="640"/>
          <w:marRight w:val="0"/>
          <w:marTop w:val="0"/>
          <w:marBottom w:val="0"/>
          <w:divBdr>
            <w:top w:val="none" w:sz="0" w:space="0" w:color="auto"/>
            <w:left w:val="none" w:sz="0" w:space="0" w:color="auto"/>
            <w:bottom w:val="none" w:sz="0" w:space="0" w:color="auto"/>
            <w:right w:val="none" w:sz="0" w:space="0" w:color="auto"/>
          </w:divBdr>
        </w:div>
        <w:div w:id="133909764">
          <w:marLeft w:val="640"/>
          <w:marRight w:val="0"/>
          <w:marTop w:val="0"/>
          <w:marBottom w:val="0"/>
          <w:divBdr>
            <w:top w:val="none" w:sz="0" w:space="0" w:color="auto"/>
            <w:left w:val="none" w:sz="0" w:space="0" w:color="auto"/>
            <w:bottom w:val="none" w:sz="0" w:space="0" w:color="auto"/>
            <w:right w:val="none" w:sz="0" w:space="0" w:color="auto"/>
          </w:divBdr>
        </w:div>
        <w:div w:id="994606701">
          <w:marLeft w:val="640"/>
          <w:marRight w:val="0"/>
          <w:marTop w:val="0"/>
          <w:marBottom w:val="0"/>
          <w:divBdr>
            <w:top w:val="none" w:sz="0" w:space="0" w:color="auto"/>
            <w:left w:val="none" w:sz="0" w:space="0" w:color="auto"/>
            <w:bottom w:val="none" w:sz="0" w:space="0" w:color="auto"/>
            <w:right w:val="none" w:sz="0" w:space="0" w:color="auto"/>
          </w:divBdr>
        </w:div>
        <w:div w:id="1401294979">
          <w:marLeft w:val="640"/>
          <w:marRight w:val="0"/>
          <w:marTop w:val="0"/>
          <w:marBottom w:val="0"/>
          <w:divBdr>
            <w:top w:val="none" w:sz="0" w:space="0" w:color="auto"/>
            <w:left w:val="none" w:sz="0" w:space="0" w:color="auto"/>
            <w:bottom w:val="none" w:sz="0" w:space="0" w:color="auto"/>
            <w:right w:val="none" w:sz="0" w:space="0" w:color="auto"/>
          </w:divBdr>
        </w:div>
        <w:div w:id="103232438">
          <w:marLeft w:val="640"/>
          <w:marRight w:val="0"/>
          <w:marTop w:val="0"/>
          <w:marBottom w:val="0"/>
          <w:divBdr>
            <w:top w:val="none" w:sz="0" w:space="0" w:color="auto"/>
            <w:left w:val="none" w:sz="0" w:space="0" w:color="auto"/>
            <w:bottom w:val="none" w:sz="0" w:space="0" w:color="auto"/>
            <w:right w:val="none" w:sz="0" w:space="0" w:color="auto"/>
          </w:divBdr>
        </w:div>
        <w:div w:id="1608659161">
          <w:marLeft w:val="640"/>
          <w:marRight w:val="0"/>
          <w:marTop w:val="0"/>
          <w:marBottom w:val="0"/>
          <w:divBdr>
            <w:top w:val="none" w:sz="0" w:space="0" w:color="auto"/>
            <w:left w:val="none" w:sz="0" w:space="0" w:color="auto"/>
            <w:bottom w:val="none" w:sz="0" w:space="0" w:color="auto"/>
            <w:right w:val="none" w:sz="0" w:space="0" w:color="auto"/>
          </w:divBdr>
        </w:div>
        <w:div w:id="236289457">
          <w:marLeft w:val="640"/>
          <w:marRight w:val="0"/>
          <w:marTop w:val="0"/>
          <w:marBottom w:val="0"/>
          <w:divBdr>
            <w:top w:val="none" w:sz="0" w:space="0" w:color="auto"/>
            <w:left w:val="none" w:sz="0" w:space="0" w:color="auto"/>
            <w:bottom w:val="none" w:sz="0" w:space="0" w:color="auto"/>
            <w:right w:val="none" w:sz="0" w:space="0" w:color="auto"/>
          </w:divBdr>
        </w:div>
        <w:div w:id="280843060">
          <w:marLeft w:val="640"/>
          <w:marRight w:val="0"/>
          <w:marTop w:val="0"/>
          <w:marBottom w:val="0"/>
          <w:divBdr>
            <w:top w:val="none" w:sz="0" w:space="0" w:color="auto"/>
            <w:left w:val="none" w:sz="0" w:space="0" w:color="auto"/>
            <w:bottom w:val="none" w:sz="0" w:space="0" w:color="auto"/>
            <w:right w:val="none" w:sz="0" w:space="0" w:color="auto"/>
          </w:divBdr>
        </w:div>
        <w:div w:id="229077972">
          <w:marLeft w:val="640"/>
          <w:marRight w:val="0"/>
          <w:marTop w:val="0"/>
          <w:marBottom w:val="0"/>
          <w:divBdr>
            <w:top w:val="none" w:sz="0" w:space="0" w:color="auto"/>
            <w:left w:val="none" w:sz="0" w:space="0" w:color="auto"/>
            <w:bottom w:val="none" w:sz="0" w:space="0" w:color="auto"/>
            <w:right w:val="none" w:sz="0" w:space="0" w:color="auto"/>
          </w:divBdr>
        </w:div>
        <w:div w:id="962350322">
          <w:marLeft w:val="640"/>
          <w:marRight w:val="0"/>
          <w:marTop w:val="0"/>
          <w:marBottom w:val="0"/>
          <w:divBdr>
            <w:top w:val="none" w:sz="0" w:space="0" w:color="auto"/>
            <w:left w:val="none" w:sz="0" w:space="0" w:color="auto"/>
            <w:bottom w:val="none" w:sz="0" w:space="0" w:color="auto"/>
            <w:right w:val="none" w:sz="0" w:space="0" w:color="auto"/>
          </w:divBdr>
        </w:div>
        <w:div w:id="131753980">
          <w:marLeft w:val="640"/>
          <w:marRight w:val="0"/>
          <w:marTop w:val="0"/>
          <w:marBottom w:val="0"/>
          <w:divBdr>
            <w:top w:val="none" w:sz="0" w:space="0" w:color="auto"/>
            <w:left w:val="none" w:sz="0" w:space="0" w:color="auto"/>
            <w:bottom w:val="none" w:sz="0" w:space="0" w:color="auto"/>
            <w:right w:val="none" w:sz="0" w:space="0" w:color="auto"/>
          </w:divBdr>
        </w:div>
        <w:div w:id="1335302176">
          <w:marLeft w:val="640"/>
          <w:marRight w:val="0"/>
          <w:marTop w:val="0"/>
          <w:marBottom w:val="0"/>
          <w:divBdr>
            <w:top w:val="none" w:sz="0" w:space="0" w:color="auto"/>
            <w:left w:val="none" w:sz="0" w:space="0" w:color="auto"/>
            <w:bottom w:val="none" w:sz="0" w:space="0" w:color="auto"/>
            <w:right w:val="none" w:sz="0" w:space="0" w:color="auto"/>
          </w:divBdr>
        </w:div>
      </w:divsChild>
    </w:div>
    <w:div w:id="204683309">
      <w:bodyDiv w:val="1"/>
      <w:marLeft w:val="0"/>
      <w:marRight w:val="0"/>
      <w:marTop w:val="0"/>
      <w:marBottom w:val="0"/>
      <w:divBdr>
        <w:top w:val="none" w:sz="0" w:space="0" w:color="auto"/>
        <w:left w:val="none" w:sz="0" w:space="0" w:color="auto"/>
        <w:bottom w:val="none" w:sz="0" w:space="0" w:color="auto"/>
        <w:right w:val="none" w:sz="0" w:space="0" w:color="auto"/>
      </w:divBdr>
    </w:div>
    <w:div w:id="205265649">
      <w:bodyDiv w:val="1"/>
      <w:marLeft w:val="0"/>
      <w:marRight w:val="0"/>
      <w:marTop w:val="0"/>
      <w:marBottom w:val="0"/>
      <w:divBdr>
        <w:top w:val="none" w:sz="0" w:space="0" w:color="auto"/>
        <w:left w:val="none" w:sz="0" w:space="0" w:color="auto"/>
        <w:bottom w:val="none" w:sz="0" w:space="0" w:color="auto"/>
        <w:right w:val="none" w:sz="0" w:space="0" w:color="auto"/>
      </w:divBdr>
    </w:div>
    <w:div w:id="233050344">
      <w:bodyDiv w:val="1"/>
      <w:marLeft w:val="0"/>
      <w:marRight w:val="0"/>
      <w:marTop w:val="0"/>
      <w:marBottom w:val="0"/>
      <w:divBdr>
        <w:top w:val="none" w:sz="0" w:space="0" w:color="auto"/>
        <w:left w:val="none" w:sz="0" w:space="0" w:color="auto"/>
        <w:bottom w:val="none" w:sz="0" w:space="0" w:color="auto"/>
        <w:right w:val="none" w:sz="0" w:space="0" w:color="auto"/>
      </w:divBdr>
    </w:div>
    <w:div w:id="242304744">
      <w:bodyDiv w:val="1"/>
      <w:marLeft w:val="0"/>
      <w:marRight w:val="0"/>
      <w:marTop w:val="0"/>
      <w:marBottom w:val="0"/>
      <w:divBdr>
        <w:top w:val="none" w:sz="0" w:space="0" w:color="auto"/>
        <w:left w:val="none" w:sz="0" w:space="0" w:color="auto"/>
        <w:bottom w:val="none" w:sz="0" w:space="0" w:color="auto"/>
        <w:right w:val="none" w:sz="0" w:space="0" w:color="auto"/>
      </w:divBdr>
    </w:div>
    <w:div w:id="244151934">
      <w:bodyDiv w:val="1"/>
      <w:marLeft w:val="0"/>
      <w:marRight w:val="0"/>
      <w:marTop w:val="0"/>
      <w:marBottom w:val="0"/>
      <w:divBdr>
        <w:top w:val="none" w:sz="0" w:space="0" w:color="auto"/>
        <w:left w:val="none" w:sz="0" w:space="0" w:color="auto"/>
        <w:bottom w:val="none" w:sz="0" w:space="0" w:color="auto"/>
        <w:right w:val="none" w:sz="0" w:space="0" w:color="auto"/>
      </w:divBdr>
    </w:div>
    <w:div w:id="326397430">
      <w:bodyDiv w:val="1"/>
      <w:marLeft w:val="0"/>
      <w:marRight w:val="0"/>
      <w:marTop w:val="0"/>
      <w:marBottom w:val="0"/>
      <w:divBdr>
        <w:top w:val="none" w:sz="0" w:space="0" w:color="auto"/>
        <w:left w:val="none" w:sz="0" w:space="0" w:color="auto"/>
        <w:bottom w:val="none" w:sz="0" w:space="0" w:color="auto"/>
        <w:right w:val="none" w:sz="0" w:space="0" w:color="auto"/>
      </w:divBdr>
    </w:div>
    <w:div w:id="337149695">
      <w:bodyDiv w:val="1"/>
      <w:marLeft w:val="0"/>
      <w:marRight w:val="0"/>
      <w:marTop w:val="0"/>
      <w:marBottom w:val="0"/>
      <w:divBdr>
        <w:top w:val="none" w:sz="0" w:space="0" w:color="auto"/>
        <w:left w:val="none" w:sz="0" w:space="0" w:color="auto"/>
        <w:bottom w:val="none" w:sz="0" w:space="0" w:color="auto"/>
        <w:right w:val="none" w:sz="0" w:space="0" w:color="auto"/>
      </w:divBdr>
    </w:div>
    <w:div w:id="347566159">
      <w:bodyDiv w:val="1"/>
      <w:marLeft w:val="0"/>
      <w:marRight w:val="0"/>
      <w:marTop w:val="0"/>
      <w:marBottom w:val="0"/>
      <w:divBdr>
        <w:top w:val="none" w:sz="0" w:space="0" w:color="auto"/>
        <w:left w:val="none" w:sz="0" w:space="0" w:color="auto"/>
        <w:bottom w:val="none" w:sz="0" w:space="0" w:color="auto"/>
        <w:right w:val="none" w:sz="0" w:space="0" w:color="auto"/>
      </w:divBdr>
    </w:div>
    <w:div w:id="350647401">
      <w:bodyDiv w:val="1"/>
      <w:marLeft w:val="0"/>
      <w:marRight w:val="0"/>
      <w:marTop w:val="0"/>
      <w:marBottom w:val="0"/>
      <w:divBdr>
        <w:top w:val="none" w:sz="0" w:space="0" w:color="auto"/>
        <w:left w:val="none" w:sz="0" w:space="0" w:color="auto"/>
        <w:bottom w:val="none" w:sz="0" w:space="0" w:color="auto"/>
        <w:right w:val="none" w:sz="0" w:space="0" w:color="auto"/>
      </w:divBdr>
      <w:divsChild>
        <w:div w:id="1002898263">
          <w:marLeft w:val="640"/>
          <w:marRight w:val="0"/>
          <w:marTop w:val="0"/>
          <w:marBottom w:val="0"/>
          <w:divBdr>
            <w:top w:val="none" w:sz="0" w:space="0" w:color="auto"/>
            <w:left w:val="none" w:sz="0" w:space="0" w:color="auto"/>
            <w:bottom w:val="none" w:sz="0" w:space="0" w:color="auto"/>
            <w:right w:val="none" w:sz="0" w:space="0" w:color="auto"/>
          </w:divBdr>
        </w:div>
        <w:div w:id="474376069">
          <w:marLeft w:val="640"/>
          <w:marRight w:val="0"/>
          <w:marTop w:val="0"/>
          <w:marBottom w:val="0"/>
          <w:divBdr>
            <w:top w:val="none" w:sz="0" w:space="0" w:color="auto"/>
            <w:left w:val="none" w:sz="0" w:space="0" w:color="auto"/>
            <w:bottom w:val="none" w:sz="0" w:space="0" w:color="auto"/>
            <w:right w:val="none" w:sz="0" w:space="0" w:color="auto"/>
          </w:divBdr>
        </w:div>
        <w:div w:id="324667880">
          <w:marLeft w:val="640"/>
          <w:marRight w:val="0"/>
          <w:marTop w:val="0"/>
          <w:marBottom w:val="0"/>
          <w:divBdr>
            <w:top w:val="none" w:sz="0" w:space="0" w:color="auto"/>
            <w:left w:val="none" w:sz="0" w:space="0" w:color="auto"/>
            <w:bottom w:val="none" w:sz="0" w:space="0" w:color="auto"/>
            <w:right w:val="none" w:sz="0" w:space="0" w:color="auto"/>
          </w:divBdr>
        </w:div>
        <w:div w:id="217592870">
          <w:marLeft w:val="640"/>
          <w:marRight w:val="0"/>
          <w:marTop w:val="0"/>
          <w:marBottom w:val="0"/>
          <w:divBdr>
            <w:top w:val="none" w:sz="0" w:space="0" w:color="auto"/>
            <w:left w:val="none" w:sz="0" w:space="0" w:color="auto"/>
            <w:bottom w:val="none" w:sz="0" w:space="0" w:color="auto"/>
            <w:right w:val="none" w:sz="0" w:space="0" w:color="auto"/>
          </w:divBdr>
        </w:div>
        <w:div w:id="537015303">
          <w:marLeft w:val="640"/>
          <w:marRight w:val="0"/>
          <w:marTop w:val="0"/>
          <w:marBottom w:val="0"/>
          <w:divBdr>
            <w:top w:val="none" w:sz="0" w:space="0" w:color="auto"/>
            <w:left w:val="none" w:sz="0" w:space="0" w:color="auto"/>
            <w:bottom w:val="none" w:sz="0" w:space="0" w:color="auto"/>
            <w:right w:val="none" w:sz="0" w:space="0" w:color="auto"/>
          </w:divBdr>
        </w:div>
        <w:div w:id="332728071">
          <w:marLeft w:val="640"/>
          <w:marRight w:val="0"/>
          <w:marTop w:val="0"/>
          <w:marBottom w:val="0"/>
          <w:divBdr>
            <w:top w:val="none" w:sz="0" w:space="0" w:color="auto"/>
            <w:left w:val="none" w:sz="0" w:space="0" w:color="auto"/>
            <w:bottom w:val="none" w:sz="0" w:space="0" w:color="auto"/>
            <w:right w:val="none" w:sz="0" w:space="0" w:color="auto"/>
          </w:divBdr>
        </w:div>
        <w:div w:id="502664860">
          <w:marLeft w:val="640"/>
          <w:marRight w:val="0"/>
          <w:marTop w:val="0"/>
          <w:marBottom w:val="0"/>
          <w:divBdr>
            <w:top w:val="none" w:sz="0" w:space="0" w:color="auto"/>
            <w:left w:val="none" w:sz="0" w:space="0" w:color="auto"/>
            <w:bottom w:val="none" w:sz="0" w:space="0" w:color="auto"/>
            <w:right w:val="none" w:sz="0" w:space="0" w:color="auto"/>
          </w:divBdr>
        </w:div>
        <w:div w:id="40983465">
          <w:marLeft w:val="640"/>
          <w:marRight w:val="0"/>
          <w:marTop w:val="0"/>
          <w:marBottom w:val="0"/>
          <w:divBdr>
            <w:top w:val="none" w:sz="0" w:space="0" w:color="auto"/>
            <w:left w:val="none" w:sz="0" w:space="0" w:color="auto"/>
            <w:bottom w:val="none" w:sz="0" w:space="0" w:color="auto"/>
            <w:right w:val="none" w:sz="0" w:space="0" w:color="auto"/>
          </w:divBdr>
        </w:div>
        <w:div w:id="131945551">
          <w:marLeft w:val="640"/>
          <w:marRight w:val="0"/>
          <w:marTop w:val="0"/>
          <w:marBottom w:val="0"/>
          <w:divBdr>
            <w:top w:val="none" w:sz="0" w:space="0" w:color="auto"/>
            <w:left w:val="none" w:sz="0" w:space="0" w:color="auto"/>
            <w:bottom w:val="none" w:sz="0" w:space="0" w:color="auto"/>
            <w:right w:val="none" w:sz="0" w:space="0" w:color="auto"/>
          </w:divBdr>
        </w:div>
        <w:div w:id="2058822442">
          <w:marLeft w:val="640"/>
          <w:marRight w:val="0"/>
          <w:marTop w:val="0"/>
          <w:marBottom w:val="0"/>
          <w:divBdr>
            <w:top w:val="none" w:sz="0" w:space="0" w:color="auto"/>
            <w:left w:val="none" w:sz="0" w:space="0" w:color="auto"/>
            <w:bottom w:val="none" w:sz="0" w:space="0" w:color="auto"/>
            <w:right w:val="none" w:sz="0" w:space="0" w:color="auto"/>
          </w:divBdr>
        </w:div>
        <w:div w:id="369457077">
          <w:marLeft w:val="640"/>
          <w:marRight w:val="0"/>
          <w:marTop w:val="0"/>
          <w:marBottom w:val="0"/>
          <w:divBdr>
            <w:top w:val="none" w:sz="0" w:space="0" w:color="auto"/>
            <w:left w:val="none" w:sz="0" w:space="0" w:color="auto"/>
            <w:bottom w:val="none" w:sz="0" w:space="0" w:color="auto"/>
            <w:right w:val="none" w:sz="0" w:space="0" w:color="auto"/>
          </w:divBdr>
        </w:div>
        <w:div w:id="429087182">
          <w:marLeft w:val="640"/>
          <w:marRight w:val="0"/>
          <w:marTop w:val="0"/>
          <w:marBottom w:val="0"/>
          <w:divBdr>
            <w:top w:val="none" w:sz="0" w:space="0" w:color="auto"/>
            <w:left w:val="none" w:sz="0" w:space="0" w:color="auto"/>
            <w:bottom w:val="none" w:sz="0" w:space="0" w:color="auto"/>
            <w:right w:val="none" w:sz="0" w:space="0" w:color="auto"/>
          </w:divBdr>
        </w:div>
        <w:div w:id="1245333455">
          <w:marLeft w:val="640"/>
          <w:marRight w:val="0"/>
          <w:marTop w:val="0"/>
          <w:marBottom w:val="0"/>
          <w:divBdr>
            <w:top w:val="none" w:sz="0" w:space="0" w:color="auto"/>
            <w:left w:val="none" w:sz="0" w:space="0" w:color="auto"/>
            <w:bottom w:val="none" w:sz="0" w:space="0" w:color="auto"/>
            <w:right w:val="none" w:sz="0" w:space="0" w:color="auto"/>
          </w:divBdr>
        </w:div>
        <w:div w:id="2085374949">
          <w:marLeft w:val="640"/>
          <w:marRight w:val="0"/>
          <w:marTop w:val="0"/>
          <w:marBottom w:val="0"/>
          <w:divBdr>
            <w:top w:val="none" w:sz="0" w:space="0" w:color="auto"/>
            <w:left w:val="none" w:sz="0" w:space="0" w:color="auto"/>
            <w:bottom w:val="none" w:sz="0" w:space="0" w:color="auto"/>
            <w:right w:val="none" w:sz="0" w:space="0" w:color="auto"/>
          </w:divBdr>
        </w:div>
        <w:div w:id="763652018">
          <w:marLeft w:val="640"/>
          <w:marRight w:val="0"/>
          <w:marTop w:val="0"/>
          <w:marBottom w:val="0"/>
          <w:divBdr>
            <w:top w:val="none" w:sz="0" w:space="0" w:color="auto"/>
            <w:left w:val="none" w:sz="0" w:space="0" w:color="auto"/>
            <w:bottom w:val="none" w:sz="0" w:space="0" w:color="auto"/>
            <w:right w:val="none" w:sz="0" w:space="0" w:color="auto"/>
          </w:divBdr>
        </w:div>
        <w:div w:id="1087574156">
          <w:marLeft w:val="640"/>
          <w:marRight w:val="0"/>
          <w:marTop w:val="0"/>
          <w:marBottom w:val="0"/>
          <w:divBdr>
            <w:top w:val="none" w:sz="0" w:space="0" w:color="auto"/>
            <w:left w:val="none" w:sz="0" w:space="0" w:color="auto"/>
            <w:bottom w:val="none" w:sz="0" w:space="0" w:color="auto"/>
            <w:right w:val="none" w:sz="0" w:space="0" w:color="auto"/>
          </w:divBdr>
        </w:div>
        <w:div w:id="1252854328">
          <w:marLeft w:val="640"/>
          <w:marRight w:val="0"/>
          <w:marTop w:val="0"/>
          <w:marBottom w:val="0"/>
          <w:divBdr>
            <w:top w:val="none" w:sz="0" w:space="0" w:color="auto"/>
            <w:left w:val="none" w:sz="0" w:space="0" w:color="auto"/>
            <w:bottom w:val="none" w:sz="0" w:space="0" w:color="auto"/>
            <w:right w:val="none" w:sz="0" w:space="0" w:color="auto"/>
          </w:divBdr>
        </w:div>
        <w:div w:id="269438042">
          <w:marLeft w:val="640"/>
          <w:marRight w:val="0"/>
          <w:marTop w:val="0"/>
          <w:marBottom w:val="0"/>
          <w:divBdr>
            <w:top w:val="none" w:sz="0" w:space="0" w:color="auto"/>
            <w:left w:val="none" w:sz="0" w:space="0" w:color="auto"/>
            <w:bottom w:val="none" w:sz="0" w:space="0" w:color="auto"/>
            <w:right w:val="none" w:sz="0" w:space="0" w:color="auto"/>
          </w:divBdr>
        </w:div>
        <w:div w:id="1226572836">
          <w:marLeft w:val="640"/>
          <w:marRight w:val="0"/>
          <w:marTop w:val="0"/>
          <w:marBottom w:val="0"/>
          <w:divBdr>
            <w:top w:val="none" w:sz="0" w:space="0" w:color="auto"/>
            <w:left w:val="none" w:sz="0" w:space="0" w:color="auto"/>
            <w:bottom w:val="none" w:sz="0" w:space="0" w:color="auto"/>
            <w:right w:val="none" w:sz="0" w:space="0" w:color="auto"/>
          </w:divBdr>
        </w:div>
        <w:div w:id="1400403396">
          <w:marLeft w:val="640"/>
          <w:marRight w:val="0"/>
          <w:marTop w:val="0"/>
          <w:marBottom w:val="0"/>
          <w:divBdr>
            <w:top w:val="none" w:sz="0" w:space="0" w:color="auto"/>
            <w:left w:val="none" w:sz="0" w:space="0" w:color="auto"/>
            <w:bottom w:val="none" w:sz="0" w:space="0" w:color="auto"/>
            <w:right w:val="none" w:sz="0" w:space="0" w:color="auto"/>
          </w:divBdr>
        </w:div>
        <w:div w:id="7103098">
          <w:marLeft w:val="640"/>
          <w:marRight w:val="0"/>
          <w:marTop w:val="0"/>
          <w:marBottom w:val="0"/>
          <w:divBdr>
            <w:top w:val="none" w:sz="0" w:space="0" w:color="auto"/>
            <w:left w:val="none" w:sz="0" w:space="0" w:color="auto"/>
            <w:bottom w:val="none" w:sz="0" w:space="0" w:color="auto"/>
            <w:right w:val="none" w:sz="0" w:space="0" w:color="auto"/>
          </w:divBdr>
        </w:div>
        <w:div w:id="1963683354">
          <w:marLeft w:val="640"/>
          <w:marRight w:val="0"/>
          <w:marTop w:val="0"/>
          <w:marBottom w:val="0"/>
          <w:divBdr>
            <w:top w:val="none" w:sz="0" w:space="0" w:color="auto"/>
            <w:left w:val="none" w:sz="0" w:space="0" w:color="auto"/>
            <w:bottom w:val="none" w:sz="0" w:space="0" w:color="auto"/>
            <w:right w:val="none" w:sz="0" w:space="0" w:color="auto"/>
          </w:divBdr>
        </w:div>
        <w:div w:id="80369435">
          <w:marLeft w:val="640"/>
          <w:marRight w:val="0"/>
          <w:marTop w:val="0"/>
          <w:marBottom w:val="0"/>
          <w:divBdr>
            <w:top w:val="none" w:sz="0" w:space="0" w:color="auto"/>
            <w:left w:val="none" w:sz="0" w:space="0" w:color="auto"/>
            <w:bottom w:val="none" w:sz="0" w:space="0" w:color="auto"/>
            <w:right w:val="none" w:sz="0" w:space="0" w:color="auto"/>
          </w:divBdr>
        </w:div>
        <w:div w:id="1153839288">
          <w:marLeft w:val="640"/>
          <w:marRight w:val="0"/>
          <w:marTop w:val="0"/>
          <w:marBottom w:val="0"/>
          <w:divBdr>
            <w:top w:val="none" w:sz="0" w:space="0" w:color="auto"/>
            <w:left w:val="none" w:sz="0" w:space="0" w:color="auto"/>
            <w:bottom w:val="none" w:sz="0" w:space="0" w:color="auto"/>
            <w:right w:val="none" w:sz="0" w:space="0" w:color="auto"/>
          </w:divBdr>
        </w:div>
        <w:div w:id="326252222">
          <w:marLeft w:val="640"/>
          <w:marRight w:val="0"/>
          <w:marTop w:val="0"/>
          <w:marBottom w:val="0"/>
          <w:divBdr>
            <w:top w:val="none" w:sz="0" w:space="0" w:color="auto"/>
            <w:left w:val="none" w:sz="0" w:space="0" w:color="auto"/>
            <w:bottom w:val="none" w:sz="0" w:space="0" w:color="auto"/>
            <w:right w:val="none" w:sz="0" w:space="0" w:color="auto"/>
          </w:divBdr>
        </w:div>
        <w:div w:id="916062552">
          <w:marLeft w:val="640"/>
          <w:marRight w:val="0"/>
          <w:marTop w:val="0"/>
          <w:marBottom w:val="0"/>
          <w:divBdr>
            <w:top w:val="none" w:sz="0" w:space="0" w:color="auto"/>
            <w:left w:val="none" w:sz="0" w:space="0" w:color="auto"/>
            <w:bottom w:val="none" w:sz="0" w:space="0" w:color="auto"/>
            <w:right w:val="none" w:sz="0" w:space="0" w:color="auto"/>
          </w:divBdr>
        </w:div>
        <w:div w:id="320155891">
          <w:marLeft w:val="640"/>
          <w:marRight w:val="0"/>
          <w:marTop w:val="0"/>
          <w:marBottom w:val="0"/>
          <w:divBdr>
            <w:top w:val="none" w:sz="0" w:space="0" w:color="auto"/>
            <w:left w:val="none" w:sz="0" w:space="0" w:color="auto"/>
            <w:bottom w:val="none" w:sz="0" w:space="0" w:color="auto"/>
            <w:right w:val="none" w:sz="0" w:space="0" w:color="auto"/>
          </w:divBdr>
        </w:div>
        <w:div w:id="1907688100">
          <w:marLeft w:val="640"/>
          <w:marRight w:val="0"/>
          <w:marTop w:val="0"/>
          <w:marBottom w:val="0"/>
          <w:divBdr>
            <w:top w:val="none" w:sz="0" w:space="0" w:color="auto"/>
            <w:left w:val="none" w:sz="0" w:space="0" w:color="auto"/>
            <w:bottom w:val="none" w:sz="0" w:space="0" w:color="auto"/>
            <w:right w:val="none" w:sz="0" w:space="0" w:color="auto"/>
          </w:divBdr>
        </w:div>
        <w:div w:id="1369837418">
          <w:marLeft w:val="640"/>
          <w:marRight w:val="0"/>
          <w:marTop w:val="0"/>
          <w:marBottom w:val="0"/>
          <w:divBdr>
            <w:top w:val="none" w:sz="0" w:space="0" w:color="auto"/>
            <w:left w:val="none" w:sz="0" w:space="0" w:color="auto"/>
            <w:bottom w:val="none" w:sz="0" w:space="0" w:color="auto"/>
            <w:right w:val="none" w:sz="0" w:space="0" w:color="auto"/>
          </w:divBdr>
        </w:div>
        <w:div w:id="1815024612">
          <w:marLeft w:val="640"/>
          <w:marRight w:val="0"/>
          <w:marTop w:val="0"/>
          <w:marBottom w:val="0"/>
          <w:divBdr>
            <w:top w:val="none" w:sz="0" w:space="0" w:color="auto"/>
            <w:left w:val="none" w:sz="0" w:space="0" w:color="auto"/>
            <w:bottom w:val="none" w:sz="0" w:space="0" w:color="auto"/>
            <w:right w:val="none" w:sz="0" w:space="0" w:color="auto"/>
          </w:divBdr>
        </w:div>
        <w:div w:id="665136335">
          <w:marLeft w:val="640"/>
          <w:marRight w:val="0"/>
          <w:marTop w:val="0"/>
          <w:marBottom w:val="0"/>
          <w:divBdr>
            <w:top w:val="none" w:sz="0" w:space="0" w:color="auto"/>
            <w:left w:val="none" w:sz="0" w:space="0" w:color="auto"/>
            <w:bottom w:val="none" w:sz="0" w:space="0" w:color="auto"/>
            <w:right w:val="none" w:sz="0" w:space="0" w:color="auto"/>
          </w:divBdr>
        </w:div>
        <w:div w:id="107285857">
          <w:marLeft w:val="640"/>
          <w:marRight w:val="0"/>
          <w:marTop w:val="0"/>
          <w:marBottom w:val="0"/>
          <w:divBdr>
            <w:top w:val="none" w:sz="0" w:space="0" w:color="auto"/>
            <w:left w:val="none" w:sz="0" w:space="0" w:color="auto"/>
            <w:bottom w:val="none" w:sz="0" w:space="0" w:color="auto"/>
            <w:right w:val="none" w:sz="0" w:space="0" w:color="auto"/>
          </w:divBdr>
        </w:div>
        <w:div w:id="1432118302">
          <w:marLeft w:val="640"/>
          <w:marRight w:val="0"/>
          <w:marTop w:val="0"/>
          <w:marBottom w:val="0"/>
          <w:divBdr>
            <w:top w:val="none" w:sz="0" w:space="0" w:color="auto"/>
            <w:left w:val="none" w:sz="0" w:space="0" w:color="auto"/>
            <w:bottom w:val="none" w:sz="0" w:space="0" w:color="auto"/>
            <w:right w:val="none" w:sz="0" w:space="0" w:color="auto"/>
          </w:divBdr>
        </w:div>
        <w:div w:id="21903623">
          <w:marLeft w:val="640"/>
          <w:marRight w:val="0"/>
          <w:marTop w:val="0"/>
          <w:marBottom w:val="0"/>
          <w:divBdr>
            <w:top w:val="none" w:sz="0" w:space="0" w:color="auto"/>
            <w:left w:val="none" w:sz="0" w:space="0" w:color="auto"/>
            <w:bottom w:val="none" w:sz="0" w:space="0" w:color="auto"/>
            <w:right w:val="none" w:sz="0" w:space="0" w:color="auto"/>
          </w:divBdr>
        </w:div>
        <w:div w:id="1429500001">
          <w:marLeft w:val="640"/>
          <w:marRight w:val="0"/>
          <w:marTop w:val="0"/>
          <w:marBottom w:val="0"/>
          <w:divBdr>
            <w:top w:val="none" w:sz="0" w:space="0" w:color="auto"/>
            <w:left w:val="none" w:sz="0" w:space="0" w:color="auto"/>
            <w:bottom w:val="none" w:sz="0" w:space="0" w:color="auto"/>
            <w:right w:val="none" w:sz="0" w:space="0" w:color="auto"/>
          </w:divBdr>
        </w:div>
        <w:div w:id="1656372994">
          <w:marLeft w:val="640"/>
          <w:marRight w:val="0"/>
          <w:marTop w:val="0"/>
          <w:marBottom w:val="0"/>
          <w:divBdr>
            <w:top w:val="none" w:sz="0" w:space="0" w:color="auto"/>
            <w:left w:val="none" w:sz="0" w:space="0" w:color="auto"/>
            <w:bottom w:val="none" w:sz="0" w:space="0" w:color="auto"/>
            <w:right w:val="none" w:sz="0" w:space="0" w:color="auto"/>
          </w:divBdr>
        </w:div>
        <w:div w:id="966736690">
          <w:marLeft w:val="640"/>
          <w:marRight w:val="0"/>
          <w:marTop w:val="0"/>
          <w:marBottom w:val="0"/>
          <w:divBdr>
            <w:top w:val="none" w:sz="0" w:space="0" w:color="auto"/>
            <w:left w:val="none" w:sz="0" w:space="0" w:color="auto"/>
            <w:bottom w:val="none" w:sz="0" w:space="0" w:color="auto"/>
            <w:right w:val="none" w:sz="0" w:space="0" w:color="auto"/>
          </w:divBdr>
        </w:div>
        <w:div w:id="2129011795">
          <w:marLeft w:val="640"/>
          <w:marRight w:val="0"/>
          <w:marTop w:val="0"/>
          <w:marBottom w:val="0"/>
          <w:divBdr>
            <w:top w:val="none" w:sz="0" w:space="0" w:color="auto"/>
            <w:left w:val="none" w:sz="0" w:space="0" w:color="auto"/>
            <w:bottom w:val="none" w:sz="0" w:space="0" w:color="auto"/>
            <w:right w:val="none" w:sz="0" w:space="0" w:color="auto"/>
          </w:divBdr>
        </w:div>
        <w:div w:id="575044938">
          <w:marLeft w:val="640"/>
          <w:marRight w:val="0"/>
          <w:marTop w:val="0"/>
          <w:marBottom w:val="0"/>
          <w:divBdr>
            <w:top w:val="none" w:sz="0" w:space="0" w:color="auto"/>
            <w:left w:val="none" w:sz="0" w:space="0" w:color="auto"/>
            <w:bottom w:val="none" w:sz="0" w:space="0" w:color="auto"/>
            <w:right w:val="none" w:sz="0" w:space="0" w:color="auto"/>
          </w:divBdr>
        </w:div>
        <w:div w:id="769930292">
          <w:marLeft w:val="640"/>
          <w:marRight w:val="0"/>
          <w:marTop w:val="0"/>
          <w:marBottom w:val="0"/>
          <w:divBdr>
            <w:top w:val="none" w:sz="0" w:space="0" w:color="auto"/>
            <w:left w:val="none" w:sz="0" w:space="0" w:color="auto"/>
            <w:bottom w:val="none" w:sz="0" w:space="0" w:color="auto"/>
            <w:right w:val="none" w:sz="0" w:space="0" w:color="auto"/>
          </w:divBdr>
        </w:div>
        <w:div w:id="1336035978">
          <w:marLeft w:val="640"/>
          <w:marRight w:val="0"/>
          <w:marTop w:val="0"/>
          <w:marBottom w:val="0"/>
          <w:divBdr>
            <w:top w:val="none" w:sz="0" w:space="0" w:color="auto"/>
            <w:left w:val="none" w:sz="0" w:space="0" w:color="auto"/>
            <w:bottom w:val="none" w:sz="0" w:space="0" w:color="auto"/>
            <w:right w:val="none" w:sz="0" w:space="0" w:color="auto"/>
          </w:divBdr>
        </w:div>
        <w:div w:id="917246199">
          <w:marLeft w:val="640"/>
          <w:marRight w:val="0"/>
          <w:marTop w:val="0"/>
          <w:marBottom w:val="0"/>
          <w:divBdr>
            <w:top w:val="none" w:sz="0" w:space="0" w:color="auto"/>
            <w:left w:val="none" w:sz="0" w:space="0" w:color="auto"/>
            <w:bottom w:val="none" w:sz="0" w:space="0" w:color="auto"/>
            <w:right w:val="none" w:sz="0" w:space="0" w:color="auto"/>
          </w:divBdr>
        </w:div>
        <w:div w:id="1409036994">
          <w:marLeft w:val="640"/>
          <w:marRight w:val="0"/>
          <w:marTop w:val="0"/>
          <w:marBottom w:val="0"/>
          <w:divBdr>
            <w:top w:val="none" w:sz="0" w:space="0" w:color="auto"/>
            <w:left w:val="none" w:sz="0" w:space="0" w:color="auto"/>
            <w:bottom w:val="none" w:sz="0" w:space="0" w:color="auto"/>
            <w:right w:val="none" w:sz="0" w:space="0" w:color="auto"/>
          </w:divBdr>
        </w:div>
        <w:div w:id="1651133676">
          <w:marLeft w:val="640"/>
          <w:marRight w:val="0"/>
          <w:marTop w:val="0"/>
          <w:marBottom w:val="0"/>
          <w:divBdr>
            <w:top w:val="none" w:sz="0" w:space="0" w:color="auto"/>
            <w:left w:val="none" w:sz="0" w:space="0" w:color="auto"/>
            <w:bottom w:val="none" w:sz="0" w:space="0" w:color="auto"/>
            <w:right w:val="none" w:sz="0" w:space="0" w:color="auto"/>
          </w:divBdr>
        </w:div>
        <w:div w:id="341014508">
          <w:marLeft w:val="640"/>
          <w:marRight w:val="0"/>
          <w:marTop w:val="0"/>
          <w:marBottom w:val="0"/>
          <w:divBdr>
            <w:top w:val="none" w:sz="0" w:space="0" w:color="auto"/>
            <w:left w:val="none" w:sz="0" w:space="0" w:color="auto"/>
            <w:bottom w:val="none" w:sz="0" w:space="0" w:color="auto"/>
            <w:right w:val="none" w:sz="0" w:space="0" w:color="auto"/>
          </w:divBdr>
        </w:div>
        <w:div w:id="1076827960">
          <w:marLeft w:val="640"/>
          <w:marRight w:val="0"/>
          <w:marTop w:val="0"/>
          <w:marBottom w:val="0"/>
          <w:divBdr>
            <w:top w:val="none" w:sz="0" w:space="0" w:color="auto"/>
            <w:left w:val="none" w:sz="0" w:space="0" w:color="auto"/>
            <w:bottom w:val="none" w:sz="0" w:space="0" w:color="auto"/>
            <w:right w:val="none" w:sz="0" w:space="0" w:color="auto"/>
          </w:divBdr>
        </w:div>
        <w:div w:id="1336690142">
          <w:marLeft w:val="640"/>
          <w:marRight w:val="0"/>
          <w:marTop w:val="0"/>
          <w:marBottom w:val="0"/>
          <w:divBdr>
            <w:top w:val="none" w:sz="0" w:space="0" w:color="auto"/>
            <w:left w:val="none" w:sz="0" w:space="0" w:color="auto"/>
            <w:bottom w:val="none" w:sz="0" w:space="0" w:color="auto"/>
            <w:right w:val="none" w:sz="0" w:space="0" w:color="auto"/>
          </w:divBdr>
        </w:div>
        <w:div w:id="2132360008">
          <w:marLeft w:val="640"/>
          <w:marRight w:val="0"/>
          <w:marTop w:val="0"/>
          <w:marBottom w:val="0"/>
          <w:divBdr>
            <w:top w:val="none" w:sz="0" w:space="0" w:color="auto"/>
            <w:left w:val="none" w:sz="0" w:space="0" w:color="auto"/>
            <w:bottom w:val="none" w:sz="0" w:space="0" w:color="auto"/>
            <w:right w:val="none" w:sz="0" w:space="0" w:color="auto"/>
          </w:divBdr>
        </w:div>
        <w:div w:id="1202353796">
          <w:marLeft w:val="640"/>
          <w:marRight w:val="0"/>
          <w:marTop w:val="0"/>
          <w:marBottom w:val="0"/>
          <w:divBdr>
            <w:top w:val="none" w:sz="0" w:space="0" w:color="auto"/>
            <w:left w:val="none" w:sz="0" w:space="0" w:color="auto"/>
            <w:bottom w:val="none" w:sz="0" w:space="0" w:color="auto"/>
            <w:right w:val="none" w:sz="0" w:space="0" w:color="auto"/>
          </w:divBdr>
        </w:div>
        <w:div w:id="1259291321">
          <w:marLeft w:val="640"/>
          <w:marRight w:val="0"/>
          <w:marTop w:val="0"/>
          <w:marBottom w:val="0"/>
          <w:divBdr>
            <w:top w:val="none" w:sz="0" w:space="0" w:color="auto"/>
            <w:left w:val="none" w:sz="0" w:space="0" w:color="auto"/>
            <w:bottom w:val="none" w:sz="0" w:space="0" w:color="auto"/>
            <w:right w:val="none" w:sz="0" w:space="0" w:color="auto"/>
          </w:divBdr>
        </w:div>
        <w:div w:id="1503741724">
          <w:marLeft w:val="640"/>
          <w:marRight w:val="0"/>
          <w:marTop w:val="0"/>
          <w:marBottom w:val="0"/>
          <w:divBdr>
            <w:top w:val="none" w:sz="0" w:space="0" w:color="auto"/>
            <w:left w:val="none" w:sz="0" w:space="0" w:color="auto"/>
            <w:bottom w:val="none" w:sz="0" w:space="0" w:color="auto"/>
            <w:right w:val="none" w:sz="0" w:space="0" w:color="auto"/>
          </w:divBdr>
        </w:div>
        <w:div w:id="509564854">
          <w:marLeft w:val="640"/>
          <w:marRight w:val="0"/>
          <w:marTop w:val="0"/>
          <w:marBottom w:val="0"/>
          <w:divBdr>
            <w:top w:val="none" w:sz="0" w:space="0" w:color="auto"/>
            <w:left w:val="none" w:sz="0" w:space="0" w:color="auto"/>
            <w:bottom w:val="none" w:sz="0" w:space="0" w:color="auto"/>
            <w:right w:val="none" w:sz="0" w:space="0" w:color="auto"/>
          </w:divBdr>
        </w:div>
        <w:div w:id="1983267643">
          <w:marLeft w:val="640"/>
          <w:marRight w:val="0"/>
          <w:marTop w:val="0"/>
          <w:marBottom w:val="0"/>
          <w:divBdr>
            <w:top w:val="none" w:sz="0" w:space="0" w:color="auto"/>
            <w:left w:val="none" w:sz="0" w:space="0" w:color="auto"/>
            <w:bottom w:val="none" w:sz="0" w:space="0" w:color="auto"/>
            <w:right w:val="none" w:sz="0" w:space="0" w:color="auto"/>
          </w:divBdr>
        </w:div>
        <w:div w:id="1461873115">
          <w:marLeft w:val="640"/>
          <w:marRight w:val="0"/>
          <w:marTop w:val="0"/>
          <w:marBottom w:val="0"/>
          <w:divBdr>
            <w:top w:val="none" w:sz="0" w:space="0" w:color="auto"/>
            <w:left w:val="none" w:sz="0" w:space="0" w:color="auto"/>
            <w:bottom w:val="none" w:sz="0" w:space="0" w:color="auto"/>
            <w:right w:val="none" w:sz="0" w:space="0" w:color="auto"/>
          </w:divBdr>
        </w:div>
        <w:div w:id="456340831">
          <w:marLeft w:val="640"/>
          <w:marRight w:val="0"/>
          <w:marTop w:val="0"/>
          <w:marBottom w:val="0"/>
          <w:divBdr>
            <w:top w:val="none" w:sz="0" w:space="0" w:color="auto"/>
            <w:left w:val="none" w:sz="0" w:space="0" w:color="auto"/>
            <w:bottom w:val="none" w:sz="0" w:space="0" w:color="auto"/>
            <w:right w:val="none" w:sz="0" w:space="0" w:color="auto"/>
          </w:divBdr>
        </w:div>
        <w:div w:id="282737576">
          <w:marLeft w:val="640"/>
          <w:marRight w:val="0"/>
          <w:marTop w:val="0"/>
          <w:marBottom w:val="0"/>
          <w:divBdr>
            <w:top w:val="none" w:sz="0" w:space="0" w:color="auto"/>
            <w:left w:val="none" w:sz="0" w:space="0" w:color="auto"/>
            <w:bottom w:val="none" w:sz="0" w:space="0" w:color="auto"/>
            <w:right w:val="none" w:sz="0" w:space="0" w:color="auto"/>
          </w:divBdr>
        </w:div>
        <w:div w:id="952714264">
          <w:marLeft w:val="640"/>
          <w:marRight w:val="0"/>
          <w:marTop w:val="0"/>
          <w:marBottom w:val="0"/>
          <w:divBdr>
            <w:top w:val="none" w:sz="0" w:space="0" w:color="auto"/>
            <w:left w:val="none" w:sz="0" w:space="0" w:color="auto"/>
            <w:bottom w:val="none" w:sz="0" w:space="0" w:color="auto"/>
            <w:right w:val="none" w:sz="0" w:space="0" w:color="auto"/>
          </w:divBdr>
        </w:div>
        <w:div w:id="1469519114">
          <w:marLeft w:val="640"/>
          <w:marRight w:val="0"/>
          <w:marTop w:val="0"/>
          <w:marBottom w:val="0"/>
          <w:divBdr>
            <w:top w:val="none" w:sz="0" w:space="0" w:color="auto"/>
            <w:left w:val="none" w:sz="0" w:space="0" w:color="auto"/>
            <w:bottom w:val="none" w:sz="0" w:space="0" w:color="auto"/>
            <w:right w:val="none" w:sz="0" w:space="0" w:color="auto"/>
          </w:divBdr>
        </w:div>
        <w:div w:id="608782877">
          <w:marLeft w:val="640"/>
          <w:marRight w:val="0"/>
          <w:marTop w:val="0"/>
          <w:marBottom w:val="0"/>
          <w:divBdr>
            <w:top w:val="none" w:sz="0" w:space="0" w:color="auto"/>
            <w:left w:val="none" w:sz="0" w:space="0" w:color="auto"/>
            <w:bottom w:val="none" w:sz="0" w:space="0" w:color="auto"/>
            <w:right w:val="none" w:sz="0" w:space="0" w:color="auto"/>
          </w:divBdr>
        </w:div>
        <w:div w:id="1217549404">
          <w:marLeft w:val="640"/>
          <w:marRight w:val="0"/>
          <w:marTop w:val="0"/>
          <w:marBottom w:val="0"/>
          <w:divBdr>
            <w:top w:val="none" w:sz="0" w:space="0" w:color="auto"/>
            <w:left w:val="none" w:sz="0" w:space="0" w:color="auto"/>
            <w:bottom w:val="none" w:sz="0" w:space="0" w:color="auto"/>
            <w:right w:val="none" w:sz="0" w:space="0" w:color="auto"/>
          </w:divBdr>
        </w:div>
        <w:div w:id="2047172522">
          <w:marLeft w:val="640"/>
          <w:marRight w:val="0"/>
          <w:marTop w:val="0"/>
          <w:marBottom w:val="0"/>
          <w:divBdr>
            <w:top w:val="none" w:sz="0" w:space="0" w:color="auto"/>
            <w:left w:val="none" w:sz="0" w:space="0" w:color="auto"/>
            <w:bottom w:val="none" w:sz="0" w:space="0" w:color="auto"/>
            <w:right w:val="none" w:sz="0" w:space="0" w:color="auto"/>
          </w:divBdr>
        </w:div>
        <w:div w:id="339309952">
          <w:marLeft w:val="640"/>
          <w:marRight w:val="0"/>
          <w:marTop w:val="0"/>
          <w:marBottom w:val="0"/>
          <w:divBdr>
            <w:top w:val="none" w:sz="0" w:space="0" w:color="auto"/>
            <w:left w:val="none" w:sz="0" w:space="0" w:color="auto"/>
            <w:bottom w:val="none" w:sz="0" w:space="0" w:color="auto"/>
            <w:right w:val="none" w:sz="0" w:space="0" w:color="auto"/>
          </w:divBdr>
        </w:div>
        <w:div w:id="1281766006">
          <w:marLeft w:val="640"/>
          <w:marRight w:val="0"/>
          <w:marTop w:val="0"/>
          <w:marBottom w:val="0"/>
          <w:divBdr>
            <w:top w:val="none" w:sz="0" w:space="0" w:color="auto"/>
            <w:left w:val="none" w:sz="0" w:space="0" w:color="auto"/>
            <w:bottom w:val="none" w:sz="0" w:space="0" w:color="auto"/>
            <w:right w:val="none" w:sz="0" w:space="0" w:color="auto"/>
          </w:divBdr>
        </w:div>
        <w:div w:id="2074617206">
          <w:marLeft w:val="640"/>
          <w:marRight w:val="0"/>
          <w:marTop w:val="0"/>
          <w:marBottom w:val="0"/>
          <w:divBdr>
            <w:top w:val="none" w:sz="0" w:space="0" w:color="auto"/>
            <w:left w:val="none" w:sz="0" w:space="0" w:color="auto"/>
            <w:bottom w:val="none" w:sz="0" w:space="0" w:color="auto"/>
            <w:right w:val="none" w:sz="0" w:space="0" w:color="auto"/>
          </w:divBdr>
        </w:div>
        <w:div w:id="798303223">
          <w:marLeft w:val="640"/>
          <w:marRight w:val="0"/>
          <w:marTop w:val="0"/>
          <w:marBottom w:val="0"/>
          <w:divBdr>
            <w:top w:val="none" w:sz="0" w:space="0" w:color="auto"/>
            <w:left w:val="none" w:sz="0" w:space="0" w:color="auto"/>
            <w:bottom w:val="none" w:sz="0" w:space="0" w:color="auto"/>
            <w:right w:val="none" w:sz="0" w:space="0" w:color="auto"/>
          </w:divBdr>
        </w:div>
        <w:div w:id="1394890252">
          <w:marLeft w:val="640"/>
          <w:marRight w:val="0"/>
          <w:marTop w:val="0"/>
          <w:marBottom w:val="0"/>
          <w:divBdr>
            <w:top w:val="none" w:sz="0" w:space="0" w:color="auto"/>
            <w:left w:val="none" w:sz="0" w:space="0" w:color="auto"/>
            <w:bottom w:val="none" w:sz="0" w:space="0" w:color="auto"/>
            <w:right w:val="none" w:sz="0" w:space="0" w:color="auto"/>
          </w:divBdr>
        </w:div>
        <w:div w:id="643586412">
          <w:marLeft w:val="640"/>
          <w:marRight w:val="0"/>
          <w:marTop w:val="0"/>
          <w:marBottom w:val="0"/>
          <w:divBdr>
            <w:top w:val="none" w:sz="0" w:space="0" w:color="auto"/>
            <w:left w:val="none" w:sz="0" w:space="0" w:color="auto"/>
            <w:bottom w:val="none" w:sz="0" w:space="0" w:color="auto"/>
            <w:right w:val="none" w:sz="0" w:space="0" w:color="auto"/>
          </w:divBdr>
        </w:div>
        <w:div w:id="488598838">
          <w:marLeft w:val="640"/>
          <w:marRight w:val="0"/>
          <w:marTop w:val="0"/>
          <w:marBottom w:val="0"/>
          <w:divBdr>
            <w:top w:val="none" w:sz="0" w:space="0" w:color="auto"/>
            <w:left w:val="none" w:sz="0" w:space="0" w:color="auto"/>
            <w:bottom w:val="none" w:sz="0" w:space="0" w:color="auto"/>
            <w:right w:val="none" w:sz="0" w:space="0" w:color="auto"/>
          </w:divBdr>
        </w:div>
        <w:div w:id="1558542217">
          <w:marLeft w:val="640"/>
          <w:marRight w:val="0"/>
          <w:marTop w:val="0"/>
          <w:marBottom w:val="0"/>
          <w:divBdr>
            <w:top w:val="none" w:sz="0" w:space="0" w:color="auto"/>
            <w:left w:val="none" w:sz="0" w:space="0" w:color="auto"/>
            <w:bottom w:val="none" w:sz="0" w:space="0" w:color="auto"/>
            <w:right w:val="none" w:sz="0" w:space="0" w:color="auto"/>
          </w:divBdr>
        </w:div>
        <w:div w:id="1938170956">
          <w:marLeft w:val="640"/>
          <w:marRight w:val="0"/>
          <w:marTop w:val="0"/>
          <w:marBottom w:val="0"/>
          <w:divBdr>
            <w:top w:val="none" w:sz="0" w:space="0" w:color="auto"/>
            <w:left w:val="none" w:sz="0" w:space="0" w:color="auto"/>
            <w:bottom w:val="none" w:sz="0" w:space="0" w:color="auto"/>
            <w:right w:val="none" w:sz="0" w:space="0" w:color="auto"/>
          </w:divBdr>
        </w:div>
      </w:divsChild>
    </w:div>
    <w:div w:id="376703445">
      <w:bodyDiv w:val="1"/>
      <w:marLeft w:val="0"/>
      <w:marRight w:val="0"/>
      <w:marTop w:val="0"/>
      <w:marBottom w:val="0"/>
      <w:divBdr>
        <w:top w:val="none" w:sz="0" w:space="0" w:color="auto"/>
        <w:left w:val="none" w:sz="0" w:space="0" w:color="auto"/>
        <w:bottom w:val="none" w:sz="0" w:space="0" w:color="auto"/>
        <w:right w:val="none" w:sz="0" w:space="0" w:color="auto"/>
      </w:divBdr>
    </w:div>
    <w:div w:id="378477419">
      <w:bodyDiv w:val="1"/>
      <w:marLeft w:val="0"/>
      <w:marRight w:val="0"/>
      <w:marTop w:val="0"/>
      <w:marBottom w:val="0"/>
      <w:divBdr>
        <w:top w:val="none" w:sz="0" w:space="0" w:color="auto"/>
        <w:left w:val="none" w:sz="0" w:space="0" w:color="auto"/>
        <w:bottom w:val="none" w:sz="0" w:space="0" w:color="auto"/>
        <w:right w:val="none" w:sz="0" w:space="0" w:color="auto"/>
      </w:divBdr>
    </w:div>
    <w:div w:id="383914640">
      <w:bodyDiv w:val="1"/>
      <w:marLeft w:val="0"/>
      <w:marRight w:val="0"/>
      <w:marTop w:val="0"/>
      <w:marBottom w:val="0"/>
      <w:divBdr>
        <w:top w:val="none" w:sz="0" w:space="0" w:color="auto"/>
        <w:left w:val="none" w:sz="0" w:space="0" w:color="auto"/>
        <w:bottom w:val="none" w:sz="0" w:space="0" w:color="auto"/>
        <w:right w:val="none" w:sz="0" w:space="0" w:color="auto"/>
      </w:divBdr>
      <w:divsChild>
        <w:div w:id="2100520774">
          <w:marLeft w:val="640"/>
          <w:marRight w:val="0"/>
          <w:marTop w:val="0"/>
          <w:marBottom w:val="0"/>
          <w:divBdr>
            <w:top w:val="none" w:sz="0" w:space="0" w:color="auto"/>
            <w:left w:val="none" w:sz="0" w:space="0" w:color="auto"/>
            <w:bottom w:val="none" w:sz="0" w:space="0" w:color="auto"/>
            <w:right w:val="none" w:sz="0" w:space="0" w:color="auto"/>
          </w:divBdr>
        </w:div>
        <w:div w:id="518587595">
          <w:marLeft w:val="640"/>
          <w:marRight w:val="0"/>
          <w:marTop w:val="0"/>
          <w:marBottom w:val="0"/>
          <w:divBdr>
            <w:top w:val="none" w:sz="0" w:space="0" w:color="auto"/>
            <w:left w:val="none" w:sz="0" w:space="0" w:color="auto"/>
            <w:bottom w:val="none" w:sz="0" w:space="0" w:color="auto"/>
            <w:right w:val="none" w:sz="0" w:space="0" w:color="auto"/>
          </w:divBdr>
        </w:div>
        <w:div w:id="1767074277">
          <w:marLeft w:val="640"/>
          <w:marRight w:val="0"/>
          <w:marTop w:val="0"/>
          <w:marBottom w:val="0"/>
          <w:divBdr>
            <w:top w:val="none" w:sz="0" w:space="0" w:color="auto"/>
            <w:left w:val="none" w:sz="0" w:space="0" w:color="auto"/>
            <w:bottom w:val="none" w:sz="0" w:space="0" w:color="auto"/>
            <w:right w:val="none" w:sz="0" w:space="0" w:color="auto"/>
          </w:divBdr>
        </w:div>
        <w:div w:id="382172943">
          <w:marLeft w:val="640"/>
          <w:marRight w:val="0"/>
          <w:marTop w:val="0"/>
          <w:marBottom w:val="0"/>
          <w:divBdr>
            <w:top w:val="none" w:sz="0" w:space="0" w:color="auto"/>
            <w:left w:val="none" w:sz="0" w:space="0" w:color="auto"/>
            <w:bottom w:val="none" w:sz="0" w:space="0" w:color="auto"/>
            <w:right w:val="none" w:sz="0" w:space="0" w:color="auto"/>
          </w:divBdr>
        </w:div>
        <w:div w:id="273680010">
          <w:marLeft w:val="640"/>
          <w:marRight w:val="0"/>
          <w:marTop w:val="0"/>
          <w:marBottom w:val="0"/>
          <w:divBdr>
            <w:top w:val="none" w:sz="0" w:space="0" w:color="auto"/>
            <w:left w:val="none" w:sz="0" w:space="0" w:color="auto"/>
            <w:bottom w:val="none" w:sz="0" w:space="0" w:color="auto"/>
            <w:right w:val="none" w:sz="0" w:space="0" w:color="auto"/>
          </w:divBdr>
        </w:div>
        <w:div w:id="1420906744">
          <w:marLeft w:val="640"/>
          <w:marRight w:val="0"/>
          <w:marTop w:val="0"/>
          <w:marBottom w:val="0"/>
          <w:divBdr>
            <w:top w:val="none" w:sz="0" w:space="0" w:color="auto"/>
            <w:left w:val="none" w:sz="0" w:space="0" w:color="auto"/>
            <w:bottom w:val="none" w:sz="0" w:space="0" w:color="auto"/>
            <w:right w:val="none" w:sz="0" w:space="0" w:color="auto"/>
          </w:divBdr>
        </w:div>
        <w:div w:id="1791438752">
          <w:marLeft w:val="640"/>
          <w:marRight w:val="0"/>
          <w:marTop w:val="0"/>
          <w:marBottom w:val="0"/>
          <w:divBdr>
            <w:top w:val="none" w:sz="0" w:space="0" w:color="auto"/>
            <w:left w:val="none" w:sz="0" w:space="0" w:color="auto"/>
            <w:bottom w:val="none" w:sz="0" w:space="0" w:color="auto"/>
            <w:right w:val="none" w:sz="0" w:space="0" w:color="auto"/>
          </w:divBdr>
        </w:div>
        <w:div w:id="856584355">
          <w:marLeft w:val="640"/>
          <w:marRight w:val="0"/>
          <w:marTop w:val="0"/>
          <w:marBottom w:val="0"/>
          <w:divBdr>
            <w:top w:val="none" w:sz="0" w:space="0" w:color="auto"/>
            <w:left w:val="none" w:sz="0" w:space="0" w:color="auto"/>
            <w:bottom w:val="none" w:sz="0" w:space="0" w:color="auto"/>
            <w:right w:val="none" w:sz="0" w:space="0" w:color="auto"/>
          </w:divBdr>
        </w:div>
        <w:div w:id="981883605">
          <w:marLeft w:val="640"/>
          <w:marRight w:val="0"/>
          <w:marTop w:val="0"/>
          <w:marBottom w:val="0"/>
          <w:divBdr>
            <w:top w:val="none" w:sz="0" w:space="0" w:color="auto"/>
            <w:left w:val="none" w:sz="0" w:space="0" w:color="auto"/>
            <w:bottom w:val="none" w:sz="0" w:space="0" w:color="auto"/>
            <w:right w:val="none" w:sz="0" w:space="0" w:color="auto"/>
          </w:divBdr>
        </w:div>
        <w:div w:id="1177422456">
          <w:marLeft w:val="640"/>
          <w:marRight w:val="0"/>
          <w:marTop w:val="0"/>
          <w:marBottom w:val="0"/>
          <w:divBdr>
            <w:top w:val="none" w:sz="0" w:space="0" w:color="auto"/>
            <w:left w:val="none" w:sz="0" w:space="0" w:color="auto"/>
            <w:bottom w:val="none" w:sz="0" w:space="0" w:color="auto"/>
            <w:right w:val="none" w:sz="0" w:space="0" w:color="auto"/>
          </w:divBdr>
        </w:div>
        <w:div w:id="591744742">
          <w:marLeft w:val="640"/>
          <w:marRight w:val="0"/>
          <w:marTop w:val="0"/>
          <w:marBottom w:val="0"/>
          <w:divBdr>
            <w:top w:val="none" w:sz="0" w:space="0" w:color="auto"/>
            <w:left w:val="none" w:sz="0" w:space="0" w:color="auto"/>
            <w:bottom w:val="none" w:sz="0" w:space="0" w:color="auto"/>
            <w:right w:val="none" w:sz="0" w:space="0" w:color="auto"/>
          </w:divBdr>
        </w:div>
        <w:div w:id="1712728762">
          <w:marLeft w:val="640"/>
          <w:marRight w:val="0"/>
          <w:marTop w:val="0"/>
          <w:marBottom w:val="0"/>
          <w:divBdr>
            <w:top w:val="none" w:sz="0" w:space="0" w:color="auto"/>
            <w:left w:val="none" w:sz="0" w:space="0" w:color="auto"/>
            <w:bottom w:val="none" w:sz="0" w:space="0" w:color="auto"/>
            <w:right w:val="none" w:sz="0" w:space="0" w:color="auto"/>
          </w:divBdr>
        </w:div>
        <w:div w:id="752899874">
          <w:marLeft w:val="640"/>
          <w:marRight w:val="0"/>
          <w:marTop w:val="0"/>
          <w:marBottom w:val="0"/>
          <w:divBdr>
            <w:top w:val="none" w:sz="0" w:space="0" w:color="auto"/>
            <w:left w:val="none" w:sz="0" w:space="0" w:color="auto"/>
            <w:bottom w:val="none" w:sz="0" w:space="0" w:color="auto"/>
            <w:right w:val="none" w:sz="0" w:space="0" w:color="auto"/>
          </w:divBdr>
        </w:div>
        <w:div w:id="1234004906">
          <w:marLeft w:val="640"/>
          <w:marRight w:val="0"/>
          <w:marTop w:val="0"/>
          <w:marBottom w:val="0"/>
          <w:divBdr>
            <w:top w:val="none" w:sz="0" w:space="0" w:color="auto"/>
            <w:left w:val="none" w:sz="0" w:space="0" w:color="auto"/>
            <w:bottom w:val="none" w:sz="0" w:space="0" w:color="auto"/>
            <w:right w:val="none" w:sz="0" w:space="0" w:color="auto"/>
          </w:divBdr>
        </w:div>
        <w:div w:id="1953710370">
          <w:marLeft w:val="640"/>
          <w:marRight w:val="0"/>
          <w:marTop w:val="0"/>
          <w:marBottom w:val="0"/>
          <w:divBdr>
            <w:top w:val="none" w:sz="0" w:space="0" w:color="auto"/>
            <w:left w:val="none" w:sz="0" w:space="0" w:color="auto"/>
            <w:bottom w:val="none" w:sz="0" w:space="0" w:color="auto"/>
            <w:right w:val="none" w:sz="0" w:space="0" w:color="auto"/>
          </w:divBdr>
        </w:div>
        <w:div w:id="1195461725">
          <w:marLeft w:val="640"/>
          <w:marRight w:val="0"/>
          <w:marTop w:val="0"/>
          <w:marBottom w:val="0"/>
          <w:divBdr>
            <w:top w:val="none" w:sz="0" w:space="0" w:color="auto"/>
            <w:left w:val="none" w:sz="0" w:space="0" w:color="auto"/>
            <w:bottom w:val="none" w:sz="0" w:space="0" w:color="auto"/>
            <w:right w:val="none" w:sz="0" w:space="0" w:color="auto"/>
          </w:divBdr>
        </w:div>
        <w:div w:id="691957845">
          <w:marLeft w:val="640"/>
          <w:marRight w:val="0"/>
          <w:marTop w:val="0"/>
          <w:marBottom w:val="0"/>
          <w:divBdr>
            <w:top w:val="none" w:sz="0" w:space="0" w:color="auto"/>
            <w:left w:val="none" w:sz="0" w:space="0" w:color="auto"/>
            <w:bottom w:val="none" w:sz="0" w:space="0" w:color="auto"/>
            <w:right w:val="none" w:sz="0" w:space="0" w:color="auto"/>
          </w:divBdr>
        </w:div>
        <w:div w:id="423263607">
          <w:marLeft w:val="640"/>
          <w:marRight w:val="0"/>
          <w:marTop w:val="0"/>
          <w:marBottom w:val="0"/>
          <w:divBdr>
            <w:top w:val="none" w:sz="0" w:space="0" w:color="auto"/>
            <w:left w:val="none" w:sz="0" w:space="0" w:color="auto"/>
            <w:bottom w:val="none" w:sz="0" w:space="0" w:color="auto"/>
            <w:right w:val="none" w:sz="0" w:space="0" w:color="auto"/>
          </w:divBdr>
        </w:div>
        <w:div w:id="1581913084">
          <w:marLeft w:val="640"/>
          <w:marRight w:val="0"/>
          <w:marTop w:val="0"/>
          <w:marBottom w:val="0"/>
          <w:divBdr>
            <w:top w:val="none" w:sz="0" w:space="0" w:color="auto"/>
            <w:left w:val="none" w:sz="0" w:space="0" w:color="auto"/>
            <w:bottom w:val="none" w:sz="0" w:space="0" w:color="auto"/>
            <w:right w:val="none" w:sz="0" w:space="0" w:color="auto"/>
          </w:divBdr>
        </w:div>
        <w:div w:id="1045831594">
          <w:marLeft w:val="640"/>
          <w:marRight w:val="0"/>
          <w:marTop w:val="0"/>
          <w:marBottom w:val="0"/>
          <w:divBdr>
            <w:top w:val="none" w:sz="0" w:space="0" w:color="auto"/>
            <w:left w:val="none" w:sz="0" w:space="0" w:color="auto"/>
            <w:bottom w:val="none" w:sz="0" w:space="0" w:color="auto"/>
            <w:right w:val="none" w:sz="0" w:space="0" w:color="auto"/>
          </w:divBdr>
        </w:div>
        <w:div w:id="1557861752">
          <w:marLeft w:val="640"/>
          <w:marRight w:val="0"/>
          <w:marTop w:val="0"/>
          <w:marBottom w:val="0"/>
          <w:divBdr>
            <w:top w:val="none" w:sz="0" w:space="0" w:color="auto"/>
            <w:left w:val="none" w:sz="0" w:space="0" w:color="auto"/>
            <w:bottom w:val="none" w:sz="0" w:space="0" w:color="auto"/>
            <w:right w:val="none" w:sz="0" w:space="0" w:color="auto"/>
          </w:divBdr>
        </w:div>
        <w:div w:id="781536271">
          <w:marLeft w:val="640"/>
          <w:marRight w:val="0"/>
          <w:marTop w:val="0"/>
          <w:marBottom w:val="0"/>
          <w:divBdr>
            <w:top w:val="none" w:sz="0" w:space="0" w:color="auto"/>
            <w:left w:val="none" w:sz="0" w:space="0" w:color="auto"/>
            <w:bottom w:val="none" w:sz="0" w:space="0" w:color="auto"/>
            <w:right w:val="none" w:sz="0" w:space="0" w:color="auto"/>
          </w:divBdr>
        </w:div>
        <w:div w:id="1857956825">
          <w:marLeft w:val="640"/>
          <w:marRight w:val="0"/>
          <w:marTop w:val="0"/>
          <w:marBottom w:val="0"/>
          <w:divBdr>
            <w:top w:val="none" w:sz="0" w:space="0" w:color="auto"/>
            <w:left w:val="none" w:sz="0" w:space="0" w:color="auto"/>
            <w:bottom w:val="none" w:sz="0" w:space="0" w:color="auto"/>
            <w:right w:val="none" w:sz="0" w:space="0" w:color="auto"/>
          </w:divBdr>
        </w:div>
        <w:div w:id="1244871284">
          <w:marLeft w:val="640"/>
          <w:marRight w:val="0"/>
          <w:marTop w:val="0"/>
          <w:marBottom w:val="0"/>
          <w:divBdr>
            <w:top w:val="none" w:sz="0" w:space="0" w:color="auto"/>
            <w:left w:val="none" w:sz="0" w:space="0" w:color="auto"/>
            <w:bottom w:val="none" w:sz="0" w:space="0" w:color="auto"/>
            <w:right w:val="none" w:sz="0" w:space="0" w:color="auto"/>
          </w:divBdr>
        </w:div>
        <w:div w:id="438451380">
          <w:marLeft w:val="640"/>
          <w:marRight w:val="0"/>
          <w:marTop w:val="0"/>
          <w:marBottom w:val="0"/>
          <w:divBdr>
            <w:top w:val="none" w:sz="0" w:space="0" w:color="auto"/>
            <w:left w:val="none" w:sz="0" w:space="0" w:color="auto"/>
            <w:bottom w:val="none" w:sz="0" w:space="0" w:color="auto"/>
            <w:right w:val="none" w:sz="0" w:space="0" w:color="auto"/>
          </w:divBdr>
        </w:div>
        <w:div w:id="1490361317">
          <w:marLeft w:val="640"/>
          <w:marRight w:val="0"/>
          <w:marTop w:val="0"/>
          <w:marBottom w:val="0"/>
          <w:divBdr>
            <w:top w:val="none" w:sz="0" w:space="0" w:color="auto"/>
            <w:left w:val="none" w:sz="0" w:space="0" w:color="auto"/>
            <w:bottom w:val="none" w:sz="0" w:space="0" w:color="auto"/>
            <w:right w:val="none" w:sz="0" w:space="0" w:color="auto"/>
          </w:divBdr>
        </w:div>
        <w:div w:id="1010713893">
          <w:marLeft w:val="640"/>
          <w:marRight w:val="0"/>
          <w:marTop w:val="0"/>
          <w:marBottom w:val="0"/>
          <w:divBdr>
            <w:top w:val="none" w:sz="0" w:space="0" w:color="auto"/>
            <w:left w:val="none" w:sz="0" w:space="0" w:color="auto"/>
            <w:bottom w:val="none" w:sz="0" w:space="0" w:color="auto"/>
            <w:right w:val="none" w:sz="0" w:space="0" w:color="auto"/>
          </w:divBdr>
        </w:div>
        <w:div w:id="1013071414">
          <w:marLeft w:val="640"/>
          <w:marRight w:val="0"/>
          <w:marTop w:val="0"/>
          <w:marBottom w:val="0"/>
          <w:divBdr>
            <w:top w:val="none" w:sz="0" w:space="0" w:color="auto"/>
            <w:left w:val="none" w:sz="0" w:space="0" w:color="auto"/>
            <w:bottom w:val="none" w:sz="0" w:space="0" w:color="auto"/>
            <w:right w:val="none" w:sz="0" w:space="0" w:color="auto"/>
          </w:divBdr>
        </w:div>
        <w:div w:id="877938332">
          <w:marLeft w:val="640"/>
          <w:marRight w:val="0"/>
          <w:marTop w:val="0"/>
          <w:marBottom w:val="0"/>
          <w:divBdr>
            <w:top w:val="none" w:sz="0" w:space="0" w:color="auto"/>
            <w:left w:val="none" w:sz="0" w:space="0" w:color="auto"/>
            <w:bottom w:val="none" w:sz="0" w:space="0" w:color="auto"/>
            <w:right w:val="none" w:sz="0" w:space="0" w:color="auto"/>
          </w:divBdr>
        </w:div>
        <w:div w:id="1604536193">
          <w:marLeft w:val="640"/>
          <w:marRight w:val="0"/>
          <w:marTop w:val="0"/>
          <w:marBottom w:val="0"/>
          <w:divBdr>
            <w:top w:val="none" w:sz="0" w:space="0" w:color="auto"/>
            <w:left w:val="none" w:sz="0" w:space="0" w:color="auto"/>
            <w:bottom w:val="none" w:sz="0" w:space="0" w:color="auto"/>
            <w:right w:val="none" w:sz="0" w:space="0" w:color="auto"/>
          </w:divBdr>
        </w:div>
        <w:div w:id="938567010">
          <w:marLeft w:val="640"/>
          <w:marRight w:val="0"/>
          <w:marTop w:val="0"/>
          <w:marBottom w:val="0"/>
          <w:divBdr>
            <w:top w:val="none" w:sz="0" w:space="0" w:color="auto"/>
            <w:left w:val="none" w:sz="0" w:space="0" w:color="auto"/>
            <w:bottom w:val="none" w:sz="0" w:space="0" w:color="auto"/>
            <w:right w:val="none" w:sz="0" w:space="0" w:color="auto"/>
          </w:divBdr>
        </w:div>
        <w:div w:id="2142453742">
          <w:marLeft w:val="640"/>
          <w:marRight w:val="0"/>
          <w:marTop w:val="0"/>
          <w:marBottom w:val="0"/>
          <w:divBdr>
            <w:top w:val="none" w:sz="0" w:space="0" w:color="auto"/>
            <w:left w:val="none" w:sz="0" w:space="0" w:color="auto"/>
            <w:bottom w:val="none" w:sz="0" w:space="0" w:color="auto"/>
            <w:right w:val="none" w:sz="0" w:space="0" w:color="auto"/>
          </w:divBdr>
        </w:div>
        <w:div w:id="920216693">
          <w:marLeft w:val="640"/>
          <w:marRight w:val="0"/>
          <w:marTop w:val="0"/>
          <w:marBottom w:val="0"/>
          <w:divBdr>
            <w:top w:val="none" w:sz="0" w:space="0" w:color="auto"/>
            <w:left w:val="none" w:sz="0" w:space="0" w:color="auto"/>
            <w:bottom w:val="none" w:sz="0" w:space="0" w:color="auto"/>
            <w:right w:val="none" w:sz="0" w:space="0" w:color="auto"/>
          </w:divBdr>
        </w:div>
        <w:div w:id="1989360893">
          <w:marLeft w:val="640"/>
          <w:marRight w:val="0"/>
          <w:marTop w:val="0"/>
          <w:marBottom w:val="0"/>
          <w:divBdr>
            <w:top w:val="none" w:sz="0" w:space="0" w:color="auto"/>
            <w:left w:val="none" w:sz="0" w:space="0" w:color="auto"/>
            <w:bottom w:val="none" w:sz="0" w:space="0" w:color="auto"/>
            <w:right w:val="none" w:sz="0" w:space="0" w:color="auto"/>
          </w:divBdr>
        </w:div>
        <w:div w:id="1592618939">
          <w:marLeft w:val="640"/>
          <w:marRight w:val="0"/>
          <w:marTop w:val="0"/>
          <w:marBottom w:val="0"/>
          <w:divBdr>
            <w:top w:val="none" w:sz="0" w:space="0" w:color="auto"/>
            <w:left w:val="none" w:sz="0" w:space="0" w:color="auto"/>
            <w:bottom w:val="none" w:sz="0" w:space="0" w:color="auto"/>
            <w:right w:val="none" w:sz="0" w:space="0" w:color="auto"/>
          </w:divBdr>
        </w:div>
        <w:div w:id="2115592613">
          <w:marLeft w:val="640"/>
          <w:marRight w:val="0"/>
          <w:marTop w:val="0"/>
          <w:marBottom w:val="0"/>
          <w:divBdr>
            <w:top w:val="none" w:sz="0" w:space="0" w:color="auto"/>
            <w:left w:val="none" w:sz="0" w:space="0" w:color="auto"/>
            <w:bottom w:val="none" w:sz="0" w:space="0" w:color="auto"/>
            <w:right w:val="none" w:sz="0" w:space="0" w:color="auto"/>
          </w:divBdr>
        </w:div>
        <w:div w:id="182090771">
          <w:marLeft w:val="640"/>
          <w:marRight w:val="0"/>
          <w:marTop w:val="0"/>
          <w:marBottom w:val="0"/>
          <w:divBdr>
            <w:top w:val="none" w:sz="0" w:space="0" w:color="auto"/>
            <w:left w:val="none" w:sz="0" w:space="0" w:color="auto"/>
            <w:bottom w:val="none" w:sz="0" w:space="0" w:color="auto"/>
            <w:right w:val="none" w:sz="0" w:space="0" w:color="auto"/>
          </w:divBdr>
        </w:div>
        <w:div w:id="379017536">
          <w:marLeft w:val="640"/>
          <w:marRight w:val="0"/>
          <w:marTop w:val="0"/>
          <w:marBottom w:val="0"/>
          <w:divBdr>
            <w:top w:val="none" w:sz="0" w:space="0" w:color="auto"/>
            <w:left w:val="none" w:sz="0" w:space="0" w:color="auto"/>
            <w:bottom w:val="none" w:sz="0" w:space="0" w:color="auto"/>
            <w:right w:val="none" w:sz="0" w:space="0" w:color="auto"/>
          </w:divBdr>
        </w:div>
        <w:div w:id="482963465">
          <w:marLeft w:val="640"/>
          <w:marRight w:val="0"/>
          <w:marTop w:val="0"/>
          <w:marBottom w:val="0"/>
          <w:divBdr>
            <w:top w:val="none" w:sz="0" w:space="0" w:color="auto"/>
            <w:left w:val="none" w:sz="0" w:space="0" w:color="auto"/>
            <w:bottom w:val="none" w:sz="0" w:space="0" w:color="auto"/>
            <w:right w:val="none" w:sz="0" w:space="0" w:color="auto"/>
          </w:divBdr>
        </w:div>
        <w:div w:id="1133983498">
          <w:marLeft w:val="640"/>
          <w:marRight w:val="0"/>
          <w:marTop w:val="0"/>
          <w:marBottom w:val="0"/>
          <w:divBdr>
            <w:top w:val="none" w:sz="0" w:space="0" w:color="auto"/>
            <w:left w:val="none" w:sz="0" w:space="0" w:color="auto"/>
            <w:bottom w:val="none" w:sz="0" w:space="0" w:color="auto"/>
            <w:right w:val="none" w:sz="0" w:space="0" w:color="auto"/>
          </w:divBdr>
        </w:div>
        <w:div w:id="215557197">
          <w:marLeft w:val="640"/>
          <w:marRight w:val="0"/>
          <w:marTop w:val="0"/>
          <w:marBottom w:val="0"/>
          <w:divBdr>
            <w:top w:val="none" w:sz="0" w:space="0" w:color="auto"/>
            <w:left w:val="none" w:sz="0" w:space="0" w:color="auto"/>
            <w:bottom w:val="none" w:sz="0" w:space="0" w:color="auto"/>
            <w:right w:val="none" w:sz="0" w:space="0" w:color="auto"/>
          </w:divBdr>
        </w:div>
        <w:div w:id="1034424073">
          <w:marLeft w:val="640"/>
          <w:marRight w:val="0"/>
          <w:marTop w:val="0"/>
          <w:marBottom w:val="0"/>
          <w:divBdr>
            <w:top w:val="none" w:sz="0" w:space="0" w:color="auto"/>
            <w:left w:val="none" w:sz="0" w:space="0" w:color="auto"/>
            <w:bottom w:val="none" w:sz="0" w:space="0" w:color="auto"/>
            <w:right w:val="none" w:sz="0" w:space="0" w:color="auto"/>
          </w:divBdr>
        </w:div>
        <w:div w:id="1804037709">
          <w:marLeft w:val="640"/>
          <w:marRight w:val="0"/>
          <w:marTop w:val="0"/>
          <w:marBottom w:val="0"/>
          <w:divBdr>
            <w:top w:val="none" w:sz="0" w:space="0" w:color="auto"/>
            <w:left w:val="none" w:sz="0" w:space="0" w:color="auto"/>
            <w:bottom w:val="none" w:sz="0" w:space="0" w:color="auto"/>
            <w:right w:val="none" w:sz="0" w:space="0" w:color="auto"/>
          </w:divBdr>
        </w:div>
        <w:div w:id="947005596">
          <w:marLeft w:val="640"/>
          <w:marRight w:val="0"/>
          <w:marTop w:val="0"/>
          <w:marBottom w:val="0"/>
          <w:divBdr>
            <w:top w:val="none" w:sz="0" w:space="0" w:color="auto"/>
            <w:left w:val="none" w:sz="0" w:space="0" w:color="auto"/>
            <w:bottom w:val="none" w:sz="0" w:space="0" w:color="auto"/>
            <w:right w:val="none" w:sz="0" w:space="0" w:color="auto"/>
          </w:divBdr>
        </w:div>
        <w:div w:id="204146205">
          <w:marLeft w:val="640"/>
          <w:marRight w:val="0"/>
          <w:marTop w:val="0"/>
          <w:marBottom w:val="0"/>
          <w:divBdr>
            <w:top w:val="none" w:sz="0" w:space="0" w:color="auto"/>
            <w:left w:val="none" w:sz="0" w:space="0" w:color="auto"/>
            <w:bottom w:val="none" w:sz="0" w:space="0" w:color="auto"/>
            <w:right w:val="none" w:sz="0" w:space="0" w:color="auto"/>
          </w:divBdr>
        </w:div>
        <w:div w:id="2106882798">
          <w:marLeft w:val="640"/>
          <w:marRight w:val="0"/>
          <w:marTop w:val="0"/>
          <w:marBottom w:val="0"/>
          <w:divBdr>
            <w:top w:val="none" w:sz="0" w:space="0" w:color="auto"/>
            <w:left w:val="none" w:sz="0" w:space="0" w:color="auto"/>
            <w:bottom w:val="none" w:sz="0" w:space="0" w:color="auto"/>
            <w:right w:val="none" w:sz="0" w:space="0" w:color="auto"/>
          </w:divBdr>
        </w:div>
        <w:div w:id="827675844">
          <w:marLeft w:val="640"/>
          <w:marRight w:val="0"/>
          <w:marTop w:val="0"/>
          <w:marBottom w:val="0"/>
          <w:divBdr>
            <w:top w:val="none" w:sz="0" w:space="0" w:color="auto"/>
            <w:left w:val="none" w:sz="0" w:space="0" w:color="auto"/>
            <w:bottom w:val="none" w:sz="0" w:space="0" w:color="auto"/>
            <w:right w:val="none" w:sz="0" w:space="0" w:color="auto"/>
          </w:divBdr>
        </w:div>
        <w:div w:id="216477308">
          <w:marLeft w:val="640"/>
          <w:marRight w:val="0"/>
          <w:marTop w:val="0"/>
          <w:marBottom w:val="0"/>
          <w:divBdr>
            <w:top w:val="none" w:sz="0" w:space="0" w:color="auto"/>
            <w:left w:val="none" w:sz="0" w:space="0" w:color="auto"/>
            <w:bottom w:val="none" w:sz="0" w:space="0" w:color="auto"/>
            <w:right w:val="none" w:sz="0" w:space="0" w:color="auto"/>
          </w:divBdr>
        </w:div>
        <w:div w:id="1621112003">
          <w:marLeft w:val="640"/>
          <w:marRight w:val="0"/>
          <w:marTop w:val="0"/>
          <w:marBottom w:val="0"/>
          <w:divBdr>
            <w:top w:val="none" w:sz="0" w:space="0" w:color="auto"/>
            <w:left w:val="none" w:sz="0" w:space="0" w:color="auto"/>
            <w:bottom w:val="none" w:sz="0" w:space="0" w:color="auto"/>
            <w:right w:val="none" w:sz="0" w:space="0" w:color="auto"/>
          </w:divBdr>
        </w:div>
        <w:div w:id="613707578">
          <w:marLeft w:val="640"/>
          <w:marRight w:val="0"/>
          <w:marTop w:val="0"/>
          <w:marBottom w:val="0"/>
          <w:divBdr>
            <w:top w:val="none" w:sz="0" w:space="0" w:color="auto"/>
            <w:left w:val="none" w:sz="0" w:space="0" w:color="auto"/>
            <w:bottom w:val="none" w:sz="0" w:space="0" w:color="auto"/>
            <w:right w:val="none" w:sz="0" w:space="0" w:color="auto"/>
          </w:divBdr>
        </w:div>
        <w:div w:id="831290504">
          <w:marLeft w:val="640"/>
          <w:marRight w:val="0"/>
          <w:marTop w:val="0"/>
          <w:marBottom w:val="0"/>
          <w:divBdr>
            <w:top w:val="none" w:sz="0" w:space="0" w:color="auto"/>
            <w:left w:val="none" w:sz="0" w:space="0" w:color="auto"/>
            <w:bottom w:val="none" w:sz="0" w:space="0" w:color="auto"/>
            <w:right w:val="none" w:sz="0" w:space="0" w:color="auto"/>
          </w:divBdr>
        </w:div>
        <w:div w:id="184251631">
          <w:marLeft w:val="640"/>
          <w:marRight w:val="0"/>
          <w:marTop w:val="0"/>
          <w:marBottom w:val="0"/>
          <w:divBdr>
            <w:top w:val="none" w:sz="0" w:space="0" w:color="auto"/>
            <w:left w:val="none" w:sz="0" w:space="0" w:color="auto"/>
            <w:bottom w:val="none" w:sz="0" w:space="0" w:color="auto"/>
            <w:right w:val="none" w:sz="0" w:space="0" w:color="auto"/>
          </w:divBdr>
        </w:div>
        <w:div w:id="294799878">
          <w:marLeft w:val="640"/>
          <w:marRight w:val="0"/>
          <w:marTop w:val="0"/>
          <w:marBottom w:val="0"/>
          <w:divBdr>
            <w:top w:val="none" w:sz="0" w:space="0" w:color="auto"/>
            <w:left w:val="none" w:sz="0" w:space="0" w:color="auto"/>
            <w:bottom w:val="none" w:sz="0" w:space="0" w:color="auto"/>
            <w:right w:val="none" w:sz="0" w:space="0" w:color="auto"/>
          </w:divBdr>
        </w:div>
        <w:div w:id="1777213936">
          <w:marLeft w:val="640"/>
          <w:marRight w:val="0"/>
          <w:marTop w:val="0"/>
          <w:marBottom w:val="0"/>
          <w:divBdr>
            <w:top w:val="none" w:sz="0" w:space="0" w:color="auto"/>
            <w:left w:val="none" w:sz="0" w:space="0" w:color="auto"/>
            <w:bottom w:val="none" w:sz="0" w:space="0" w:color="auto"/>
            <w:right w:val="none" w:sz="0" w:space="0" w:color="auto"/>
          </w:divBdr>
        </w:div>
        <w:div w:id="38288852">
          <w:marLeft w:val="640"/>
          <w:marRight w:val="0"/>
          <w:marTop w:val="0"/>
          <w:marBottom w:val="0"/>
          <w:divBdr>
            <w:top w:val="none" w:sz="0" w:space="0" w:color="auto"/>
            <w:left w:val="none" w:sz="0" w:space="0" w:color="auto"/>
            <w:bottom w:val="none" w:sz="0" w:space="0" w:color="auto"/>
            <w:right w:val="none" w:sz="0" w:space="0" w:color="auto"/>
          </w:divBdr>
        </w:div>
        <w:div w:id="2130081684">
          <w:marLeft w:val="640"/>
          <w:marRight w:val="0"/>
          <w:marTop w:val="0"/>
          <w:marBottom w:val="0"/>
          <w:divBdr>
            <w:top w:val="none" w:sz="0" w:space="0" w:color="auto"/>
            <w:left w:val="none" w:sz="0" w:space="0" w:color="auto"/>
            <w:bottom w:val="none" w:sz="0" w:space="0" w:color="auto"/>
            <w:right w:val="none" w:sz="0" w:space="0" w:color="auto"/>
          </w:divBdr>
        </w:div>
        <w:div w:id="325280625">
          <w:marLeft w:val="640"/>
          <w:marRight w:val="0"/>
          <w:marTop w:val="0"/>
          <w:marBottom w:val="0"/>
          <w:divBdr>
            <w:top w:val="none" w:sz="0" w:space="0" w:color="auto"/>
            <w:left w:val="none" w:sz="0" w:space="0" w:color="auto"/>
            <w:bottom w:val="none" w:sz="0" w:space="0" w:color="auto"/>
            <w:right w:val="none" w:sz="0" w:space="0" w:color="auto"/>
          </w:divBdr>
        </w:div>
        <w:div w:id="199755817">
          <w:marLeft w:val="640"/>
          <w:marRight w:val="0"/>
          <w:marTop w:val="0"/>
          <w:marBottom w:val="0"/>
          <w:divBdr>
            <w:top w:val="none" w:sz="0" w:space="0" w:color="auto"/>
            <w:left w:val="none" w:sz="0" w:space="0" w:color="auto"/>
            <w:bottom w:val="none" w:sz="0" w:space="0" w:color="auto"/>
            <w:right w:val="none" w:sz="0" w:space="0" w:color="auto"/>
          </w:divBdr>
        </w:div>
        <w:div w:id="511183196">
          <w:marLeft w:val="640"/>
          <w:marRight w:val="0"/>
          <w:marTop w:val="0"/>
          <w:marBottom w:val="0"/>
          <w:divBdr>
            <w:top w:val="none" w:sz="0" w:space="0" w:color="auto"/>
            <w:left w:val="none" w:sz="0" w:space="0" w:color="auto"/>
            <w:bottom w:val="none" w:sz="0" w:space="0" w:color="auto"/>
            <w:right w:val="none" w:sz="0" w:space="0" w:color="auto"/>
          </w:divBdr>
        </w:div>
        <w:div w:id="168376659">
          <w:marLeft w:val="640"/>
          <w:marRight w:val="0"/>
          <w:marTop w:val="0"/>
          <w:marBottom w:val="0"/>
          <w:divBdr>
            <w:top w:val="none" w:sz="0" w:space="0" w:color="auto"/>
            <w:left w:val="none" w:sz="0" w:space="0" w:color="auto"/>
            <w:bottom w:val="none" w:sz="0" w:space="0" w:color="auto"/>
            <w:right w:val="none" w:sz="0" w:space="0" w:color="auto"/>
          </w:divBdr>
        </w:div>
        <w:div w:id="738209570">
          <w:marLeft w:val="640"/>
          <w:marRight w:val="0"/>
          <w:marTop w:val="0"/>
          <w:marBottom w:val="0"/>
          <w:divBdr>
            <w:top w:val="none" w:sz="0" w:space="0" w:color="auto"/>
            <w:left w:val="none" w:sz="0" w:space="0" w:color="auto"/>
            <w:bottom w:val="none" w:sz="0" w:space="0" w:color="auto"/>
            <w:right w:val="none" w:sz="0" w:space="0" w:color="auto"/>
          </w:divBdr>
        </w:div>
        <w:div w:id="1021662756">
          <w:marLeft w:val="640"/>
          <w:marRight w:val="0"/>
          <w:marTop w:val="0"/>
          <w:marBottom w:val="0"/>
          <w:divBdr>
            <w:top w:val="none" w:sz="0" w:space="0" w:color="auto"/>
            <w:left w:val="none" w:sz="0" w:space="0" w:color="auto"/>
            <w:bottom w:val="none" w:sz="0" w:space="0" w:color="auto"/>
            <w:right w:val="none" w:sz="0" w:space="0" w:color="auto"/>
          </w:divBdr>
        </w:div>
        <w:div w:id="1341739024">
          <w:marLeft w:val="640"/>
          <w:marRight w:val="0"/>
          <w:marTop w:val="0"/>
          <w:marBottom w:val="0"/>
          <w:divBdr>
            <w:top w:val="none" w:sz="0" w:space="0" w:color="auto"/>
            <w:left w:val="none" w:sz="0" w:space="0" w:color="auto"/>
            <w:bottom w:val="none" w:sz="0" w:space="0" w:color="auto"/>
            <w:right w:val="none" w:sz="0" w:space="0" w:color="auto"/>
          </w:divBdr>
        </w:div>
        <w:div w:id="226114207">
          <w:marLeft w:val="640"/>
          <w:marRight w:val="0"/>
          <w:marTop w:val="0"/>
          <w:marBottom w:val="0"/>
          <w:divBdr>
            <w:top w:val="none" w:sz="0" w:space="0" w:color="auto"/>
            <w:left w:val="none" w:sz="0" w:space="0" w:color="auto"/>
            <w:bottom w:val="none" w:sz="0" w:space="0" w:color="auto"/>
            <w:right w:val="none" w:sz="0" w:space="0" w:color="auto"/>
          </w:divBdr>
        </w:div>
        <w:div w:id="216209107">
          <w:marLeft w:val="640"/>
          <w:marRight w:val="0"/>
          <w:marTop w:val="0"/>
          <w:marBottom w:val="0"/>
          <w:divBdr>
            <w:top w:val="none" w:sz="0" w:space="0" w:color="auto"/>
            <w:left w:val="none" w:sz="0" w:space="0" w:color="auto"/>
            <w:bottom w:val="none" w:sz="0" w:space="0" w:color="auto"/>
            <w:right w:val="none" w:sz="0" w:space="0" w:color="auto"/>
          </w:divBdr>
        </w:div>
        <w:div w:id="746422242">
          <w:marLeft w:val="640"/>
          <w:marRight w:val="0"/>
          <w:marTop w:val="0"/>
          <w:marBottom w:val="0"/>
          <w:divBdr>
            <w:top w:val="none" w:sz="0" w:space="0" w:color="auto"/>
            <w:left w:val="none" w:sz="0" w:space="0" w:color="auto"/>
            <w:bottom w:val="none" w:sz="0" w:space="0" w:color="auto"/>
            <w:right w:val="none" w:sz="0" w:space="0" w:color="auto"/>
          </w:divBdr>
        </w:div>
        <w:div w:id="489565424">
          <w:marLeft w:val="640"/>
          <w:marRight w:val="0"/>
          <w:marTop w:val="0"/>
          <w:marBottom w:val="0"/>
          <w:divBdr>
            <w:top w:val="none" w:sz="0" w:space="0" w:color="auto"/>
            <w:left w:val="none" w:sz="0" w:space="0" w:color="auto"/>
            <w:bottom w:val="none" w:sz="0" w:space="0" w:color="auto"/>
            <w:right w:val="none" w:sz="0" w:space="0" w:color="auto"/>
          </w:divBdr>
        </w:div>
        <w:div w:id="189683195">
          <w:marLeft w:val="640"/>
          <w:marRight w:val="0"/>
          <w:marTop w:val="0"/>
          <w:marBottom w:val="0"/>
          <w:divBdr>
            <w:top w:val="none" w:sz="0" w:space="0" w:color="auto"/>
            <w:left w:val="none" w:sz="0" w:space="0" w:color="auto"/>
            <w:bottom w:val="none" w:sz="0" w:space="0" w:color="auto"/>
            <w:right w:val="none" w:sz="0" w:space="0" w:color="auto"/>
          </w:divBdr>
        </w:div>
      </w:divsChild>
    </w:div>
    <w:div w:id="388189772">
      <w:bodyDiv w:val="1"/>
      <w:marLeft w:val="0"/>
      <w:marRight w:val="0"/>
      <w:marTop w:val="0"/>
      <w:marBottom w:val="0"/>
      <w:divBdr>
        <w:top w:val="none" w:sz="0" w:space="0" w:color="auto"/>
        <w:left w:val="none" w:sz="0" w:space="0" w:color="auto"/>
        <w:bottom w:val="none" w:sz="0" w:space="0" w:color="auto"/>
        <w:right w:val="none" w:sz="0" w:space="0" w:color="auto"/>
      </w:divBdr>
      <w:divsChild>
        <w:div w:id="747117429">
          <w:marLeft w:val="640"/>
          <w:marRight w:val="0"/>
          <w:marTop w:val="0"/>
          <w:marBottom w:val="0"/>
          <w:divBdr>
            <w:top w:val="none" w:sz="0" w:space="0" w:color="auto"/>
            <w:left w:val="none" w:sz="0" w:space="0" w:color="auto"/>
            <w:bottom w:val="none" w:sz="0" w:space="0" w:color="auto"/>
            <w:right w:val="none" w:sz="0" w:space="0" w:color="auto"/>
          </w:divBdr>
        </w:div>
        <w:div w:id="1958292464">
          <w:marLeft w:val="640"/>
          <w:marRight w:val="0"/>
          <w:marTop w:val="0"/>
          <w:marBottom w:val="0"/>
          <w:divBdr>
            <w:top w:val="none" w:sz="0" w:space="0" w:color="auto"/>
            <w:left w:val="none" w:sz="0" w:space="0" w:color="auto"/>
            <w:bottom w:val="none" w:sz="0" w:space="0" w:color="auto"/>
            <w:right w:val="none" w:sz="0" w:space="0" w:color="auto"/>
          </w:divBdr>
        </w:div>
        <w:div w:id="655764237">
          <w:marLeft w:val="640"/>
          <w:marRight w:val="0"/>
          <w:marTop w:val="0"/>
          <w:marBottom w:val="0"/>
          <w:divBdr>
            <w:top w:val="none" w:sz="0" w:space="0" w:color="auto"/>
            <w:left w:val="none" w:sz="0" w:space="0" w:color="auto"/>
            <w:bottom w:val="none" w:sz="0" w:space="0" w:color="auto"/>
            <w:right w:val="none" w:sz="0" w:space="0" w:color="auto"/>
          </w:divBdr>
        </w:div>
        <w:div w:id="332608858">
          <w:marLeft w:val="640"/>
          <w:marRight w:val="0"/>
          <w:marTop w:val="0"/>
          <w:marBottom w:val="0"/>
          <w:divBdr>
            <w:top w:val="none" w:sz="0" w:space="0" w:color="auto"/>
            <w:left w:val="none" w:sz="0" w:space="0" w:color="auto"/>
            <w:bottom w:val="none" w:sz="0" w:space="0" w:color="auto"/>
            <w:right w:val="none" w:sz="0" w:space="0" w:color="auto"/>
          </w:divBdr>
        </w:div>
        <w:div w:id="1724333642">
          <w:marLeft w:val="640"/>
          <w:marRight w:val="0"/>
          <w:marTop w:val="0"/>
          <w:marBottom w:val="0"/>
          <w:divBdr>
            <w:top w:val="none" w:sz="0" w:space="0" w:color="auto"/>
            <w:left w:val="none" w:sz="0" w:space="0" w:color="auto"/>
            <w:bottom w:val="none" w:sz="0" w:space="0" w:color="auto"/>
            <w:right w:val="none" w:sz="0" w:space="0" w:color="auto"/>
          </w:divBdr>
        </w:div>
        <w:div w:id="1148013982">
          <w:marLeft w:val="640"/>
          <w:marRight w:val="0"/>
          <w:marTop w:val="0"/>
          <w:marBottom w:val="0"/>
          <w:divBdr>
            <w:top w:val="none" w:sz="0" w:space="0" w:color="auto"/>
            <w:left w:val="none" w:sz="0" w:space="0" w:color="auto"/>
            <w:bottom w:val="none" w:sz="0" w:space="0" w:color="auto"/>
            <w:right w:val="none" w:sz="0" w:space="0" w:color="auto"/>
          </w:divBdr>
        </w:div>
        <w:div w:id="1282491146">
          <w:marLeft w:val="640"/>
          <w:marRight w:val="0"/>
          <w:marTop w:val="0"/>
          <w:marBottom w:val="0"/>
          <w:divBdr>
            <w:top w:val="none" w:sz="0" w:space="0" w:color="auto"/>
            <w:left w:val="none" w:sz="0" w:space="0" w:color="auto"/>
            <w:bottom w:val="none" w:sz="0" w:space="0" w:color="auto"/>
            <w:right w:val="none" w:sz="0" w:space="0" w:color="auto"/>
          </w:divBdr>
        </w:div>
        <w:div w:id="2138986287">
          <w:marLeft w:val="640"/>
          <w:marRight w:val="0"/>
          <w:marTop w:val="0"/>
          <w:marBottom w:val="0"/>
          <w:divBdr>
            <w:top w:val="none" w:sz="0" w:space="0" w:color="auto"/>
            <w:left w:val="none" w:sz="0" w:space="0" w:color="auto"/>
            <w:bottom w:val="none" w:sz="0" w:space="0" w:color="auto"/>
            <w:right w:val="none" w:sz="0" w:space="0" w:color="auto"/>
          </w:divBdr>
        </w:div>
        <w:div w:id="1400638239">
          <w:marLeft w:val="640"/>
          <w:marRight w:val="0"/>
          <w:marTop w:val="0"/>
          <w:marBottom w:val="0"/>
          <w:divBdr>
            <w:top w:val="none" w:sz="0" w:space="0" w:color="auto"/>
            <w:left w:val="none" w:sz="0" w:space="0" w:color="auto"/>
            <w:bottom w:val="none" w:sz="0" w:space="0" w:color="auto"/>
            <w:right w:val="none" w:sz="0" w:space="0" w:color="auto"/>
          </w:divBdr>
        </w:div>
        <w:div w:id="801115152">
          <w:marLeft w:val="640"/>
          <w:marRight w:val="0"/>
          <w:marTop w:val="0"/>
          <w:marBottom w:val="0"/>
          <w:divBdr>
            <w:top w:val="none" w:sz="0" w:space="0" w:color="auto"/>
            <w:left w:val="none" w:sz="0" w:space="0" w:color="auto"/>
            <w:bottom w:val="none" w:sz="0" w:space="0" w:color="auto"/>
            <w:right w:val="none" w:sz="0" w:space="0" w:color="auto"/>
          </w:divBdr>
        </w:div>
        <w:div w:id="1002391789">
          <w:marLeft w:val="640"/>
          <w:marRight w:val="0"/>
          <w:marTop w:val="0"/>
          <w:marBottom w:val="0"/>
          <w:divBdr>
            <w:top w:val="none" w:sz="0" w:space="0" w:color="auto"/>
            <w:left w:val="none" w:sz="0" w:space="0" w:color="auto"/>
            <w:bottom w:val="none" w:sz="0" w:space="0" w:color="auto"/>
            <w:right w:val="none" w:sz="0" w:space="0" w:color="auto"/>
          </w:divBdr>
        </w:div>
        <w:div w:id="1312363907">
          <w:marLeft w:val="640"/>
          <w:marRight w:val="0"/>
          <w:marTop w:val="0"/>
          <w:marBottom w:val="0"/>
          <w:divBdr>
            <w:top w:val="none" w:sz="0" w:space="0" w:color="auto"/>
            <w:left w:val="none" w:sz="0" w:space="0" w:color="auto"/>
            <w:bottom w:val="none" w:sz="0" w:space="0" w:color="auto"/>
            <w:right w:val="none" w:sz="0" w:space="0" w:color="auto"/>
          </w:divBdr>
        </w:div>
        <w:div w:id="1202018600">
          <w:marLeft w:val="640"/>
          <w:marRight w:val="0"/>
          <w:marTop w:val="0"/>
          <w:marBottom w:val="0"/>
          <w:divBdr>
            <w:top w:val="none" w:sz="0" w:space="0" w:color="auto"/>
            <w:left w:val="none" w:sz="0" w:space="0" w:color="auto"/>
            <w:bottom w:val="none" w:sz="0" w:space="0" w:color="auto"/>
            <w:right w:val="none" w:sz="0" w:space="0" w:color="auto"/>
          </w:divBdr>
        </w:div>
        <w:div w:id="107163733">
          <w:marLeft w:val="640"/>
          <w:marRight w:val="0"/>
          <w:marTop w:val="0"/>
          <w:marBottom w:val="0"/>
          <w:divBdr>
            <w:top w:val="none" w:sz="0" w:space="0" w:color="auto"/>
            <w:left w:val="none" w:sz="0" w:space="0" w:color="auto"/>
            <w:bottom w:val="none" w:sz="0" w:space="0" w:color="auto"/>
            <w:right w:val="none" w:sz="0" w:space="0" w:color="auto"/>
          </w:divBdr>
        </w:div>
        <w:div w:id="1121999688">
          <w:marLeft w:val="640"/>
          <w:marRight w:val="0"/>
          <w:marTop w:val="0"/>
          <w:marBottom w:val="0"/>
          <w:divBdr>
            <w:top w:val="none" w:sz="0" w:space="0" w:color="auto"/>
            <w:left w:val="none" w:sz="0" w:space="0" w:color="auto"/>
            <w:bottom w:val="none" w:sz="0" w:space="0" w:color="auto"/>
            <w:right w:val="none" w:sz="0" w:space="0" w:color="auto"/>
          </w:divBdr>
        </w:div>
        <w:div w:id="235093112">
          <w:marLeft w:val="640"/>
          <w:marRight w:val="0"/>
          <w:marTop w:val="0"/>
          <w:marBottom w:val="0"/>
          <w:divBdr>
            <w:top w:val="none" w:sz="0" w:space="0" w:color="auto"/>
            <w:left w:val="none" w:sz="0" w:space="0" w:color="auto"/>
            <w:bottom w:val="none" w:sz="0" w:space="0" w:color="auto"/>
            <w:right w:val="none" w:sz="0" w:space="0" w:color="auto"/>
          </w:divBdr>
        </w:div>
        <w:div w:id="1875842470">
          <w:marLeft w:val="640"/>
          <w:marRight w:val="0"/>
          <w:marTop w:val="0"/>
          <w:marBottom w:val="0"/>
          <w:divBdr>
            <w:top w:val="none" w:sz="0" w:space="0" w:color="auto"/>
            <w:left w:val="none" w:sz="0" w:space="0" w:color="auto"/>
            <w:bottom w:val="none" w:sz="0" w:space="0" w:color="auto"/>
            <w:right w:val="none" w:sz="0" w:space="0" w:color="auto"/>
          </w:divBdr>
        </w:div>
        <w:div w:id="450633595">
          <w:marLeft w:val="640"/>
          <w:marRight w:val="0"/>
          <w:marTop w:val="0"/>
          <w:marBottom w:val="0"/>
          <w:divBdr>
            <w:top w:val="none" w:sz="0" w:space="0" w:color="auto"/>
            <w:left w:val="none" w:sz="0" w:space="0" w:color="auto"/>
            <w:bottom w:val="none" w:sz="0" w:space="0" w:color="auto"/>
            <w:right w:val="none" w:sz="0" w:space="0" w:color="auto"/>
          </w:divBdr>
        </w:div>
        <w:div w:id="950472275">
          <w:marLeft w:val="640"/>
          <w:marRight w:val="0"/>
          <w:marTop w:val="0"/>
          <w:marBottom w:val="0"/>
          <w:divBdr>
            <w:top w:val="none" w:sz="0" w:space="0" w:color="auto"/>
            <w:left w:val="none" w:sz="0" w:space="0" w:color="auto"/>
            <w:bottom w:val="none" w:sz="0" w:space="0" w:color="auto"/>
            <w:right w:val="none" w:sz="0" w:space="0" w:color="auto"/>
          </w:divBdr>
        </w:div>
        <w:div w:id="414014597">
          <w:marLeft w:val="640"/>
          <w:marRight w:val="0"/>
          <w:marTop w:val="0"/>
          <w:marBottom w:val="0"/>
          <w:divBdr>
            <w:top w:val="none" w:sz="0" w:space="0" w:color="auto"/>
            <w:left w:val="none" w:sz="0" w:space="0" w:color="auto"/>
            <w:bottom w:val="none" w:sz="0" w:space="0" w:color="auto"/>
            <w:right w:val="none" w:sz="0" w:space="0" w:color="auto"/>
          </w:divBdr>
        </w:div>
        <w:div w:id="254704326">
          <w:marLeft w:val="640"/>
          <w:marRight w:val="0"/>
          <w:marTop w:val="0"/>
          <w:marBottom w:val="0"/>
          <w:divBdr>
            <w:top w:val="none" w:sz="0" w:space="0" w:color="auto"/>
            <w:left w:val="none" w:sz="0" w:space="0" w:color="auto"/>
            <w:bottom w:val="none" w:sz="0" w:space="0" w:color="auto"/>
            <w:right w:val="none" w:sz="0" w:space="0" w:color="auto"/>
          </w:divBdr>
        </w:div>
        <w:div w:id="499807032">
          <w:marLeft w:val="640"/>
          <w:marRight w:val="0"/>
          <w:marTop w:val="0"/>
          <w:marBottom w:val="0"/>
          <w:divBdr>
            <w:top w:val="none" w:sz="0" w:space="0" w:color="auto"/>
            <w:left w:val="none" w:sz="0" w:space="0" w:color="auto"/>
            <w:bottom w:val="none" w:sz="0" w:space="0" w:color="auto"/>
            <w:right w:val="none" w:sz="0" w:space="0" w:color="auto"/>
          </w:divBdr>
        </w:div>
        <w:div w:id="1485128134">
          <w:marLeft w:val="640"/>
          <w:marRight w:val="0"/>
          <w:marTop w:val="0"/>
          <w:marBottom w:val="0"/>
          <w:divBdr>
            <w:top w:val="none" w:sz="0" w:space="0" w:color="auto"/>
            <w:left w:val="none" w:sz="0" w:space="0" w:color="auto"/>
            <w:bottom w:val="none" w:sz="0" w:space="0" w:color="auto"/>
            <w:right w:val="none" w:sz="0" w:space="0" w:color="auto"/>
          </w:divBdr>
        </w:div>
        <w:div w:id="1820532659">
          <w:marLeft w:val="640"/>
          <w:marRight w:val="0"/>
          <w:marTop w:val="0"/>
          <w:marBottom w:val="0"/>
          <w:divBdr>
            <w:top w:val="none" w:sz="0" w:space="0" w:color="auto"/>
            <w:left w:val="none" w:sz="0" w:space="0" w:color="auto"/>
            <w:bottom w:val="none" w:sz="0" w:space="0" w:color="auto"/>
            <w:right w:val="none" w:sz="0" w:space="0" w:color="auto"/>
          </w:divBdr>
        </w:div>
        <w:div w:id="763384908">
          <w:marLeft w:val="640"/>
          <w:marRight w:val="0"/>
          <w:marTop w:val="0"/>
          <w:marBottom w:val="0"/>
          <w:divBdr>
            <w:top w:val="none" w:sz="0" w:space="0" w:color="auto"/>
            <w:left w:val="none" w:sz="0" w:space="0" w:color="auto"/>
            <w:bottom w:val="none" w:sz="0" w:space="0" w:color="auto"/>
            <w:right w:val="none" w:sz="0" w:space="0" w:color="auto"/>
          </w:divBdr>
        </w:div>
        <w:div w:id="454180040">
          <w:marLeft w:val="640"/>
          <w:marRight w:val="0"/>
          <w:marTop w:val="0"/>
          <w:marBottom w:val="0"/>
          <w:divBdr>
            <w:top w:val="none" w:sz="0" w:space="0" w:color="auto"/>
            <w:left w:val="none" w:sz="0" w:space="0" w:color="auto"/>
            <w:bottom w:val="none" w:sz="0" w:space="0" w:color="auto"/>
            <w:right w:val="none" w:sz="0" w:space="0" w:color="auto"/>
          </w:divBdr>
        </w:div>
        <w:div w:id="1875773883">
          <w:marLeft w:val="640"/>
          <w:marRight w:val="0"/>
          <w:marTop w:val="0"/>
          <w:marBottom w:val="0"/>
          <w:divBdr>
            <w:top w:val="none" w:sz="0" w:space="0" w:color="auto"/>
            <w:left w:val="none" w:sz="0" w:space="0" w:color="auto"/>
            <w:bottom w:val="none" w:sz="0" w:space="0" w:color="auto"/>
            <w:right w:val="none" w:sz="0" w:space="0" w:color="auto"/>
          </w:divBdr>
        </w:div>
        <w:div w:id="1581480616">
          <w:marLeft w:val="640"/>
          <w:marRight w:val="0"/>
          <w:marTop w:val="0"/>
          <w:marBottom w:val="0"/>
          <w:divBdr>
            <w:top w:val="none" w:sz="0" w:space="0" w:color="auto"/>
            <w:left w:val="none" w:sz="0" w:space="0" w:color="auto"/>
            <w:bottom w:val="none" w:sz="0" w:space="0" w:color="auto"/>
            <w:right w:val="none" w:sz="0" w:space="0" w:color="auto"/>
          </w:divBdr>
        </w:div>
        <w:div w:id="617179499">
          <w:marLeft w:val="640"/>
          <w:marRight w:val="0"/>
          <w:marTop w:val="0"/>
          <w:marBottom w:val="0"/>
          <w:divBdr>
            <w:top w:val="none" w:sz="0" w:space="0" w:color="auto"/>
            <w:left w:val="none" w:sz="0" w:space="0" w:color="auto"/>
            <w:bottom w:val="none" w:sz="0" w:space="0" w:color="auto"/>
            <w:right w:val="none" w:sz="0" w:space="0" w:color="auto"/>
          </w:divBdr>
        </w:div>
        <w:div w:id="1484390547">
          <w:marLeft w:val="640"/>
          <w:marRight w:val="0"/>
          <w:marTop w:val="0"/>
          <w:marBottom w:val="0"/>
          <w:divBdr>
            <w:top w:val="none" w:sz="0" w:space="0" w:color="auto"/>
            <w:left w:val="none" w:sz="0" w:space="0" w:color="auto"/>
            <w:bottom w:val="none" w:sz="0" w:space="0" w:color="auto"/>
            <w:right w:val="none" w:sz="0" w:space="0" w:color="auto"/>
          </w:divBdr>
        </w:div>
        <w:div w:id="192351419">
          <w:marLeft w:val="640"/>
          <w:marRight w:val="0"/>
          <w:marTop w:val="0"/>
          <w:marBottom w:val="0"/>
          <w:divBdr>
            <w:top w:val="none" w:sz="0" w:space="0" w:color="auto"/>
            <w:left w:val="none" w:sz="0" w:space="0" w:color="auto"/>
            <w:bottom w:val="none" w:sz="0" w:space="0" w:color="auto"/>
            <w:right w:val="none" w:sz="0" w:space="0" w:color="auto"/>
          </w:divBdr>
        </w:div>
        <w:div w:id="2029485108">
          <w:marLeft w:val="640"/>
          <w:marRight w:val="0"/>
          <w:marTop w:val="0"/>
          <w:marBottom w:val="0"/>
          <w:divBdr>
            <w:top w:val="none" w:sz="0" w:space="0" w:color="auto"/>
            <w:left w:val="none" w:sz="0" w:space="0" w:color="auto"/>
            <w:bottom w:val="none" w:sz="0" w:space="0" w:color="auto"/>
            <w:right w:val="none" w:sz="0" w:space="0" w:color="auto"/>
          </w:divBdr>
        </w:div>
        <w:div w:id="231434101">
          <w:marLeft w:val="640"/>
          <w:marRight w:val="0"/>
          <w:marTop w:val="0"/>
          <w:marBottom w:val="0"/>
          <w:divBdr>
            <w:top w:val="none" w:sz="0" w:space="0" w:color="auto"/>
            <w:left w:val="none" w:sz="0" w:space="0" w:color="auto"/>
            <w:bottom w:val="none" w:sz="0" w:space="0" w:color="auto"/>
            <w:right w:val="none" w:sz="0" w:space="0" w:color="auto"/>
          </w:divBdr>
        </w:div>
        <w:div w:id="393622907">
          <w:marLeft w:val="640"/>
          <w:marRight w:val="0"/>
          <w:marTop w:val="0"/>
          <w:marBottom w:val="0"/>
          <w:divBdr>
            <w:top w:val="none" w:sz="0" w:space="0" w:color="auto"/>
            <w:left w:val="none" w:sz="0" w:space="0" w:color="auto"/>
            <w:bottom w:val="none" w:sz="0" w:space="0" w:color="auto"/>
            <w:right w:val="none" w:sz="0" w:space="0" w:color="auto"/>
          </w:divBdr>
        </w:div>
        <w:div w:id="914902115">
          <w:marLeft w:val="640"/>
          <w:marRight w:val="0"/>
          <w:marTop w:val="0"/>
          <w:marBottom w:val="0"/>
          <w:divBdr>
            <w:top w:val="none" w:sz="0" w:space="0" w:color="auto"/>
            <w:left w:val="none" w:sz="0" w:space="0" w:color="auto"/>
            <w:bottom w:val="none" w:sz="0" w:space="0" w:color="auto"/>
            <w:right w:val="none" w:sz="0" w:space="0" w:color="auto"/>
          </w:divBdr>
        </w:div>
        <w:div w:id="114914053">
          <w:marLeft w:val="640"/>
          <w:marRight w:val="0"/>
          <w:marTop w:val="0"/>
          <w:marBottom w:val="0"/>
          <w:divBdr>
            <w:top w:val="none" w:sz="0" w:space="0" w:color="auto"/>
            <w:left w:val="none" w:sz="0" w:space="0" w:color="auto"/>
            <w:bottom w:val="none" w:sz="0" w:space="0" w:color="auto"/>
            <w:right w:val="none" w:sz="0" w:space="0" w:color="auto"/>
          </w:divBdr>
        </w:div>
        <w:div w:id="995260293">
          <w:marLeft w:val="640"/>
          <w:marRight w:val="0"/>
          <w:marTop w:val="0"/>
          <w:marBottom w:val="0"/>
          <w:divBdr>
            <w:top w:val="none" w:sz="0" w:space="0" w:color="auto"/>
            <w:left w:val="none" w:sz="0" w:space="0" w:color="auto"/>
            <w:bottom w:val="none" w:sz="0" w:space="0" w:color="auto"/>
            <w:right w:val="none" w:sz="0" w:space="0" w:color="auto"/>
          </w:divBdr>
        </w:div>
        <w:div w:id="1499423561">
          <w:marLeft w:val="640"/>
          <w:marRight w:val="0"/>
          <w:marTop w:val="0"/>
          <w:marBottom w:val="0"/>
          <w:divBdr>
            <w:top w:val="none" w:sz="0" w:space="0" w:color="auto"/>
            <w:left w:val="none" w:sz="0" w:space="0" w:color="auto"/>
            <w:bottom w:val="none" w:sz="0" w:space="0" w:color="auto"/>
            <w:right w:val="none" w:sz="0" w:space="0" w:color="auto"/>
          </w:divBdr>
        </w:div>
        <w:div w:id="107239298">
          <w:marLeft w:val="640"/>
          <w:marRight w:val="0"/>
          <w:marTop w:val="0"/>
          <w:marBottom w:val="0"/>
          <w:divBdr>
            <w:top w:val="none" w:sz="0" w:space="0" w:color="auto"/>
            <w:left w:val="none" w:sz="0" w:space="0" w:color="auto"/>
            <w:bottom w:val="none" w:sz="0" w:space="0" w:color="auto"/>
            <w:right w:val="none" w:sz="0" w:space="0" w:color="auto"/>
          </w:divBdr>
        </w:div>
        <w:div w:id="761606486">
          <w:marLeft w:val="640"/>
          <w:marRight w:val="0"/>
          <w:marTop w:val="0"/>
          <w:marBottom w:val="0"/>
          <w:divBdr>
            <w:top w:val="none" w:sz="0" w:space="0" w:color="auto"/>
            <w:left w:val="none" w:sz="0" w:space="0" w:color="auto"/>
            <w:bottom w:val="none" w:sz="0" w:space="0" w:color="auto"/>
            <w:right w:val="none" w:sz="0" w:space="0" w:color="auto"/>
          </w:divBdr>
        </w:div>
        <w:div w:id="1218590275">
          <w:marLeft w:val="640"/>
          <w:marRight w:val="0"/>
          <w:marTop w:val="0"/>
          <w:marBottom w:val="0"/>
          <w:divBdr>
            <w:top w:val="none" w:sz="0" w:space="0" w:color="auto"/>
            <w:left w:val="none" w:sz="0" w:space="0" w:color="auto"/>
            <w:bottom w:val="none" w:sz="0" w:space="0" w:color="auto"/>
            <w:right w:val="none" w:sz="0" w:space="0" w:color="auto"/>
          </w:divBdr>
        </w:div>
        <w:div w:id="902133655">
          <w:marLeft w:val="640"/>
          <w:marRight w:val="0"/>
          <w:marTop w:val="0"/>
          <w:marBottom w:val="0"/>
          <w:divBdr>
            <w:top w:val="none" w:sz="0" w:space="0" w:color="auto"/>
            <w:left w:val="none" w:sz="0" w:space="0" w:color="auto"/>
            <w:bottom w:val="none" w:sz="0" w:space="0" w:color="auto"/>
            <w:right w:val="none" w:sz="0" w:space="0" w:color="auto"/>
          </w:divBdr>
        </w:div>
        <w:div w:id="198127735">
          <w:marLeft w:val="640"/>
          <w:marRight w:val="0"/>
          <w:marTop w:val="0"/>
          <w:marBottom w:val="0"/>
          <w:divBdr>
            <w:top w:val="none" w:sz="0" w:space="0" w:color="auto"/>
            <w:left w:val="none" w:sz="0" w:space="0" w:color="auto"/>
            <w:bottom w:val="none" w:sz="0" w:space="0" w:color="auto"/>
            <w:right w:val="none" w:sz="0" w:space="0" w:color="auto"/>
          </w:divBdr>
        </w:div>
        <w:div w:id="1720200151">
          <w:marLeft w:val="640"/>
          <w:marRight w:val="0"/>
          <w:marTop w:val="0"/>
          <w:marBottom w:val="0"/>
          <w:divBdr>
            <w:top w:val="none" w:sz="0" w:space="0" w:color="auto"/>
            <w:left w:val="none" w:sz="0" w:space="0" w:color="auto"/>
            <w:bottom w:val="none" w:sz="0" w:space="0" w:color="auto"/>
            <w:right w:val="none" w:sz="0" w:space="0" w:color="auto"/>
          </w:divBdr>
        </w:div>
        <w:div w:id="2007441463">
          <w:marLeft w:val="640"/>
          <w:marRight w:val="0"/>
          <w:marTop w:val="0"/>
          <w:marBottom w:val="0"/>
          <w:divBdr>
            <w:top w:val="none" w:sz="0" w:space="0" w:color="auto"/>
            <w:left w:val="none" w:sz="0" w:space="0" w:color="auto"/>
            <w:bottom w:val="none" w:sz="0" w:space="0" w:color="auto"/>
            <w:right w:val="none" w:sz="0" w:space="0" w:color="auto"/>
          </w:divBdr>
        </w:div>
        <w:div w:id="1693147567">
          <w:marLeft w:val="640"/>
          <w:marRight w:val="0"/>
          <w:marTop w:val="0"/>
          <w:marBottom w:val="0"/>
          <w:divBdr>
            <w:top w:val="none" w:sz="0" w:space="0" w:color="auto"/>
            <w:left w:val="none" w:sz="0" w:space="0" w:color="auto"/>
            <w:bottom w:val="none" w:sz="0" w:space="0" w:color="auto"/>
            <w:right w:val="none" w:sz="0" w:space="0" w:color="auto"/>
          </w:divBdr>
        </w:div>
        <w:div w:id="357782125">
          <w:marLeft w:val="640"/>
          <w:marRight w:val="0"/>
          <w:marTop w:val="0"/>
          <w:marBottom w:val="0"/>
          <w:divBdr>
            <w:top w:val="none" w:sz="0" w:space="0" w:color="auto"/>
            <w:left w:val="none" w:sz="0" w:space="0" w:color="auto"/>
            <w:bottom w:val="none" w:sz="0" w:space="0" w:color="auto"/>
            <w:right w:val="none" w:sz="0" w:space="0" w:color="auto"/>
          </w:divBdr>
        </w:div>
        <w:div w:id="1064793618">
          <w:marLeft w:val="640"/>
          <w:marRight w:val="0"/>
          <w:marTop w:val="0"/>
          <w:marBottom w:val="0"/>
          <w:divBdr>
            <w:top w:val="none" w:sz="0" w:space="0" w:color="auto"/>
            <w:left w:val="none" w:sz="0" w:space="0" w:color="auto"/>
            <w:bottom w:val="none" w:sz="0" w:space="0" w:color="auto"/>
            <w:right w:val="none" w:sz="0" w:space="0" w:color="auto"/>
          </w:divBdr>
        </w:div>
        <w:div w:id="985746589">
          <w:marLeft w:val="640"/>
          <w:marRight w:val="0"/>
          <w:marTop w:val="0"/>
          <w:marBottom w:val="0"/>
          <w:divBdr>
            <w:top w:val="none" w:sz="0" w:space="0" w:color="auto"/>
            <w:left w:val="none" w:sz="0" w:space="0" w:color="auto"/>
            <w:bottom w:val="none" w:sz="0" w:space="0" w:color="auto"/>
            <w:right w:val="none" w:sz="0" w:space="0" w:color="auto"/>
          </w:divBdr>
        </w:div>
        <w:div w:id="1192570163">
          <w:marLeft w:val="640"/>
          <w:marRight w:val="0"/>
          <w:marTop w:val="0"/>
          <w:marBottom w:val="0"/>
          <w:divBdr>
            <w:top w:val="none" w:sz="0" w:space="0" w:color="auto"/>
            <w:left w:val="none" w:sz="0" w:space="0" w:color="auto"/>
            <w:bottom w:val="none" w:sz="0" w:space="0" w:color="auto"/>
            <w:right w:val="none" w:sz="0" w:space="0" w:color="auto"/>
          </w:divBdr>
        </w:div>
        <w:div w:id="98718047">
          <w:marLeft w:val="640"/>
          <w:marRight w:val="0"/>
          <w:marTop w:val="0"/>
          <w:marBottom w:val="0"/>
          <w:divBdr>
            <w:top w:val="none" w:sz="0" w:space="0" w:color="auto"/>
            <w:left w:val="none" w:sz="0" w:space="0" w:color="auto"/>
            <w:bottom w:val="none" w:sz="0" w:space="0" w:color="auto"/>
            <w:right w:val="none" w:sz="0" w:space="0" w:color="auto"/>
          </w:divBdr>
        </w:div>
        <w:div w:id="1167404378">
          <w:marLeft w:val="640"/>
          <w:marRight w:val="0"/>
          <w:marTop w:val="0"/>
          <w:marBottom w:val="0"/>
          <w:divBdr>
            <w:top w:val="none" w:sz="0" w:space="0" w:color="auto"/>
            <w:left w:val="none" w:sz="0" w:space="0" w:color="auto"/>
            <w:bottom w:val="none" w:sz="0" w:space="0" w:color="auto"/>
            <w:right w:val="none" w:sz="0" w:space="0" w:color="auto"/>
          </w:divBdr>
        </w:div>
        <w:div w:id="1872720358">
          <w:marLeft w:val="640"/>
          <w:marRight w:val="0"/>
          <w:marTop w:val="0"/>
          <w:marBottom w:val="0"/>
          <w:divBdr>
            <w:top w:val="none" w:sz="0" w:space="0" w:color="auto"/>
            <w:left w:val="none" w:sz="0" w:space="0" w:color="auto"/>
            <w:bottom w:val="none" w:sz="0" w:space="0" w:color="auto"/>
            <w:right w:val="none" w:sz="0" w:space="0" w:color="auto"/>
          </w:divBdr>
        </w:div>
        <w:div w:id="633876031">
          <w:marLeft w:val="640"/>
          <w:marRight w:val="0"/>
          <w:marTop w:val="0"/>
          <w:marBottom w:val="0"/>
          <w:divBdr>
            <w:top w:val="none" w:sz="0" w:space="0" w:color="auto"/>
            <w:left w:val="none" w:sz="0" w:space="0" w:color="auto"/>
            <w:bottom w:val="none" w:sz="0" w:space="0" w:color="auto"/>
            <w:right w:val="none" w:sz="0" w:space="0" w:color="auto"/>
          </w:divBdr>
        </w:div>
        <w:div w:id="1232153970">
          <w:marLeft w:val="640"/>
          <w:marRight w:val="0"/>
          <w:marTop w:val="0"/>
          <w:marBottom w:val="0"/>
          <w:divBdr>
            <w:top w:val="none" w:sz="0" w:space="0" w:color="auto"/>
            <w:left w:val="none" w:sz="0" w:space="0" w:color="auto"/>
            <w:bottom w:val="none" w:sz="0" w:space="0" w:color="auto"/>
            <w:right w:val="none" w:sz="0" w:space="0" w:color="auto"/>
          </w:divBdr>
        </w:div>
        <w:div w:id="149564238">
          <w:marLeft w:val="640"/>
          <w:marRight w:val="0"/>
          <w:marTop w:val="0"/>
          <w:marBottom w:val="0"/>
          <w:divBdr>
            <w:top w:val="none" w:sz="0" w:space="0" w:color="auto"/>
            <w:left w:val="none" w:sz="0" w:space="0" w:color="auto"/>
            <w:bottom w:val="none" w:sz="0" w:space="0" w:color="auto"/>
            <w:right w:val="none" w:sz="0" w:space="0" w:color="auto"/>
          </w:divBdr>
        </w:div>
        <w:div w:id="1821728659">
          <w:marLeft w:val="640"/>
          <w:marRight w:val="0"/>
          <w:marTop w:val="0"/>
          <w:marBottom w:val="0"/>
          <w:divBdr>
            <w:top w:val="none" w:sz="0" w:space="0" w:color="auto"/>
            <w:left w:val="none" w:sz="0" w:space="0" w:color="auto"/>
            <w:bottom w:val="none" w:sz="0" w:space="0" w:color="auto"/>
            <w:right w:val="none" w:sz="0" w:space="0" w:color="auto"/>
          </w:divBdr>
        </w:div>
        <w:div w:id="706370206">
          <w:marLeft w:val="640"/>
          <w:marRight w:val="0"/>
          <w:marTop w:val="0"/>
          <w:marBottom w:val="0"/>
          <w:divBdr>
            <w:top w:val="none" w:sz="0" w:space="0" w:color="auto"/>
            <w:left w:val="none" w:sz="0" w:space="0" w:color="auto"/>
            <w:bottom w:val="none" w:sz="0" w:space="0" w:color="auto"/>
            <w:right w:val="none" w:sz="0" w:space="0" w:color="auto"/>
          </w:divBdr>
        </w:div>
        <w:div w:id="2114280590">
          <w:marLeft w:val="640"/>
          <w:marRight w:val="0"/>
          <w:marTop w:val="0"/>
          <w:marBottom w:val="0"/>
          <w:divBdr>
            <w:top w:val="none" w:sz="0" w:space="0" w:color="auto"/>
            <w:left w:val="none" w:sz="0" w:space="0" w:color="auto"/>
            <w:bottom w:val="none" w:sz="0" w:space="0" w:color="auto"/>
            <w:right w:val="none" w:sz="0" w:space="0" w:color="auto"/>
          </w:divBdr>
        </w:div>
        <w:div w:id="1716809245">
          <w:marLeft w:val="640"/>
          <w:marRight w:val="0"/>
          <w:marTop w:val="0"/>
          <w:marBottom w:val="0"/>
          <w:divBdr>
            <w:top w:val="none" w:sz="0" w:space="0" w:color="auto"/>
            <w:left w:val="none" w:sz="0" w:space="0" w:color="auto"/>
            <w:bottom w:val="none" w:sz="0" w:space="0" w:color="auto"/>
            <w:right w:val="none" w:sz="0" w:space="0" w:color="auto"/>
          </w:divBdr>
        </w:div>
        <w:div w:id="2001156501">
          <w:marLeft w:val="640"/>
          <w:marRight w:val="0"/>
          <w:marTop w:val="0"/>
          <w:marBottom w:val="0"/>
          <w:divBdr>
            <w:top w:val="none" w:sz="0" w:space="0" w:color="auto"/>
            <w:left w:val="none" w:sz="0" w:space="0" w:color="auto"/>
            <w:bottom w:val="none" w:sz="0" w:space="0" w:color="auto"/>
            <w:right w:val="none" w:sz="0" w:space="0" w:color="auto"/>
          </w:divBdr>
        </w:div>
        <w:div w:id="530998469">
          <w:marLeft w:val="640"/>
          <w:marRight w:val="0"/>
          <w:marTop w:val="0"/>
          <w:marBottom w:val="0"/>
          <w:divBdr>
            <w:top w:val="none" w:sz="0" w:space="0" w:color="auto"/>
            <w:left w:val="none" w:sz="0" w:space="0" w:color="auto"/>
            <w:bottom w:val="none" w:sz="0" w:space="0" w:color="auto"/>
            <w:right w:val="none" w:sz="0" w:space="0" w:color="auto"/>
          </w:divBdr>
        </w:div>
        <w:div w:id="1820800294">
          <w:marLeft w:val="640"/>
          <w:marRight w:val="0"/>
          <w:marTop w:val="0"/>
          <w:marBottom w:val="0"/>
          <w:divBdr>
            <w:top w:val="none" w:sz="0" w:space="0" w:color="auto"/>
            <w:left w:val="none" w:sz="0" w:space="0" w:color="auto"/>
            <w:bottom w:val="none" w:sz="0" w:space="0" w:color="auto"/>
            <w:right w:val="none" w:sz="0" w:space="0" w:color="auto"/>
          </w:divBdr>
        </w:div>
        <w:div w:id="278801630">
          <w:marLeft w:val="640"/>
          <w:marRight w:val="0"/>
          <w:marTop w:val="0"/>
          <w:marBottom w:val="0"/>
          <w:divBdr>
            <w:top w:val="none" w:sz="0" w:space="0" w:color="auto"/>
            <w:left w:val="none" w:sz="0" w:space="0" w:color="auto"/>
            <w:bottom w:val="none" w:sz="0" w:space="0" w:color="auto"/>
            <w:right w:val="none" w:sz="0" w:space="0" w:color="auto"/>
          </w:divBdr>
        </w:div>
        <w:div w:id="1162283058">
          <w:marLeft w:val="640"/>
          <w:marRight w:val="0"/>
          <w:marTop w:val="0"/>
          <w:marBottom w:val="0"/>
          <w:divBdr>
            <w:top w:val="none" w:sz="0" w:space="0" w:color="auto"/>
            <w:left w:val="none" w:sz="0" w:space="0" w:color="auto"/>
            <w:bottom w:val="none" w:sz="0" w:space="0" w:color="auto"/>
            <w:right w:val="none" w:sz="0" w:space="0" w:color="auto"/>
          </w:divBdr>
        </w:div>
        <w:div w:id="46537776">
          <w:marLeft w:val="640"/>
          <w:marRight w:val="0"/>
          <w:marTop w:val="0"/>
          <w:marBottom w:val="0"/>
          <w:divBdr>
            <w:top w:val="none" w:sz="0" w:space="0" w:color="auto"/>
            <w:left w:val="none" w:sz="0" w:space="0" w:color="auto"/>
            <w:bottom w:val="none" w:sz="0" w:space="0" w:color="auto"/>
            <w:right w:val="none" w:sz="0" w:space="0" w:color="auto"/>
          </w:divBdr>
        </w:div>
        <w:div w:id="13388826">
          <w:marLeft w:val="640"/>
          <w:marRight w:val="0"/>
          <w:marTop w:val="0"/>
          <w:marBottom w:val="0"/>
          <w:divBdr>
            <w:top w:val="none" w:sz="0" w:space="0" w:color="auto"/>
            <w:left w:val="none" w:sz="0" w:space="0" w:color="auto"/>
            <w:bottom w:val="none" w:sz="0" w:space="0" w:color="auto"/>
            <w:right w:val="none" w:sz="0" w:space="0" w:color="auto"/>
          </w:divBdr>
        </w:div>
        <w:div w:id="715277618">
          <w:marLeft w:val="640"/>
          <w:marRight w:val="0"/>
          <w:marTop w:val="0"/>
          <w:marBottom w:val="0"/>
          <w:divBdr>
            <w:top w:val="none" w:sz="0" w:space="0" w:color="auto"/>
            <w:left w:val="none" w:sz="0" w:space="0" w:color="auto"/>
            <w:bottom w:val="none" w:sz="0" w:space="0" w:color="auto"/>
            <w:right w:val="none" w:sz="0" w:space="0" w:color="auto"/>
          </w:divBdr>
        </w:div>
        <w:div w:id="648830737">
          <w:marLeft w:val="640"/>
          <w:marRight w:val="0"/>
          <w:marTop w:val="0"/>
          <w:marBottom w:val="0"/>
          <w:divBdr>
            <w:top w:val="none" w:sz="0" w:space="0" w:color="auto"/>
            <w:left w:val="none" w:sz="0" w:space="0" w:color="auto"/>
            <w:bottom w:val="none" w:sz="0" w:space="0" w:color="auto"/>
            <w:right w:val="none" w:sz="0" w:space="0" w:color="auto"/>
          </w:divBdr>
        </w:div>
        <w:div w:id="838471164">
          <w:marLeft w:val="640"/>
          <w:marRight w:val="0"/>
          <w:marTop w:val="0"/>
          <w:marBottom w:val="0"/>
          <w:divBdr>
            <w:top w:val="none" w:sz="0" w:space="0" w:color="auto"/>
            <w:left w:val="none" w:sz="0" w:space="0" w:color="auto"/>
            <w:bottom w:val="none" w:sz="0" w:space="0" w:color="auto"/>
            <w:right w:val="none" w:sz="0" w:space="0" w:color="auto"/>
          </w:divBdr>
        </w:div>
        <w:div w:id="1976061795">
          <w:marLeft w:val="640"/>
          <w:marRight w:val="0"/>
          <w:marTop w:val="0"/>
          <w:marBottom w:val="0"/>
          <w:divBdr>
            <w:top w:val="none" w:sz="0" w:space="0" w:color="auto"/>
            <w:left w:val="none" w:sz="0" w:space="0" w:color="auto"/>
            <w:bottom w:val="none" w:sz="0" w:space="0" w:color="auto"/>
            <w:right w:val="none" w:sz="0" w:space="0" w:color="auto"/>
          </w:divBdr>
        </w:div>
      </w:divsChild>
    </w:div>
    <w:div w:id="416093221">
      <w:bodyDiv w:val="1"/>
      <w:marLeft w:val="0"/>
      <w:marRight w:val="0"/>
      <w:marTop w:val="0"/>
      <w:marBottom w:val="0"/>
      <w:divBdr>
        <w:top w:val="none" w:sz="0" w:space="0" w:color="auto"/>
        <w:left w:val="none" w:sz="0" w:space="0" w:color="auto"/>
        <w:bottom w:val="none" w:sz="0" w:space="0" w:color="auto"/>
        <w:right w:val="none" w:sz="0" w:space="0" w:color="auto"/>
      </w:divBdr>
    </w:div>
    <w:div w:id="430274417">
      <w:bodyDiv w:val="1"/>
      <w:marLeft w:val="0"/>
      <w:marRight w:val="0"/>
      <w:marTop w:val="0"/>
      <w:marBottom w:val="0"/>
      <w:divBdr>
        <w:top w:val="none" w:sz="0" w:space="0" w:color="auto"/>
        <w:left w:val="none" w:sz="0" w:space="0" w:color="auto"/>
        <w:bottom w:val="none" w:sz="0" w:space="0" w:color="auto"/>
        <w:right w:val="none" w:sz="0" w:space="0" w:color="auto"/>
      </w:divBdr>
    </w:div>
    <w:div w:id="451100606">
      <w:bodyDiv w:val="1"/>
      <w:marLeft w:val="0"/>
      <w:marRight w:val="0"/>
      <w:marTop w:val="0"/>
      <w:marBottom w:val="0"/>
      <w:divBdr>
        <w:top w:val="none" w:sz="0" w:space="0" w:color="auto"/>
        <w:left w:val="none" w:sz="0" w:space="0" w:color="auto"/>
        <w:bottom w:val="none" w:sz="0" w:space="0" w:color="auto"/>
        <w:right w:val="none" w:sz="0" w:space="0" w:color="auto"/>
      </w:divBdr>
      <w:divsChild>
        <w:div w:id="1238051606">
          <w:marLeft w:val="640"/>
          <w:marRight w:val="0"/>
          <w:marTop w:val="0"/>
          <w:marBottom w:val="0"/>
          <w:divBdr>
            <w:top w:val="none" w:sz="0" w:space="0" w:color="auto"/>
            <w:left w:val="none" w:sz="0" w:space="0" w:color="auto"/>
            <w:bottom w:val="none" w:sz="0" w:space="0" w:color="auto"/>
            <w:right w:val="none" w:sz="0" w:space="0" w:color="auto"/>
          </w:divBdr>
        </w:div>
        <w:div w:id="258098713">
          <w:marLeft w:val="640"/>
          <w:marRight w:val="0"/>
          <w:marTop w:val="0"/>
          <w:marBottom w:val="0"/>
          <w:divBdr>
            <w:top w:val="none" w:sz="0" w:space="0" w:color="auto"/>
            <w:left w:val="none" w:sz="0" w:space="0" w:color="auto"/>
            <w:bottom w:val="none" w:sz="0" w:space="0" w:color="auto"/>
            <w:right w:val="none" w:sz="0" w:space="0" w:color="auto"/>
          </w:divBdr>
        </w:div>
        <w:div w:id="1373001263">
          <w:marLeft w:val="640"/>
          <w:marRight w:val="0"/>
          <w:marTop w:val="0"/>
          <w:marBottom w:val="0"/>
          <w:divBdr>
            <w:top w:val="none" w:sz="0" w:space="0" w:color="auto"/>
            <w:left w:val="none" w:sz="0" w:space="0" w:color="auto"/>
            <w:bottom w:val="none" w:sz="0" w:space="0" w:color="auto"/>
            <w:right w:val="none" w:sz="0" w:space="0" w:color="auto"/>
          </w:divBdr>
        </w:div>
        <w:div w:id="1775321278">
          <w:marLeft w:val="640"/>
          <w:marRight w:val="0"/>
          <w:marTop w:val="0"/>
          <w:marBottom w:val="0"/>
          <w:divBdr>
            <w:top w:val="none" w:sz="0" w:space="0" w:color="auto"/>
            <w:left w:val="none" w:sz="0" w:space="0" w:color="auto"/>
            <w:bottom w:val="none" w:sz="0" w:space="0" w:color="auto"/>
            <w:right w:val="none" w:sz="0" w:space="0" w:color="auto"/>
          </w:divBdr>
        </w:div>
        <w:div w:id="1480419697">
          <w:marLeft w:val="640"/>
          <w:marRight w:val="0"/>
          <w:marTop w:val="0"/>
          <w:marBottom w:val="0"/>
          <w:divBdr>
            <w:top w:val="none" w:sz="0" w:space="0" w:color="auto"/>
            <w:left w:val="none" w:sz="0" w:space="0" w:color="auto"/>
            <w:bottom w:val="none" w:sz="0" w:space="0" w:color="auto"/>
            <w:right w:val="none" w:sz="0" w:space="0" w:color="auto"/>
          </w:divBdr>
        </w:div>
        <w:div w:id="1155030989">
          <w:marLeft w:val="640"/>
          <w:marRight w:val="0"/>
          <w:marTop w:val="0"/>
          <w:marBottom w:val="0"/>
          <w:divBdr>
            <w:top w:val="none" w:sz="0" w:space="0" w:color="auto"/>
            <w:left w:val="none" w:sz="0" w:space="0" w:color="auto"/>
            <w:bottom w:val="none" w:sz="0" w:space="0" w:color="auto"/>
            <w:right w:val="none" w:sz="0" w:space="0" w:color="auto"/>
          </w:divBdr>
        </w:div>
        <w:div w:id="1667629646">
          <w:marLeft w:val="640"/>
          <w:marRight w:val="0"/>
          <w:marTop w:val="0"/>
          <w:marBottom w:val="0"/>
          <w:divBdr>
            <w:top w:val="none" w:sz="0" w:space="0" w:color="auto"/>
            <w:left w:val="none" w:sz="0" w:space="0" w:color="auto"/>
            <w:bottom w:val="none" w:sz="0" w:space="0" w:color="auto"/>
            <w:right w:val="none" w:sz="0" w:space="0" w:color="auto"/>
          </w:divBdr>
        </w:div>
        <w:div w:id="1976332138">
          <w:marLeft w:val="640"/>
          <w:marRight w:val="0"/>
          <w:marTop w:val="0"/>
          <w:marBottom w:val="0"/>
          <w:divBdr>
            <w:top w:val="none" w:sz="0" w:space="0" w:color="auto"/>
            <w:left w:val="none" w:sz="0" w:space="0" w:color="auto"/>
            <w:bottom w:val="none" w:sz="0" w:space="0" w:color="auto"/>
            <w:right w:val="none" w:sz="0" w:space="0" w:color="auto"/>
          </w:divBdr>
        </w:div>
        <w:div w:id="1672834757">
          <w:marLeft w:val="640"/>
          <w:marRight w:val="0"/>
          <w:marTop w:val="0"/>
          <w:marBottom w:val="0"/>
          <w:divBdr>
            <w:top w:val="none" w:sz="0" w:space="0" w:color="auto"/>
            <w:left w:val="none" w:sz="0" w:space="0" w:color="auto"/>
            <w:bottom w:val="none" w:sz="0" w:space="0" w:color="auto"/>
            <w:right w:val="none" w:sz="0" w:space="0" w:color="auto"/>
          </w:divBdr>
        </w:div>
        <w:div w:id="888612062">
          <w:marLeft w:val="640"/>
          <w:marRight w:val="0"/>
          <w:marTop w:val="0"/>
          <w:marBottom w:val="0"/>
          <w:divBdr>
            <w:top w:val="none" w:sz="0" w:space="0" w:color="auto"/>
            <w:left w:val="none" w:sz="0" w:space="0" w:color="auto"/>
            <w:bottom w:val="none" w:sz="0" w:space="0" w:color="auto"/>
            <w:right w:val="none" w:sz="0" w:space="0" w:color="auto"/>
          </w:divBdr>
        </w:div>
        <w:div w:id="1745908507">
          <w:marLeft w:val="640"/>
          <w:marRight w:val="0"/>
          <w:marTop w:val="0"/>
          <w:marBottom w:val="0"/>
          <w:divBdr>
            <w:top w:val="none" w:sz="0" w:space="0" w:color="auto"/>
            <w:left w:val="none" w:sz="0" w:space="0" w:color="auto"/>
            <w:bottom w:val="none" w:sz="0" w:space="0" w:color="auto"/>
            <w:right w:val="none" w:sz="0" w:space="0" w:color="auto"/>
          </w:divBdr>
        </w:div>
        <w:div w:id="1892883504">
          <w:marLeft w:val="640"/>
          <w:marRight w:val="0"/>
          <w:marTop w:val="0"/>
          <w:marBottom w:val="0"/>
          <w:divBdr>
            <w:top w:val="none" w:sz="0" w:space="0" w:color="auto"/>
            <w:left w:val="none" w:sz="0" w:space="0" w:color="auto"/>
            <w:bottom w:val="none" w:sz="0" w:space="0" w:color="auto"/>
            <w:right w:val="none" w:sz="0" w:space="0" w:color="auto"/>
          </w:divBdr>
        </w:div>
        <w:div w:id="1819414186">
          <w:marLeft w:val="640"/>
          <w:marRight w:val="0"/>
          <w:marTop w:val="0"/>
          <w:marBottom w:val="0"/>
          <w:divBdr>
            <w:top w:val="none" w:sz="0" w:space="0" w:color="auto"/>
            <w:left w:val="none" w:sz="0" w:space="0" w:color="auto"/>
            <w:bottom w:val="none" w:sz="0" w:space="0" w:color="auto"/>
            <w:right w:val="none" w:sz="0" w:space="0" w:color="auto"/>
          </w:divBdr>
        </w:div>
        <w:div w:id="279186218">
          <w:marLeft w:val="640"/>
          <w:marRight w:val="0"/>
          <w:marTop w:val="0"/>
          <w:marBottom w:val="0"/>
          <w:divBdr>
            <w:top w:val="none" w:sz="0" w:space="0" w:color="auto"/>
            <w:left w:val="none" w:sz="0" w:space="0" w:color="auto"/>
            <w:bottom w:val="none" w:sz="0" w:space="0" w:color="auto"/>
            <w:right w:val="none" w:sz="0" w:space="0" w:color="auto"/>
          </w:divBdr>
        </w:div>
        <w:div w:id="1694184418">
          <w:marLeft w:val="640"/>
          <w:marRight w:val="0"/>
          <w:marTop w:val="0"/>
          <w:marBottom w:val="0"/>
          <w:divBdr>
            <w:top w:val="none" w:sz="0" w:space="0" w:color="auto"/>
            <w:left w:val="none" w:sz="0" w:space="0" w:color="auto"/>
            <w:bottom w:val="none" w:sz="0" w:space="0" w:color="auto"/>
            <w:right w:val="none" w:sz="0" w:space="0" w:color="auto"/>
          </w:divBdr>
        </w:div>
        <w:div w:id="42873053">
          <w:marLeft w:val="640"/>
          <w:marRight w:val="0"/>
          <w:marTop w:val="0"/>
          <w:marBottom w:val="0"/>
          <w:divBdr>
            <w:top w:val="none" w:sz="0" w:space="0" w:color="auto"/>
            <w:left w:val="none" w:sz="0" w:space="0" w:color="auto"/>
            <w:bottom w:val="none" w:sz="0" w:space="0" w:color="auto"/>
            <w:right w:val="none" w:sz="0" w:space="0" w:color="auto"/>
          </w:divBdr>
        </w:div>
        <w:div w:id="832332316">
          <w:marLeft w:val="640"/>
          <w:marRight w:val="0"/>
          <w:marTop w:val="0"/>
          <w:marBottom w:val="0"/>
          <w:divBdr>
            <w:top w:val="none" w:sz="0" w:space="0" w:color="auto"/>
            <w:left w:val="none" w:sz="0" w:space="0" w:color="auto"/>
            <w:bottom w:val="none" w:sz="0" w:space="0" w:color="auto"/>
            <w:right w:val="none" w:sz="0" w:space="0" w:color="auto"/>
          </w:divBdr>
        </w:div>
        <w:div w:id="4209570">
          <w:marLeft w:val="640"/>
          <w:marRight w:val="0"/>
          <w:marTop w:val="0"/>
          <w:marBottom w:val="0"/>
          <w:divBdr>
            <w:top w:val="none" w:sz="0" w:space="0" w:color="auto"/>
            <w:left w:val="none" w:sz="0" w:space="0" w:color="auto"/>
            <w:bottom w:val="none" w:sz="0" w:space="0" w:color="auto"/>
            <w:right w:val="none" w:sz="0" w:space="0" w:color="auto"/>
          </w:divBdr>
        </w:div>
        <w:div w:id="1592814387">
          <w:marLeft w:val="640"/>
          <w:marRight w:val="0"/>
          <w:marTop w:val="0"/>
          <w:marBottom w:val="0"/>
          <w:divBdr>
            <w:top w:val="none" w:sz="0" w:space="0" w:color="auto"/>
            <w:left w:val="none" w:sz="0" w:space="0" w:color="auto"/>
            <w:bottom w:val="none" w:sz="0" w:space="0" w:color="auto"/>
            <w:right w:val="none" w:sz="0" w:space="0" w:color="auto"/>
          </w:divBdr>
        </w:div>
        <w:div w:id="673990738">
          <w:marLeft w:val="640"/>
          <w:marRight w:val="0"/>
          <w:marTop w:val="0"/>
          <w:marBottom w:val="0"/>
          <w:divBdr>
            <w:top w:val="none" w:sz="0" w:space="0" w:color="auto"/>
            <w:left w:val="none" w:sz="0" w:space="0" w:color="auto"/>
            <w:bottom w:val="none" w:sz="0" w:space="0" w:color="auto"/>
            <w:right w:val="none" w:sz="0" w:space="0" w:color="auto"/>
          </w:divBdr>
        </w:div>
        <w:div w:id="277371231">
          <w:marLeft w:val="640"/>
          <w:marRight w:val="0"/>
          <w:marTop w:val="0"/>
          <w:marBottom w:val="0"/>
          <w:divBdr>
            <w:top w:val="none" w:sz="0" w:space="0" w:color="auto"/>
            <w:left w:val="none" w:sz="0" w:space="0" w:color="auto"/>
            <w:bottom w:val="none" w:sz="0" w:space="0" w:color="auto"/>
            <w:right w:val="none" w:sz="0" w:space="0" w:color="auto"/>
          </w:divBdr>
        </w:div>
        <w:div w:id="1128088658">
          <w:marLeft w:val="640"/>
          <w:marRight w:val="0"/>
          <w:marTop w:val="0"/>
          <w:marBottom w:val="0"/>
          <w:divBdr>
            <w:top w:val="none" w:sz="0" w:space="0" w:color="auto"/>
            <w:left w:val="none" w:sz="0" w:space="0" w:color="auto"/>
            <w:bottom w:val="none" w:sz="0" w:space="0" w:color="auto"/>
            <w:right w:val="none" w:sz="0" w:space="0" w:color="auto"/>
          </w:divBdr>
        </w:div>
        <w:div w:id="745299111">
          <w:marLeft w:val="640"/>
          <w:marRight w:val="0"/>
          <w:marTop w:val="0"/>
          <w:marBottom w:val="0"/>
          <w:divBdr>
            <w:top w:val="none" w:sz="0" w:space="0" w:color="auto"/>
            <w:left w:val="none" w:sz="0" w:space="0" w:color="auto"/>
            <w:bottom w:val="none" w:sz="0" w:space="0" w:color="auto"/>
            <w:right w:val="none" w:sz="0" w:space="0" w:color="auto"/>
          </w:divBdr>
        </w:div>
        <w:div w:id="434205188">
          <w:marLeft w:val="640"/>
          <w:marRight w:val="0"/>
          <w:marTop w:val="0"/>
          <w:marBottom w:val="0"/>
          <w:divBdr>
            <w:top w:val="none" w:sz="0" w:space="0" w:color="auto"/>
            <w:left w:val="none" w:sz="0" w:space="0" w:color="auto"/>
            <w:bottom w:val="none" w:sz="0" w:space="0" w:color="auto"/>
            <w:right w:val="none" w:sz="0" w:space="0" w:color="auto"/>
          </w:divBdr>
        </w:div>
        <w:div w:id="514540954">
          <w:marLeft w:val="640"/>
          <w:marRight w:val="0"/>
          <w:marTop w:val="0"/>
          <w:marBottom w:val="0"/>
          <w:divBdr>
            <w:top w:val="none" w:sz="0" w:space="0" w:color="auto"/>
            <w:left w:val="none" w:sz="0" w:space="0" w:color="auto"/>
            <w:bottom w:val="none" w:sz="0" w:space="0" w:color="auto"/>
            <w:right w:val="none" w:sz="0" w:space="0" w:color="auto"/>
          </w:divBdr>
        </w:div>
        <w:div w:id="1142892028">
          <w:marLeft w:val="640"/>
          <w:marRight w:val="0"/>
          <w:marTop w:val="0"/>
          <w:marBottom w:val="0"/>
          <w:divBdr>
            <w:top w:val="none" w:sz="0" w:space="0" w:color="auto"/>
            <w:left w:val="none" w:sz="0" w:space="0" w:color="auto"/>
            <w:bottom w:val="none" w:sz="0" w:space="0" w:color="auto"/>
            <w:right w:val="none" w:sz="0" w:space="0" w:color="auto"/>
          </w:divBdr>
        </w:div>
        <w:div w:id="1240140714">
          <w:marLeft w:val="640"/>
          <w:marRight w:val="0"/>
          <w:marTop w:val="0"/>
          <w:marBottom w:val="0"/>
          <w:divBdr>
            <w:top w:val="none" w:sz="0" w:space="0" w:color="auto"/>
            <w:left w:val="none" w:sz="0" w:space="0" w:color="auto"/>
            <w:bottom w:val="none" w:sz="0" w:space="0" w:color="auto"/>
            <w:right w:val="none" w:sz="0" w:space="0" w:color="auto"/>
          </w:divBdr>
        </w:div>
        <w:div w:id="161552363">
          <w:marLeft w:val="640"/>
          <w:marRight w:val="0"/>
          <w:marTop w:val="0"/>
          <w:marBottom w:val="0"/>
          <w:divBdr>
            <w:top w:val="none" w:sz="0" w:space="0" w:color="auto"/>
            <w:left w:val="none" w:sz="0" w:space="0" w:color="auto"/>
            <w:bottom w:val="none" w:sz="0" w:space="0" w:color="auto"/>
            <w:right w:val="none" w:sz="0" w:space="0" w:color="auto"/>
          </w:divBdr>
        </w:div>
        <w:div w:id="845559462">
          <w:marLeft w:val="640"/>
          <w:marRight w:val="0"/>
          <w:marTop w:val="0"/>
          <w:marBottom w:val="0"/>
          <w:divBdr>
            <w:top w:val="none" w:sz="0" w:space="0" w:color="auto"/>
            <w:left w:val="none" w:sz="0" w:space="0" w:color="auto"/>
            <w:bottom w:val="none" w:sz="0" w:space="0" w:color="auto"/>
            <w:right w:val="none" w:sz="0" w:space="0" w:color="auto"/>
          </w:divBdr>
        </w:div>
        <w:div w:id="583533590">
          <w:marLeft w:val="640"/>
          <w:marRight w:val="0"/>
          <w:marTop w:val="0"/>
          <w:marBottom w:val="0"/>
          <w:divBdr>
            <w:top w:val="none" w:sz="0" w:space="0" w:color="auto"/>
            <w:left w:val="none" w:sz="0" w:space="0" w:color="auto"/>
            <w:bottom w:val="none" w:sz="0" w:space="0" w:color="auto"/>
            <w:right w:val="none" w:sz="0" w:space="0" w:color="auto"/>
          </w:divBdr>
        </w:div>
        <w:div w:id="1465848137">
          <w:marLeft w:val="640"/>
          <w:marRight w:val="0"/>
          <w:marTop w:val="0"/>
          <w:marBottom w:val="0"/>
          <w:divBdr>
            <w:top w:val="none" w:sz="0" w:space="0" w:color="auto"/>
            <w:left w:val="none" w:sz="0" w:space="0" w:color="auto"/>
            <w:bottom w:val="none" w:sz="0" w:space="0" w:color="auto"/>
            <w:right w:val="none" w:sz="0" w:space="0" w:color="auto"/>
          </w:divBdr>
        </w:div>
        <w:div w:id="653871827">
          <w:marLeft w:val="640"/>
          <w:marRight w:val="0"/>
          <w:marTop w:val="0"/>
          <w:marBottom w:val="0"/>
          <w:divBdr>
            <w:top w:val="none" w:sz="0" w:space="0" w:color="auto"/>
            <w:left w:val="none" w:sz="0" w:space="0" w:color="auto"/>
            <w:bottom w:val="none" w:sz="0" w:space="0" w:color="auto"/>
            <w:right w:val="none" w:sz="0" w:space="0" w:color="auto"/>
          </w:divBdr>
        </w:div>
        <w:div w:id="508299143">
          <w:marLeft w:val="640"/>
          <w:marRight w:val="0"/>
          <w:marTop w:val="0"/>
          <w:marBottom w:val="0"/>
          <w:divBdr>
            <w:top w:val="none" w:sz="0" w:space="0" w:color="auto"/>
            <w:left w:val="none" w:sz="0" w:space="0" w:color="auto"/>
            <w:bottom w:val="none" w:sz="0" w:space="0" w:color="auto"/>
            <w:right w:val="none" w:sz="0" w:space="0" w:color="auto"/>
          </w:divBdr>
        </w:div>
        <w:div w:id="1215967539">
          <w:marLeft w:val="640"/>
          <w:marRight w:val="0"/>
          <w:marTop w:val="0"/>
          <w:marBottom w:val="0"/>
          <w:divBdr>
            <w:top w:val="none" w:sz="0" w:space="0" w:color="auto"/>
            <w:left w:val="none" w:sz="0" w:space="0" w:color="auto"/>
            <w:bottom w:val="none" w:sz="0" w:space="0" w:color="auto"/>
            <w:right w:val="none" w:sz="0" w:space="0" w:color="auto"/>
          </w:divBdr>
        </w:div>
        <w:div w:id="377320999">
          <w:marLeft w:val="640"/>
          <w:marRight w:val="0"/>
          <w:marTop w:val="0"/>
          <w:marBottom w:val="0"/>
          <w:divBdr>
            <w:top w:val="none" w:sz="0" w:space="0" w:color="auto"/>
            <w:left w:val="none" w:sz="0" w:space="0" w:color="auto"/>
            <w:bottom w:val="none" w:sz="0" w:space="0" w:color="auto"/>
            <w:right w:val="none" w:sz="0" w:space="0" w:color="auto"/>
          </w:divBdr>
        </w:div>
        <w:div w:id="1441097682">
          <w:marLeft w:val="640"/>
          <w:marRight w:val="0"/>
          <w:marTop w:val="0"/>
          <w:marBottom w:val="0"/>
          <w:divBdr>
            <w:top w:val="none" w:sz="0" w:space="0" w:color="auto"/>
            <w:left w:val="none" w:sz="0" w:space="0" w:color="auto"/>
            <w:bottom w:val="none" w:sz="0" w:space="0" w:color="auto"/>
            <w:right w:val="none" w:sz="0" w:space="0" w:color="auto"/>
          </w:divBdr>
        </w:div>
        <w:div w:id="2136482701">
          <w:marLeft w:val="640"/>
          <w:marRight w:val="0"/>
          <w:marTop w:val="0"/>
          <w:marBottom w:val="0"/>
          <w:divBdr>
            <w:top w:val="none" w:sz="0" w:space="0" w:color="auto"/>
            <w:left w:val="none" w:sz="0" w:space="0" w:color="auto"/>
            <w:bottom w:val="none" w:sz="0" w:space="0" w:color="auto"/>
            <w:right w:val="none" w:sz="0" w:space="0" w:color="auto"/>
          </w:divBdr>
        </w:div>
        <w:div w:id="1772163268">
          <w:marLeft w:val="640"/>
          <w:marRight w:val="0"/>
          <w:marTop w:val="0"/>
          <w:marBottom w:val="0"/>
          <w:divBdr>
            <w:top w:val="none" w:sz="0" w:space="0" w:color="auto"/>
            <w:left w:val="none" w:sz="0" w:space="0" w:color="auto"/>
            <w:bottom w:val="none" w:sz="0" w:space="0" w:color="auto"/>
            <w:right w:val="none" w:sz="0" w:space="0" w:color="auto"/>
          </w:divBdr>
        </w:div>
        <w:div w:id="1036933366">
          <w:marLeft w:val="640"/>
          <w:marRight w:val="0"/>
          <w:marTop w:val="0"/>
          <w:marBottom w:val="0"/>
          <w:divBdr>
            <w:top w:val="none" w:sz="0" w:space="0" w:color="auto"/>
            <w:left w:val="none" w:sz="0" w:space="0" w:color="auto"/>
            <w:bottom w:val="none" w:sz="0" w:space="0" w:color="auto"/>
            <w:right w:val="none" w:sz="0" w:space="0" w:color="auto"/>
          </w:divBdr>
        </w:div>
        <w:div w:id="13456730">
          <w:marLeft w:val="640"/>
          <w:marRight w:val="0"/>
          <w:marTop w:val="0"/>
          <w:marBottom w:val="0"/>
          <w:divBdr>
            <w:top w:val="none" w:sz="0" w:space="0" w:color="auto"/>
            <w:left w:val="none" w:sz="0" w:space="0" w:color="auto"/>
            <w:bottom w:val="none" w:sz="0" w:space="0" w:color="auto"/>
            <w:right w:val="none" w:sz="0" w:space="0" w:color="auto"/>
          </w:divBdr>
        </w:div>
        <w:div w:id="1997537491">
          <w:marLeft w:val="640"/>
          <w:marRight w:val="0"/>
          <w:marTop w:val="0"/>
          <w:marBottom w:val="0"/>
          <w:divBdr>
            <w:top w:val="none" w:sz="0" w:space="0" w:color="auto"/>
            <w:left w:val="none" w:sz="0" w:space="0" w:color="auto"/>
            <w:bottom w:val="none" w:sz="0" w:space="0" w:color="auto"/>
            <w:right w:val="none" w:sz="0" w:space="0" w:color="auto"/>
          </w:divBdr>
        </w:div>
        <w:div w:id="619990060">
          <w:marLeft w:val="640"/>
          <w:marRight w:val="0"/>
          <w:marTop w:val="0"/>
          <w:marBottom w:val="0"/>
          <w:divBdr>
            <w:top w:val="none" w:sz="0" w:space="0" w:color="auto"/>
            <w:left w:val="none" w:sz="0" w:space="0" w:color="auto"/>
            <w:bottom w:val="none" w:sz="0" w:space="0" w:color="auto"/>
            <w:right w:val="none" w:sz="0" w:space="0" w:color="auto"/>
          </w:divBdr>
        </w:div>
        <w:div w:id="1672482975">
          <w:marLeft w:val="640"/>
          <w:marRight w:val="0"/>
          <w:marTop w:val="0"/>
          <w:marBottom w:val="0"/>
          <w:divBdr>
            <w:top w:val="none" w:sz="0" w:space="0" w:color="auto"/>
            <w:left w:val="none" w:sz="0" w:space="0" w:color="auto"/>
            <w:bottom w:val="none" w:sz="0" w:space="0" w:color="auto"/>
            <w:right w:val="none" w:sz="0" w:space="0" w:color="auto"/>
          </w:divBdr>
        </w:div>
        <w:div w:id="1028069830">
          <w:marLeft w:val="640"/>
          <w:marRight w:val="0"/>
          <w:marTop w:val="0"/>
          <w:marBottom w:val="0"/>
          <w:divBdr>
            <w:top w:val="none" w:sz="0" w:space="0" w:color="auto"/>
            <w:left w:val="none" w:sz="0" w:space="0" w:color="auto"/>
            <w:bottom w:val="none" w:sz="0" w:space="0" w:color="auto"/>
            <w:right w:val="none" w:sz="0" w:space="0" w:color="auto"/>
          </w:divBdr>
        </w:div>
        <w:div w:id="1338922905">
          <w:marLeft w:val="640"/>
          <w:marRight w:val="0"/>
          <w:marTop w:val="0"/>
          <w:marBottom w:val="0"/>
          <w:divBdr>
            <w:top w:val="none" w:sz="0" w:space="0" w:color="auto"/>
            <w:left w:val="none" w:sz="0" w:space="0" w:color="auto"/>
            <w:bottom w:val="none" w:sz="0" w:space="0" w:color="auto"/>
            <w:right w:val="none" w:sz="0" w:space="0" w:color="auto"/>
          </w:divBdr>
        </w:div>
        <w:div w:id="835002423">
          <w:marLeft w:val="640"/>
          <w:marRight w:val="0"/>
          <w:marTop w:val="0"/>
          <w:marBottom w:val="0"/>
          <w:divBdr>
            <w:top w:val="none" w:sz="0" w:space="0" w:color="auto"/>
            <w:left w:val="none" w:sz="0" w:space="0" w:color="auto"/>
            <w:bottom w:val="none" w:sz="0" w:space="0" w:color="auto"/>
            <w:right w:val="none" w:sz="0" w:space="0" w:color="auto"/>
          </w:divBdr>
        </w:div>
        <w:div w:id="1682656522">
          <w:marLeft w:val="640"/>
          <w:marRight w:val="0"/>
          <w:marTop w:val="0"/>
          <w:marBottom w:val="0"/>
          <w:divBdr>
            <w:top w:val="none" w:sz="0" w:space="0" w:color="auto"/>
            <w:left w:val="none" w:sz="0" w:space="0" w:color="auto"/>
            <w:bottom w:val="none" w:sz="0" w:space="0" w:color="auto"/>
            <w:right w:val="none" w:sz="0" w:space="0" w:color="auto"/>
          </w:divBdr>
        </w:div>
        <w:div w:id="136459986">
          <w:marLeft w:val="640"/>
          <w:marRight w:val="0"/>
          <w:marTop w:val="0"/>
          <w:marBottom w:val="0"/>
          <w:divBdr>
            <w:top w:val="none" w:sz="0" w:space="0" w:color="auto"/>
            <w:left w:val="none" w:sz="0" w:space="0" w:color="auto"/>
            <w:bottom w:val="none" w:sz="0" w:space="0" w:color="auto"/>
            <w:right w:val="none" w:sz="0" w:space="0" w:color="auto"/>
          </w:divBdr>
        </w:div>
        <w:div w:id="922646582">
          <w:marLeft w:val="640"/>
          <w:marRight w:val="0"/>
          <w:marTop w:val="0"/>
          <w:marBottom w:val="0"/>
          <w:divBdr>
            <w:top w:val="none" w:sz="0" w:space="0" w:color="auto"/>
            <w:left w:val="none" w:sz="0" w:space="0" w:color="auto"/>
            <w:bottom w:val="none" w:sz="0" w:space="0" w:color="auto"/>
            <w:right w:val="none" w:sz="0" w:space="0" w:color="auto"/>
          </w:divBdr>
        </w:div>
        <w:div w:id="1727683828">
          <w:marLeft w:val="640"/>
          <w:marRight w:val="0"/>
          <w:marTop w:val="0"/>
          <w:marBottom w:val="0"/>
          <w:divBdr>
            <w:top w:val="none" w:sz="0" w:space="0" w:color="auto"/>
            <w:left w:val="none" w:sz="0" w:space="0" w:color="auto"/>
            <w:bottom w:val="none" w:sz="0" w:space="0" w:color="auto"/>
            <w:right w:val="none" w:sz="0" w:space="0" w:color="auto"/>
          </w:divBdr>
        </w:div>
        <w:div w:id="446974590">
          <w:marLeft w:val="640"/>
          <w:marRight w:val="0"/>
          <w:marTop w:val="0"/>
          <w:marBottom w:val="0"/>
          <w:divBdr>
            <w:top w:val="none" w:sz="0" w:space="0" w:color="auto"/>
            <w:left w:val="none" w:sz="0" w:space="0" w:color="auto"/>
            <w:bottom w:val="none" w:sz="0" w:space="0" w:color="auto"/>
            <w:right w:val="none" w:sz="0" w:space="0" w:color="auto"/>
          </w:divBdr>
        </w:div>
        <w:div w:id="1737511693">
          <w:marLeft w:val="640"/>
          <w:marRight w:val="0"/>
          <w:marTop w:val="0"/>
          <w:marBottom w:val="0"/>
          <w:divBdr>
            <w:top w:val="none" w:sz="0" w:space="0" w:color="auto"/>
            <w:left w:val="none" w:sz="0" w:space="0" w:color="auto"/>
            <w:bottom w:val="none" w:sz="0" w:space="0" w:color="auto"/>
            <w:right w:val="none" w:sz="0" w:space="0" w:color="auto"/>
          </w:divBdr>
        </w:div>
        <w:div w:id="1133713473">
          <w:marLeft w:val="640"/>
          <w:marRight w:val="0"/>
          <w:marTop w:val="0"/>
          <w:marBottom w:val="0"/>
          <w:divBdr>
            <w:top w:val="none" w:sz="0" w:space="0" w:color="auto"/>
            <w:left w:val="none" w:sz="0" w:space="0" w:color="auto"/>
            <w:bottom w:val="none" w:sz="0" w:space="0" w:color="auto"/>
            <w:right w:val="none" w:sz="0" w:space="0" w:color="auto"/>
          </w:divBdr>
        </w:div>
        <w:div w:id="2141217928">
          <w:marLeft w:val="640"/>
          <w:marRight w:val="0"/>
          <w:marTop w:val="0"/>
          <w:marBottom w:val="0"/>
          <w:divBdr>
            <w:top w:val="none" w:sz="0" w:space="0" w:color="auto"/>
            <w:left w:val="none" w:sz="0" w:space="0" w:color="auto"/>
            <w:bottom w:val="none" w:sz="0" w:space="0" w:color="auto"/>
            <w:right w:val="none" w:sz="0" w:space="0" w:color="auto"/>
          </w:divBdr>
        </w:div>
        <w:div w:id="1532455718">
          <w:marLeft w:val="640"/>
          <w:marRight w:val="0"/>
          <w:marTop w:val="0"/>
          <w:marBottom w:val="0"/>
          <w:divBdr>
            <w:top w:val="none" w:sz="0" w:space="0" w:color="auto"/>
            <w:left w:val="none" w:sz="0" w:space="0" w:color="auto"/>
            <w:bottom w:val="none" w:sz="0" w:space="0" w:color="auto"/>
            <w:right w:val="none" w:sz="0" w:space="0" w:color="auto"/>
          </w:divBdr>
        </w:div>
        <w:div w:id="731394459">
          <w:marLeft w:val="640"/>
          <w:marRight w:val="0"/>
          <w:marTop w:val="0"/>
          <w:marBottom w:val="0"/>
          <w:divBdr>
            <w:top w:val="none" w:sz="0" w:space="0" w:color="auto"/>
            <w:left w:val="none" w:sz="0" w:space="0" w:color="auto"/>
            <w:bottom w:val="none" w:sz="0" w:space="0" w:color="auto"/>
            <w:right w:val="none" w:sz="0" w:space="0" w:color="auto"/>
          </w:divBdr>
        </w:div>
        <w:div w:id="788865223">
          <w:marLeft w:val="640"/>
          <w:marRight w:val="0"/>
          <w:marTop w:val="0"/>
          <w:marBottom w:val="0"/>
          <w:divBdr>
            <w:top w:val="none" w:sz="0" w:space="0" w:color="auto"/>
            <w:left w:val="none" w:sz="0" w:space="0" w:color="auto"/>
            <w:bottom w:val="none" w:sz="0" w:space="0" w:color="auto"/>
            <w:right w:val="none" w:sz="0" w:space="0" w:color="auto"/>
          </w:divBdr>
        </w:div>
        <w:div w:id="60759776">
          <w:marLeft w:val="640"/>
          <w:marRight w:val="0"/>
          <w:marTop w:val="0"/>
          <w:marBottom w:val="0"/>
          <w:divBdr>
            <w:top w:val="none" w:sz="0" w:space="0" w:color="auto"/>
            <w:left w:val="none" w:sz="0" w:space="0" w:color="auto"/>
            <w:bottom w:val="none" w:sz="0" w:space="0" w:color="auto"/>
            <w:right w:val="none" w:sz="0" w:space="0" w:color="auto"/>
          </w:divBdr>
        </w:div>
        <w:div w:id="59834791">
          <w:marLeft w:val="640"/>
          <w:marRight w:val="0"/>
          <w:marTop w:val="0"/>
          <w:marBottom w:val="0"/>
          <w:divBdr>
            <w:top w:val="none" w:sz="0" w:space="0" w:color="auto"/>
            <w:left w:val="none" w:sz="0" w:space="0" w:color="auto"/>
            <w:bottom w:val="none" w:sz="0" w:space="0" w:color="auto"/>
            <w:right w:val="none" w:sz="0" w:space="0" w:color="auto"/>
          </w:divBdr>
        </w:div>
        <w:div w:id="1632124964">
          <w:marLeft w:val="640"/>
          <w:marRight w:val="0"/>
          <w:marTop w:val="0"/>
          <w:marBottom w:val="0"/>
          <w:divBdr>
            <w:top w:val="none" w:sz="0" w:space="0" w:color="auto"/>
            <w:left w:val="none" w:sz="0" w:space="0" w:color="auto"/>
            <w:bottom w:val="none" w:sz="0" w:space="0" w:color="auto"/>
            <w:right w:val="none" w:sz="0" w:space="0" w:color="auto"/>
          </w:divBdr>
        </w:div>
        <w:div w:id="1070617745">
          <w:marLeft w:val="640"/>
          <w:marRight w:val="0"/>
          <w:marTop w:val="0"/>
          <w:marBottom w:val="0"/>
          <w:divBdr>
            <w:top w:val="none" w:sz="0" w:space="0" w:color="auto"/>
            <w:left w:val="none" w:sz="0" w:space="0" w:color="auto"/>
            <w:bottom w:val="none" w:sz="0" w:space="0" w:color="auto"/>
            <w:right w:val="none" w:sz="0" w:space="0" w:color="auto"/>
          </w:divBdr>
        </w:div>
        <w:div w:id="1335451166">
          <w:marLeft w:val="640"/>
          <w:marRight w:val="0"/>
          <w:marTop w:val="0"/>
          <w:marBottom w:val="0"/>
          <w:divBdr>
            <w:top w:val="none" w:sz="0" w:space="0" w:color="auto"/>
            <w:left w:val="none" w:sz="0" w:space="0" w:color="auto"/>
            <w:bottom w:val="none" w:sz="0" w:space="0" w:color="auto"/>
            <w:right w:val="none" w:sz="0" w:space="0" w:color="auto"/>
          </w:divBdr>
        </w:div>
        <w:div w:id="1437868651">
          <w:marLeft w:val="640"/>
          <w:marRight w:val="0"/>
          <w:marTop w:val="0"/>
          <w:marBottom w:val="0"/>
          <w:divBdr>
            <w:top w:val="none" w:sz="0" w:space="0" w:color="auto"/>
            <w:left w:val="none" w:sz="0" w:space="0" w:color="auto"/>
            <w:bottom w:val="none" w:sz="0" w:space="0" w:color="auto"/>
            <w:right w:val="none" w:sz="0" w:space="0" w:color="auto"/>
          </w:divBdr>
        </w:div>
        <w:div w:id="1643729933">
          <w:marLeft w:val="640"/>
          <w:marRight w:val="0"/>
          <w:marTop w:val="0"/>
          <w:marBottom w:val="0"/>
          <w:divBdr>
            <w:top w:val="none" w:sz="0" w:space="0" w:color="auto"/>
            <w:left w:val="none" w:sz="0" w:space="0" w:color="auto"/>
            <w:bottom w:val="none" w:sz="0" w:space="0" w:color="auto"/>
            <w:right w:val="none" w:sz="0" w:space="0" w:color="auto"/>
          </w:divBdr>
        </w:div>
        <w:div w:id="716664272">
          <w:marLeft w:val="640"/>
          <w:marRight w:val="0"/>
          <w:marTop w:val="0"/>
          <w:marBottom w:val="0"/>
          <w:divBdr>
            <w:top w:val="none" w:sz="0" w:space="0" w:color="auto"/>
            <w:left w:val="none" w:sz="0" w:space="0" w:color="auto"/>
            <w:bottom w:val="none" w:sz="0" w:space="0" w:color="auto"/>
            <w:right w:val="none" w:sz="0" w:space="0" w:color="auto"/>
          </w:divBdr>
        </w:div>
        <w:div w:id="2087024075">
          <w:marLeft w:val="640"/>
          <w:marRight w:val="0"/>
          <w:marTop w:val="0"/>
          <w:marBottom w:val="0"/>
          <w:divBdr>
            <w:top w:val="none" w:sz="0" w:space="0" w:color="auto"/>
            <w:left w:val="none" w:sz="0" w:space="0" w:color="auto"/>
            <w:bottom w:val="none" w:sz="0" w:space="0" w:color="auto"/>
            <w:right w:val="none" w:sz="0" w:space="0" w:color="auto"/>
          </w:divBdr>
        </w:div>
      </w:divsChild>
    </w:div>
    <w:div w:id="474103088">
      <w:bodyDiv w:val="1"/>
      <w:marLeft w:val="0"/>
      <w:marRight w:val="0"/>
      <w:marTop w:val="0"/>
      <w:marBottom w:val="0"/>
      <w:divBdr>
        <w:top w:val="none" w:sz="0" w:space="0" w:color="auto"/>
        <w:left w:val="none" w:sz="0" w:space="0" w:color="auto"/>
        <w:bottom w:val="none" w:sz="0" w:space="0" w:color="auto"/>
        <w:right w:val="none" w:sz="0" w:space="0" w:color="auto"/>
      </w:divBdr>
    </w:div>
    <w:div w:id="478348848">
      <w:bodyDiv w:val="1"/>
      <w:marLeft w:val="0"/>
      <w:marRight w:val="0"/>
      <w:marTop w:val="0"/>
      <w:marBottom w:val="0"/>
      <w:divBdr>
        <w:top w:val="none" w:sz="0" w:space="0" w:color="auto"/>
        <w:left w:val="none" w:sz="0" w:space="0" w:color="auto"/>
        <w:bottom w:val="none" w:sz="0" w:space="0" w:color="auto"/>
        <w:right w:val="none" w:sz="0" w:space="0" w:color="auto"/>
      </w:divBdr>
      <w:divsChild>
        <w:div w:id="1228295670">
          <w:marLeft w:val="640"/>
          <w:marRight w:val="0"/>
          <w:marTop w:val="0"/>
          <w:marBottom w:val="0"/>
          <w:divBdr>
            <w:top w:val="none" w:sz="0" w:space="0" w:color="auto"/>
            <w:left w:val="none" w:sz="0" w:space="0" w:color="auto"/>
            <w:bottom w:val="none" w:sz="0" w:space="0" w:color="auto"/>
            <w:right w:val="none" w:sz="0" w:space="0" w:color="auto"/>
          </w:divBdr>
        </w:div>
        <w:div w:id="1797143729">
          <w:marLeft w:val="640"/>
          <w:marRight w:val="0"/>
          <w:marTop w:val="0"/>
          <w:marBottom w:val="0"/>
          <w:divBdr>
            <w:top w:val="none" w:sz="0" w:space="0" w:color="auto"/>
            <w:left w:val="none" w:sz="0" w:space="0" w:color="auto"/>
            <w:bottom w:val="none" w:sz="0" w:space="0" w:color="auto"/>
            <w:right w:val="none" w:sz="0" w:space="0" w:color="auto"/>
          </w:divBdr>
        </w:div>
        <w:div w:id="1735159937">
          <w:marLeft w:val="640"/>
          <w:marRight w:val="0"/>
          <w:marTop w:val="0"/>
          <w:marBottom w:val="0"/>
          <w:divBdr>
            <w:top w:val="none" w:sz="0" w:space="0" w:color="auto"/>
            <w:left w:val="none" w:sz="0" w:space="0" w:color="auto"/>
            <w:bottom w:val="none" w:sz="0" w:space="0" w:color="auto"/>
            <w:right w:val="none" w:sz="0" w:space="0" w:color="auto"/>
          </w:divBdr>
        </w:div>
        <w:div w:id="541484013">
          <w:marLeft w:val="640"/>
          <w:marRight w:val="0"/>
          <w:marTop w:val="0"/>
          <w:marBottom w:val="0"/>
          <w:divBdr>
            <w:top w:val="none" w:sz="0" w:space="0" w:color="auto"/>
            <w:left w:val="none" w:sz="0" w:space="0" w:color="auto"/>
            <w:bottom w:val="none" w:sz="0" w:space="0" w:color="auto"/>
            <w:right w:val="none" w:sz="0" w:space="0" w:color="auto"/>
          </w:divBdr>
        </w:div>
        <w:div w:id="768551498">
          <w:marLeft w:val="640"/>
          <w:marRight w:val="0"/>
          <w:marTop w:val="0"/>
          <w:marBottom w:val="0"/>
          <w:divBdr>
            <w:top w:val="none" w:sz="0" w:space="0" w:color="auto"/>
            <w:left w:val="none" w:sz="0" w:space="0" w:color="auto"/>
            <w:bottom w:val="none" w:sz="0" w:space="0" w:color="auto"/>
            <w:right w:val="none" w:sz="0" w:space="0" w:color="auto"/>
          </w:divBdr>
        </w:div>
        <w:div w:id="1898590306">
          <w:marLeft w:val="640"/>
          <w:marRight w:val="0"/>
          <w:marTop w:val="0"/>
          <w:marBottom w:val="0"/>
          <w:divBdr>
            <w:top w:val="none" w:sz="0" w:space="0" w:color="auto"/>
            <w:left w:val="none" w:sz="0" w:space="0" w:color="auto"/>
            <w:bottom w:val="none" w:sz="0" w:space="0" w:color="auto"/>
            <w:right w:val="none" w:sz="0" w:space="0" w:color="auto"/>
          </w:divBdr>
        </w:div>
        <w:div w:id="1126045966">
          <w:marLeft w:val="640"/>
          <w:marRight w:val="0"/>
          <w:marTop w:val="0"/>
          <w:marBottom w:val="0"/>
          <w:divBdr>
            <w:top w:val="none" w:sz="0" w:space="0" w:color="auto"/>
            <w:left w:val="none" w:sz="0" w:space="0" w:color="auto"/>
            <w:bottom w:val="none" w:sz="0" w:space="0" w:color="auto"/>
            <w:right w:val="none" w:sz="0" w:space="0" w:color="auto"/>
          </w:divBdr>
        </w:div>
        <w:div w:id="1115443250">
          <w:marLeft w:val="640"/>
          <w:marRight w:val="0"/>
          <w:marTop w:val="0"/>
          <w:marBottom w:val="0"/>
          <w:divBdr>
            <w:top w:val="none" w:sz="0" w:space="0" w:color="auto"/>
            <w:left w:val="none" w:sz="0" w:space="0" w:color="auto"/>
            <w:bottom w:val="none" w:sz="0" w:space="0" w:color="auto"/>
            <w:right w:val="none" w:sz="0" w:space="0" w:color="auto"/>
          </w:divBdr>
        </w:div>
        <w:div w:id="864445062">
          <w:marLeft w:val="640"/>
          <w:marRight w:val="0"/>
          <w:marTop w:val="0"/>
          <w:marBottom w:val="0"/>
          <w:divBdr>
            <w:top w:val="none" w:sz="0" w:space="0" w:color="auto"/>
            <w:left w:val="none" w:sz="0" w:space="0" w:color="auto"/>
            <w:bottom w:val="none" w:sz="0" w:space="0" w:color="auto"/>
            <w:right w:val="none" w:sz="0" w:space="0" w:color="auto"/>
          </w:divBdr>
        </w:div>
        <w:div w:id="1552882595">
          <w:marLeft w:val="640"/>
          <w:marRight w:val="0"/>
          <w:marTop w:val="0"/>
          <w:marBottom w:val="0"/>
          <w:divBdr>
            <w:top w:val="none" w:sz="0" w:space="0" w:color="auto"/>
            <w:left w:val="none" w:sz="0" w:space="0" w:color="auto"/>
            <w:bottom w:val="none" w:sz="0" w:space="0" w:color="auto"/>
            <w:right w:val="none" w:sz="0" w:space="0" w:color="auto"/>
          </w:divBdr>
        </w:div>
        <w:div w:id="1513715168">
          <w:marLeft w:val="640"/>
          <w:marRight w:val="0"/>
          <w:marTop w:val="0"/>
          <w:marBottom w:val="0"/>
          <w:divBdr>
            <w:top w:val="none" w:sz="0" w:space="0" w:color="auto"/>
            <w:left w:val="none" w:sz="0" w:space="0" w:color="auto"/>
            <w:bottom w:val="none" w:sz="0" w:space="0" w:color="auto"/>
            <w:right w:val="none" w:sz="0" w:space="0" w:color="auto"/>
          </w:divBdr>
        </w:div>
        <w:div w:id="716666629">
          <w:marLeft w:val="640"/>
          <w:marRight w:val="0"/>
          <w:marTop w:val="0"/>
          <w:marBottom w:val="0"/>
          <w:divBdr>
            <w:top w:val="none" w:sz="0" w:space="0" w:color="auto"/>
            <w:left w:val="none" w:sz="0" w:space="0" w:color="auto"/>
            <w:bottom w:val="none" w:sz="0" w:space="0" w:color="auto"/>
            <w:right w:val="none" w:sz="0" w:space="0" w:color="auto"/>
          </w:divBdr>
        </w:div>
        <w:div w:id="628979016">
          <w:marLeft w:val="640"/>
          <w:marRight w:val="0"/>
          <w:marTop w:val="0"/>
          <w:marBottom w:val="0"/>
          <w:divBdr>
            <w:top w:val="none" w:sz="0" w:space="0" w:color="auto"/>
            <w:left w:val="none" w:sz="0" w:space="0" w:color="auto"/>
            <w:bottom w:val="none" w:sz="0" w:space="0" w:color="auto"/>
            <w:right w:val="none" w:sz="0" w:space="0" w:color="auto"/>
          </w:divBdr>
        </w:div>
        <w:div w:id="1986078495">
          <w:marLeft w:val="640"/>
          <w:marRight w:val="0"/>
          <w:marTop w:val="0"/>
          <w:marBottom w:val="0"/>
          <w:divBdr>
            <w:top w:val="none" w:sz="0" w:space="0" w:color="auto"/>
            <w:left w:val="none" w:sz="0" w:space="0" w:color="auto"/>
            <w:bottom w:val="none" w:sz="0" w:space="0" w:color="auto"/>
            <w:right w:val="none" w:sz="0" w:space="0" w:color="auto"/>
          </w:divBdr>
        </w:div>
        <w:div w:id="1775058040">
          <w:marLeft w:val="640"/>
          <w:marRight w:val="0"/>
          <w:marTop w:val="0"/>
          <w:marBottom w:val="0"/>
          <w:divBdr>
            <w:top w:val="none" w:sz="0" w:space="0" w:color="auto"/>
            <w:left w:val="none" w:sz="0" w:space="0" w:color="auto"/>
            <w:bottom w:val="none" w:sz="0" w:space="0" w:color="auto"/>
            <w:right w:val="none" w:sz="0" w:space="0" w:color="auto"/>
          </w:divBdr>
        </w:div>
        <w:div w:id="1343585094">
          <w:marLeft w:val="640"/>
          <w:marRight w:val="0"/>
          <w:marTop w:val="0"/>
          <w:marBottom w:val="0"/>
          <w:divBdr>
            <w:top w:val="none" w:sz="0" w:space="0" w:color="auto"/>
            <w:left w:val="none" w:sz="0" w:space="0" w:color="auto"/>
            <w:bottom w:val="none" w:sz="0" w:space="0" w:color="auto"/>
            <w:right w:val="none" w:sz="0" w:space="0" w:color="auto"/>
          </w:divBdr>
        </w:div>
        <w:div w:id="1441337432">
          <w:marLeft w:val="640"/>
          <w:marRight w:val="0"/>
          <w:marTop w:val="0"/>
          <w:marBottom w:val="0"/>
          <w:divBdr>
            <w:top w:val="none" w:sz="0" w:space="0" w:color="auto"/>
            <w:left w:val="none" w:sz="0" w:space="0" w:color="auto"/>
            <w:bottom w:val="none" w:sz="0" w:space="0" w:color="auto"/>
            <w:right w:val="none" w:sz="0" w:space="0" w:color="auto"/>
          </w:divBdr>
        </w:div>
        <w:div w:id="75395915">
          <w:marLeft w:val="640"/>
          <w:marRight w:val="0"/>
          <w:marTop w:val="0"/>
          <w:marBottom w:val="0"/>
          <w:divBdr>
            <w:top w:val="none" w:sz="0" w:space="0" w:color="auto"/>
            <w:left w:val="none" w:sz="0" w:space="0" w:color="auto"/>
            <w:bottom w:val="none" w:sz="0" w:space="0" w:color="auto"/>
            <w:right w:val="none" w:sz="0" w:space="0" w:color="auto"/>
          </w:divBdr>
        </w:div>
        <w:div w:id="487596594">
          <w:marLeft w:val="640"/>
          <w:marRight w:val="0"/>
          <w:marTop w:val="0"/>
          <w:marBottom w:val="0"/>
          <w:divBdr>
            <w:top w:val="none" w:sz="0" w:space="0" w:color="auto"/>
            <w:left w:val="none" w:sz="0" w:space="0" w:color="auto"/>
            <w:bottom w:val="none" w:sz="0" w:space="0" w:color="auto"/>
            <w:right w:val="none" w:sz="0" w:space="0" w:color="auto"/>
          </w:divBdr>
        </w:div>
        <w:div w:id="2037464263">
          <w:marLeft w:val="640"/>
          <w:marRight w:val="0"/>
          <w:marTop w:val="0"/>
          <w:marBottom w:val="0"/>
          <w:divBdr>
            <w:top w:val="none" w:sz="0" w:space="0" w:color="auto"/>
            <w:left w:val="none" w:sz="0" w:space="0" w:color="auto"/>
            <w:bottom w:val="none" w:sz="0" w:space="0" w:color="auto"/>
            <w:right w:val="none" w:sz="0" w:space="0" w:color="auto"/>
          </w:divBdr>
        </w:div>
        <w:div w:id="786043668">
          <w:marLeft w:val="640"/>
          <w:marRight w:val="0"/>
          <w:marTop w:val="0"/>
          <w:marBottom w:val="0"/>
          <w:divBdr>
            <w:top w:val="none" w:sz="0" w:space="0" w:color="auto"/>
            <w:left w:val="none" w:sz="0" w:space="0" w:color="auto"/>
            <w:bottom w:val="none" w:sz="0" w:space="0" w:color="auto"/>
            <w:right w:val="none" w:sz="0" w:space="0" w:color="auto"/>
          </w:divBdr>
        </w:div>
        <w:div w:id="1757020665">
          <w:marLeft w:val="640"/>
          <w:marRight w:val="0"/>
          <w:marTop w:val="0"/>
          <w:marBottom w:val="0"/>
          <w:divBdr>
            <w:top w:val="none" w:sz="0" w:space="0" w:color="auto"/>
            <w:left w:val="none" w:sz="0" w:space="0" w:color="auto"/>
            <w:bottom w:val="none" w:sz="0" w:space="0" w:color="auto"/>
            <w:right w:val="none" w:sz="0" w:space="0" w:color="auto"/>
          </w:divBdr>
        </w:div>
        <w:div w:id="832374061">
          <w:marLeft w:val="640"/>
          <w:marRight w:val="0"/>
          <w:marTop w:val="0"/>
          <w:marBottom w:val="0"/>
          <w:divBdr>
            <w:top w:val="none" w:sz="0" w:space="0" w:color="auto"/>
            <w:left w:val="none" w:sz="0" w:space="0" w:color="auto"/>
            <w:bottom w:val="none" w:sz="0" w:space="0" w:color="auto"/>
            <w:right w:val="none" w:sz="0" w:space="0" w:color="auto"/>
          </w:divBdr>
        </w:div>
        <w:div w:id="664674676">
          <w:marLeft w:val="640"/>
          <w:marRight w:val="0"/>
          <w:marTop w:val="0"/>
          <w:marBottom w:val="0"/>
          <w:divBdr>
            <w:top w:val="none" w:sz="0" w:space="0" w:color="auto"/>
            <w:left w:val="none" w:sz="0" w:space="0" w:color="auto"/>
            <w:bottom w:val="none" w:sz="0" w:space="0" w:color="auto"/>
            <w:right w:val="none" w:sz="0" w:space="0" w:color="auto"/>
          </w:divBdr>
        </w:div>
        <w:div w:id="2099399118">
          <w:marLeft w:val="640"/>
          <w:marRight w:val="0"/>
          <w:marTop w:val="0"/>
          <w:marBottom w:val="0"/>
          <w:divBdr>
            <w:top w:val="none" w:sz="0" w:space="0" w:color="auto"/>
            <w:left w:val="none" w:sz="0" w:space="0" w:color="auto"/>
            <w:bottom w:val="none" w:sz="0" w:space="0" w:color="auto"/>
            <w:right w:val="none" w:sz="0" w:space="0" w:color="auto"/>
          </w:divBdr>
        </w:div>
        <w:div w:id="155534990">
          <w:marLeft w:val="640"/>
          <w:marRight w:val="0"/>
          <w:marTop w:val="0"/>
          <w:marBottom w:val="0"/>
          <w:divBdr>
            <w:top w:val="none" w:sz="0" w:space="0" w:color="auto"/>
            <w:left w:val="none" w:sz="0" w:space="0" w:color="auto"/>
            <w:bottom w:val="none" w:sz="0" w:space="0" w:color="auto"/>
            <w:right w:val="none" w:sz="0" w:space="0" w:color="auto"/>
          </w:divBdr>
        </w:div>
        <w:div w:id="1496215649">
          <w:marLeft w:val="640"/>
          <w:marRight w:val="0"/>
          <w:marTop w:val="0"/>
          <w:marBottom w:val="0"/>
          <w:divBdr>
            <w:top w:val="none" w:sz="0" w:space="0" w:color="auto"/>
            <w:left w:val="none" w:sz="0" w:space="0" w:color="auto"/>
            <w:bottom w:val="none" w:sz="0" w:space="0" w:color="auto"/>
            <w:right w:val="none" w:sz="0" w:space="0" w:color="auto"/>
          </w:divBdr>
        </w:div>
        <w:div w:id="1651253330">
          <w:marLeft w:val="640"/>
          <w:marRight w:val="0"/>
          <w:marTop w:val="0"/>
          <w:marBottom w:val="0"/>
          <w:divBdr>
            <w:top w:val="none" w:sz="0" w:space="0" w:color="auto"/>
            <w:left w:val="none" w:sz="0" w:space="0" w:color="auto"/>
            <w:bottom w:val="none" w:sz="0" w:space="0" w:color="auto"/>
            <w:right w:val="none" w:sz="0" w:space="0" w:color="auto"/>
          </w:divBdr>
        </w:div>
        <w:div w:id="2074885809">
          <w:marLeft w:val="640"/>
          <w:marRight w:val="0"/>
          <w:marTop w:val="0"/>
          <w:marBottom w:val="0"/>
          <w:divBdr>
            <w:top w:val="none" w:sz="0" w:space="0" w:color="auto"/>
            <w:left w:val="none" w:sz="0" w:space="0" w:color="auto"/>
            <w:bottom w:val="none" w:sz="0" w:space="0" w:color="auto"/>
            <w:right w:val="none" w:sz="0" w:space="0" w:color="auto"/>
          </w:divBdr>
        </w:div>
        <w:div w:id="706683901">
          <w:marLeft w:val="640"/>
          <w:marRight w:val="0"/>
          <w:marTop w:val="0"/>
          <w:marBottom w:val="0"/>
          <w:divBdr>
            <w:top w:val="none" w:sz="0" w:space="0" w:color="auto"/>
            <w:left w:val="none" w:sz="0" w:space="0" w:color="auto"/>
            <w:bottom w:val="none" w:sz="0" w:space="0" w:color="auto"/>
            <w:right w:val="none" w:sz="0" w:space="0" w:color="auto"/>
          </w:divBdr>
        </w:div>
        <w:div w:id="759529123">
          <w:marLeft w:val="640"/>
          <w:marRight w:val="0"/>
          <w:marTop w:val="0"/>
          <w:marBottom w:val="0"/>
          <w:divBdr>
            <w:top w:val="none" w:sz="0" w:space="0" w:color="auto"/>
            <w:left w:val="none" w:sz="0" w:space="0" w:color="auto"/>
            <w:bottom w:val="none" w:sz="0" w:space="0" w:color="auto"/>
            <w:right w:val="none" w:sz="0" w:space="0" w:color="auto"/>
          </w:divBdr>
        </w:div>
        <w:div w:id="1804233733">
          <w:marLeft w:val="640"/>
          <w:marRight w:val="0"/>
          <w:marTop w:val="0"/>
          <w:marBottom w:val="0"/>
          <w:divBdr>
            <w:top w:val="none" w:sz="0" w:space="0" w:color="auto"/>
            <w:left w:val="none" w:sz="0" w:space="0" w:color="auto"/>
            <w:bottom w:val="none" w:sz="0" w:space="0" w:color="auto"/>
            <w:right w:val="none" w:sz="0" w:space="0" w:color="auto"/>
          </w:divBdr>
        </w:div>
        <w:div w:id="835536774">
          <w:marLeft w:val="640"/>
          <w:marRight w:val="0"/>
          <w:marTop w:val="0"/>
          <w:marBottom w:val="0"/>
          <w:divBdr>
            <w:top w:val="none" w:sz="0" w:space="0" w:color="auto"/>
            <w:left w:val="none" w:sz="0" w:space="0" w:color="auto"/>
            <w:bottom w:val="none" w:sz="0" w:space="0" w:color="auto"/>
            <w:right w:val="none" w:sz="0" w:space="0" w:color="auto"/>
          </w:divBdr>
        </w:div>
        <w:div w:id="1975870642">
          <w:marLeft w:val="640"/>
          <w:marRight w:val="0"/>
          <w:marTop w:val="0"/>
          <w:marBottom w:val="0"/>
          <w:divBdr>
            <w:top w:val="none" w:sz="0" w:space="0" w:color="auto"/>
            <w:left w:val="none" w:sz="0" w:space="0" w:color="auto"/>
            <w:bottom w:val="none" w:sz="0" w:space="0" w:color="auto"/>
            <w:right w:val="none" w:sz="0" w:space="0" w:color="auto"/>
          </w:divBdr>
        </w:div>
        <w:div w:id="776411823">
          <w:marLeft w:val="640"/>
          <w:marRight w:val="0"/>
          <w:marTop w:val="0"/>
          <w:marBottom w:val="0"/>
          <w:divBdr>
            <w:top w:val="none" w:sz="0" w:space="0" w:color="auto"/>
            <w:left w:val="none" w:sz="0" w:space="0" w:color="auto"/>
            <w:bottom w:val="none" w:sz="0" w:space="0" w:color="auto"/>
            <w:right w:val="none" w:sz="0" w:space="0" w:color="auto"/>
          </w:divBdr>
        </w:div>
        <w:div w:id="850682275">
          <w:marLeft w:val="640"/>
          <w:marRight w:val="0"/>
          <w:marTop w:val="0"/>
          <w:marBottom w:val="0"/>
          <w:divBdr>
            <w:top w:val="none" w:sz="0" w:space="0" w:color="auto"/>
            <w:left w:val="none" w:sz="0" w:space="0" w:color="auto"/>
            <w:bottom w:val="none" w:sz="0" w:space="0" w:color="auto"/>
            <w:right w:val="none" w:sz="0" w:space="0" w:color="auto"/>
          </w:divBdr>
        </w:div>
        <w:div w:id="1069108015">
          <w:marLeft w:val="640"/>
          <w:marRight w:val="0"/>
          <w:marTop w:val="0"/>
          <w:marBottom w:val="0"/>
          <w:divBdr>
            <w:top w:val="none" w:sz="0" w:space="0" w:color="auto"/>
            <w:left w:val="none" w:sz="0" w:space="0" w:color="auto"/>
            <w:bottom w:val="none" w:sz="0" w:space="0" w:color="auto"/>
            <w:right w:val="none" w:sz="0" w:space="0" w:color="auto"/>
          </w:divBdr>
        </w:div>
        <w:div w:id="1634631240">
          <w:marLeft w:val="640"/>
          <w:marRight w:val="0"/>
          <w:marTop w:val="0"/>
          <w:marBottom w:val="0"/>
          <w:divBdr>
            <w:top w:val="none" w:sz="0" w:space="0" w:color="auto"/>
            <w:left w:val="none" w:sz="0" w:space="0" w:color="auto"/>
            <w:bottom w:val="none" w:sz="0" w:space="0" w:color="auto"/>
            <w:right w:val="none" w:sz="0" w:space="0" w:color="auto"/>
          </w:divBdr>
        </w:div>
        <w:div w:id="887491572">
          <w:marLeft w:val="640"/>
          <w:marRight w:val="0"/>
          <w:marTop w:val="0"/>
          <w:marBottom w:val="0"/>
          <w:divBdr>
            <w:top w:val="none" w:sz="0" w:space="0" w:color="auto"/>
            <w:left w:val="none" w:sz="0" w:space="0" w:color="auto"/>
            <w:bottom w:val="none" w:sz="0" w:space="0" w:color="auto"/>
            <w:right w:val="none" w:sz="0" w:space="0" w:color="auto"/>
          </w:divBdr>
        </w:div>
        <w:div w:id="689380707">
          <w:marLeft w:val="640"/>
          <w:marRight w:val="0"/>
          <w:marTop w:val="0"/>
          <w:marBottom w:val="0"/>
          <w:divBdr>
            <w:top w:val="none" w:sz="0" w:space="0" w:color="auto"/>
            <w:left w:val="none" w:sz="0" w:space="0" w:color="auto"/>
            <w:bottom w:val="none" w:sz="0" w:space="0" w:color="auto"/>
            <w:right w:val="none" w:sz="0" w:space="0" w:color="auto"/>
          </w:divBdr>
        </w:div>
        <w:div w:id="2022734155">
          <w:marLeft w:val="640"/>
          <w:marRight w:val="0"/>
          <w:marTop w:val="0"/>
          <w:marBottom w:val="0"/>
          <w:divBdr>
            <w:top w:val="none" w:sz="0" w:space="0" w:color="auto"/>
            <w:left w:val="none" w:sz="0" w:space="0" w:color="auto"/>
            <w:bottom w:val="none" w:sz="0" w:space="0" w:color="auto"/>
            <w:right w:val="none" w:sz="0" w:space="0" w:color="auto"/>
          </w:divBdr>
        </w:div>
        <w:div w:id="1819179754">
          <w:marLeft w:val="640"/>
          <w:marRight w:val="0"/>
          <w:marTop w:val="0"/>
          <w:marBottom w:val="0"/>
          <w:divBdr>
            <w:top w:val="none" w:sz="0" w:space="0" w:color="auto"/>
            <w:left w:val="none" w:sz="0" w:space="0" w:color="auto"/>
            <w:bottom w:val="none" w:sz="0" w:space="0" w:color="auto"/>
            <w:right w:val="none" w:sz="0" w:space="0" w:color="auto"/>
          </w:divBdr>
        </w:div>
        <w:div w:id="376204718">
          <w:marLeft w:val="640"/>
          <w:marRight w:val="0"/>
          <w:marTop w:val="0"/>
          <w:marBottom w:val="0"/>
          <w:divBdr>
            <w:top w:val="none" w:sz="0" w:space="0" w:color="auto"/>
            <w:left w:val="none" w:sz="0" w:space="0" w:color="auto"/>
            <w:bottom w:val="none" w:sz="0" w:space="0" w:color="auto"/>
            <w:right w:val="none" w:sz="0" w:space="0" w:color="auto"/>
          </w:divBdr>
        </w:div>
        <w:div w:id="1129862467">
          <w:marLeft w:val="640"/>
          <w:marRight w:val="0"/>
          <w:marTop w:val="0"/>
          <w:marBottom w:val="0"/>
          <w:divBdr>
            <w:top w:val="none" w:sz="0" w:space="0" w:color="auto"/>
            <w:left w:val="none" w:sz="0" w:space="0" w:color="auto"/>
            <w:bottom w:val="none" w:sz="0" w:space="0" w:color="auto"/>
            <w:right w:val="none" w:sz="0" w:space="0" w:color="auto"/>
          </w:divBdr>
        </w:div>
        <w:div w:id="497353426">
          <w:marLeft w:val="640"/>
          <w:marRight w:val="0"/>
          <w:marTop w:val="0"/>
          <w:marBottom w:val="0"/>
          <w:divBdr>
            <w:top w:val="none" w:sz="0" w:space="0" w:color="auto"/>
            <w:left w:val="none" w:sz="0" w:space="0" w:color="auto"/>
            <w:bottom w:val="none" w:sz="0" w:space="0" w:color="auto"/>
            <w:right w:val="none" w:sz="0" w:space="0" w:color="auto"/>
          </w:divBdr>
        </w:div>
        <w:div w:id="1124274435">
          <w:marLeft w:val="640"/>
          <w:marRight w:val="0"/>
          <w:marTop w:val="0"/>
          <w:marBottom w:val="0"/>
          <w:divBdr>
            <w:top w:val="none" w:sz="0" w:space="0" w:color="auto"/>
            <w:left w:val="none" w:sz="0" w:space="0" w:color="auto"/>
            <w:bottom w:val="none" w:sz="0" w:space="0" w:color="auto"/>
            <w:right w:val="none" w:sz="0" w:space="0" w:color="auto"/>
          </w:divBdr>
        </w:div>
        <w:div w:id="699890001">
          <w:marLeft w:val="640"/>
          <w:marRight w:val="0"/>
          <w:marTop w:val="0"/>
          <w:marBottom w:val="0"/>
          <w:divBdr>
            <w:top w:val="none" w:sz="0" w:space="0" w:color="auto"/>
            <w:left w:val="none" w:sz="0" w:space="0" w:color="auto"/>
            <w:bottom w:val="none" w:sz="0" w:space="0" w:color="auto"/>
            <w:right w:val="none" w:sz="0" w:space="0" w:color="auto"/>
          </w:divBdr>
        </w:div>
        <w:div w:id="1154952815">
          <w:marLeft w:val="640"/>
          <w:marRight w:val="0"/>
          <w:marTop w:val="0"/>
          <w:marBottom w:val="0"/>
          <w:divBdr>
            <w:top w:val="none" w:sz="0" w:space="0" w:color="auto"/>
            <w:left w:val="none" w:sz="0" w:space="0" w:color="auto"/>
            <w:bottom w:val="none" w:sz="0" w:space="0" w:color="auto"/>
            <w:right w:val="none" w:sz="0" w:space="0" w:color="auto"/>
          </w:divBdr>
        </w:div>
        <w:div w:id="2126651966">
          <w:marLeft w:val="640"/>
          <w:marRight w:val="0"/>
          <w:marTop w:val="0"/>
          <w:marBottom w:val="0"/>
          <w:divBdr>
            <w:top w:val="none" w:sz="0" w:space="0" w:color="auto"/>
            <w:left w:val="none" w:sz="0" w:space="0" w:color="auto"/>
            <w:bottom w:val="none" w:sz="0" w:space="0" w:color="auto"/>
            <w:right w:val="none" w:sz="0" w:space="0" w:color="auto"/>
          </w:divBdr>
        </w:div>
        <w:div w:id="800000551">
          <w:marLeft w:val="640"/>
          <w:marRight w:val="0"/>
          <w:marTop w:val="0"/>
          <w:marBottom w:val="0"/>
          <w:divBdr>
            <w:top w:val="none" w:sz="0" w:space="0" w:color="auto"/>
            <w:left w:val="none" w:sz="0" w:space="0" w:color="auto"/>
            <w:bottom w:val="none" w:sz="0" w:space="0" w:color="auto"/>
            <w:right w:val="none" w:sz="0" w:space="0" w:color="auto"/>
          </w:divBdr>
        </w:div>
        <w:div w:id="136118818">
          <w:marLeft w:val="640"/>
          <w:marRight w:val="0"/>
          <w:marTop w:val="0"/>
          <w:marBottom w:val="0"/>
          <w:divBdr>
            <w:top w:val="none" w:sz="0" w:space="0" w:color="auto"/>
            <w:left w:val="none" w:sz="0" w:space="0" w:color="auto"/>
            <w:bottom w:val="none" w:sz="0" w:space="0" w:color="auto"/>
            <w:right w:val="none" w:sz="0" w:space="0" w:color="auto"/>
          </w:divBdr>
        </w:div>
        <w:div w:id="1573462650">
          <w:marLeft w:val="640"/>
          <w:marRight w:val="0"/>
          <w:marTop w:val="0"/>
          <w:marBottom w:val="0"/>
          <w:divBdr>
            <w:top w:val="none" w:sz="0" w:space="0" w:color="auto"/>
            <w:left w:val="none" w:sz="0" w:space="0" w:color="auto"/>
            <w:bottom w:val="none" w:sz="0" w:space="0" w:color="auto"/>
            <w:right w:val="none" w:sz="0" w:space="0" w:color="auto"/>
          </w:divBdr>
        </w:div>
        <w:div w:id="694428097">
          <w:marLeft w:val="640"/>
          <w:marRight w:val="0"/>
          <w:marTop w:val="0"/>
          <w:marBottom w:val="0"/>
          <w:divBdr>
            <w:top w:val="none" w:sz="0" w:space="0" w:color="auto"/>
            <w:left w:val="none" w:sz="0" w:space="0" w:color="auto"/>
            <w:bottom w:val="none" w:sz="0" w:space="0" w:color="auto"/>
            <w:right w:val="none" w:sz="0" w:space="0" w:color="auto"/>
          </w:divBdr>
        </w:div>
        <w:div w:id="1909920891">
          <w:marLeft w:val="640"/>
          <w:marRight w:val="0"/>
          <w:marTop w:val="0"/>
          <w:marBottom w:val="0"/>
          <w:divBdr>
            <w:top w:val="none" w:sz="0" w:space="0" w:color="auto"/>
            <w:left w:val="none" w:sz="0" w:space="0" w:color="auto"/>
            <w:bottom w:val="none" w:sz="0" w:space="0" w:color="auto"/>
            <w:right w:val="none" w:sz="0" w:space="0" w:color="auto"/>
          </w:divBdr>
        </w:div>
        <w:div w:id="1161121477">
          <w:marLeft w:val="640"/>
          <w:marRight w:val="0"/>
          <w:marTop w:val="0"/>
          <w:marBottom w:val="0"/>
          <w:divBdr>
            <w:top w:val="none" w:sz="0" w:space="0" w:color="auto"/>
            <w:left w:val="none" w:sz="0" w:space="0" w:color="auto"/>
            <w:bottom w:val="none" w:sz="0" w:space="0" w:color="auto"/>
            <w:right w:val="none" w:sz="0" w:space="0" w:color="auto"/>
          </w:divBdr>
        </w:div>
        <w:div w:id="1819607732">
          <w:marLeft w:val="640"/>
          <w:marRight w:val="0"/>
          <w:marTop w:val="0"/>
          <w:marBottom w:val="0"/>
          <w:divBdr>
            <w:top w:val="none" w:sz="0" w:space="0" w:color="auto"/>
            <w:left w:val="none" w:sz="0" w:space="0" w:color="auto"/>
            <w:bottom w:val="none" w:sz="0" w:space="0" w:color="auto"/>
            <w:right w:val="none" w:sz="0" w:space="0" w:color="auto"/>
          </w:divBdr>
        </w:div>
        <w:div w:id="1055617669">
          <w:marLeft w:val="640"/>
          <w:marRight w:val="0"/>
          <w:marTop w:val="0"/>
          <w:marBottom w:val="0"/>
          <w:divBdr>
            <w:top w:val="none" w:sz="0" w:space="0" w:color="auto"/>
            <w:left w:val="none" w:sz="0" w:space="0" w:color="auto"/>
            <w:bottom w:val="none" w:sz="0" w:space="0" w:color="auto"/>
            <w:right w:val="none" w:sz="0" w:space="0" w:color="auto"/>
          </w:divBdr>
        </w:div>
        <w:div w:id="138160064">
          <w:marLeft w:val="640"/>
          <w:marRight w:val="0"/>
          <w:marTop w:val="0"/>
          <w:marBottom w:val="0"/>
          <w:divBdr>
            <w:top w:val="none" w:sz="0" w:space="0" w:color="auto"/>
            <w:left w:val="none" w:sz="0" w:space="0" w:color="auto"/>
            <w:bottom w:val="none" w:sz="0" w:space="0" w:color="auto"/>
            <w:right w:val="none" w:sz="0" w:space="0" w:color="auto"/>
          </w:divBdr>
        </w:div>
        <w:div w:id="179054844">
          <w:marLeft w:val="640"/>
          <w:marRight w:val="0"/>
          <w:marTop w:val="0"/>
          <w:marBottom w:val="0"/>
          <w:divBdr>
            <w:top w:val="none" w:sz="0" w:space="0" w:color="auto"/>
            <w:left w:val="none" w:sz="0" w:space="0" w:color="auto"/>
            <w:bottom w:val="none" w:sz="0" w:space="0" w:color="auto"/>
            <w:right w:val="none" w:sz="0" w:space="0" w:color="auto"/>
          </w:divBdr>
        </w:div>
        <w:div w:id="1634823323">
          <w:marLeft w:val="640"/>
          <w:marRight w:val="0"/>
          <w:marTop w:val="0"/>
          <w:marBottom w:val="0"/>
          <w:divBdr>
            <w:top w:val="none" w:sz="0" w:space="0" w:color="auto"/>
            <w:left w:val="none" w:sz="0" w:space="0" w:color="auto"/>
            <w:bottom w:val="none" w:sz="0" w:space="0" w:color="auto"/>
            <w:right w:val="none" w:sz="0" w:space="0" w:color="auto"/>
          </w:divBdr>
        </w:div>
        <w:div w:id="364798104">
          <w:marLeft w:val="640"/>
          <w:marRight w:val="0"/>
          <w:marTop w:val="0"/>
          <w:marBottom w:val="0"/>
          <w:divBdr>
            <w:top w:val="none" w:sz="0" w:space="0" w:color="auto"/>
            <w:left w:val="none" w:sz="0" w:space="0" w:color="auto"/>
            <w:bottom w:val="none" w:sz="0" w:space="0" w:color="auto"/>
            <w:right w:val="none" w:sz="0" w:space="0" w:color="auto"/>
          </w:divBdr>
        </w:div>
        <w:div w:id="1571042242">
          <w:marLeft w:val="640"/>
          <w:marRight w:val="0"/>
          <w:marTop w:val="0"/>
          <w:marBottom w:val="0"/>
          <w:divBdr>
            <w:top w:val="none" w:sz="0" w:space="0" w:color="auto"/>
            <w:left w:val="none" w:sz="0" w:space="0" w:color="auto"/>
            <w:bottom w:val="none" w:sz="0" w:space="0" w:color="auto"/>
            <w:right w:val="none" w:sz="0" w:space="0" w:color="auto"/>
          </w:divBdr>
        </w:div>
        <w:div w:id="870606244">
          <w:marLeft w:val="640"/>
          <w:marRight w:val="0"/>
          <w:marTop w:val="0"/>
          <w:marBottom w:val="0"/>
          <w:divBdr>
            <w:top w:val="none" w:sz="0" w:space="0" w:color="auto"/>
            <w:left w:val="none" w:sz="0" w:space="0" w:color="auto"/>
            <w:bottom w:val="none" w:sz="0" w:space="0" w:color="auto"/>
            <w:right w:val="none" w:sz="0" w:space="0" w:color="auto"/>
          </w:divBdr>
        </w:div>
        <w:div w:id="2061899401">
          <w:marLeft w:val="640"/>
          <w:marRight w:val="0"/>
          <w:marTop w:val="0"/>
          <w:marBottom w:val="0"/>
          <w:divBdr>
            <w:top w:val="none" w:sz="0" w:space="0" w:color="auto"/>
            <w:left w:val="none" w:sz="0" w:space="0" w:color="auto"/>
            <w:bottom w:val="none" w:sz="0" w:space="0" w:color="auto"/>
            <w:right w:val="none" w:sz="0" w:space="0" w:color="auto"/>
          </w:divBdr>
        </w:div>
        <w:div w:id="433599761">
          <w:marLeft w:val="640"/>
          <w:marRight w:val="0"/>
          <w:marTop w:val="0"/>
          <w:marBottom w:val="0"/>
          <w:divBdr>
            <w:top w:val="none" w:sz="0" w:space="0" w:color="auto"/>
            <w:left w:val="none" w:sz="0" w:space="0" w:color="auto"/>
            <w:bottom w:val="none" w:sz="0" w:space="0" w:color="auto"/>
            <w:right w:val="none" w:sz="0" w:space="0" w:color="auto"/>
          </w:divBdr>
        </w:div>
        <w:div w:id="1591767195">
          <w:marLeft w:val="640"/>
          <w:marRight w:val="0"/>
          <w:marTop w:val="0"/>
          <w:marBottom w:val="0"/>
          <w:divBdr>
            <w:top w:val="none" w:sz="0" w:space="0" w:color="auto"/>
            <w:left w:val="none" w:sz="0" w:space="0" w:color="auto"/>
            <w:bottom w:val="none" w:sz="0" w:space="0" w:color="auto"/>
            <w:right w:val="none" w:sz="0" w:space="0" w:color="auto"/>
          </w:divBdr>
        </w:div>
        <w:div w:id="275140354">
          <w:marLeft w:val="640"/>
          <w:marRight w:val="0"/>
          <w:marTop w:val="0"/>
          <w:marBottom w:val="0"/>
          <w:divBdr>
            <w:top w:val="none" w:sz="0" w:space="0" w:color="auto"/>
            <w:left w:val="none" w:sz="0" w:space="0" w:color="auto"/>
            <w:bottom w:val="none" w:sz="0" w:space="0" w:color="auto"/>
            <w:right w:val="none" w:sz="0" w:space="0" w:color="auto"/>
          </w:divBdr>
        </w:div>
        <w:div w:id="764575438">
          <w:marLeft w:val="640"/>
          <w:marRight w:val="0"/>
          <w:marTop w:val="0"/>
          <w:marBottom w:val="0"/>
          <w:divBdr>
            <w:top w:val="none" w:sz="0" w:space="0" w:color="auto"/>
            <w:left w:val="none" w:sz="0" w:space="0" w:color="auto"/>
            <w:bottom w:val="none" w:sz="0" w:space="0" w:color="auto"/>
            <w:right w:val="none" w:sz="0" w:space="0" w:color="auto"/>
          </w:divBdr>
        </w:div>
        <w:div w:id="1617251724">
          <w:marLeft w:val="640"/>
          <w:marRight w:val="0"/>
          <w:marTop w:val="0"/>
          <w:marBottom w:val="0"/>
          <w:divBdr>
            <w:top w:val="none" w:sz="0" w:space="0" w:color="auto"/>
            <w:left w:val="none" w:sz="0" w:space="0" w:color="auto"/>
            <w:bottom w:val="none" w:sz="0" w:space="0" w:color="auto"/>
            <w:right w:val="none" w:sz="0" w:space="0" w:color="auto"/>
          </w:divBdr>
        </w:div>
      </w:divsChild>
    </w:div>
    <w:div w:id="485249581">
      <w:bodyDiv w:val="1"/>
      <w:marLeft w:val="0"/>
      <w:marRight w:val="0"/>
      <w:marTop w:val="0"/>
      <w:marBottom w:val="0"/>
      <w:divBdr>
        <w:top w:val="none" w:sz="0" w:space="0" w:color="auto"/>
        <w:left w:val="none" w:sz="0" w:space="0" w:color="auto"/>
        <w:bottom w:val="none" w:sz="0" w:space="0" w:color="auto"/>
        <w:right w:val="none" w:sz="0" w:space="0" w:color="auto"/>
      </w:divBdr>
    </w:div>
    <w:div w:id="485324664">
      <w:bodyDiv w:val="1"/>
      <w:marLeft w:val="0"/>
      <w:marRight w:val="0"/>
      <w:marTop w:val="0"/>
      <w:marBottom w:val="0"/>
      <w:divBdr>
        <w:top w:val="none" w:sz="0" w:space="0" w:color="auto"/>
        <w:left w:val="none" w:sz="0" w:space="0" w:color="auto"/>
        <w:bottom w:val="none" w:sz="0" w:space="0" w:color="auto"/>
        <w:right w:val="none" w:sz="0" w:space="0" w:color="auto"/>
      </w:divBdr>
    </w:div>
    <w:div w:id="497043494">
      <w:bodyDiv w:val="1"/>
      <w:marLeft w:val="0"/>
      <w:marRight w:val="0"/>
      <w:marTop w:val="0"/>
      <w:marBottom w:val="0"/>
      <w:divBdr>
        <w:top w:val="none" w:sz="0" w:space="0" w:color="auto"/>
        <w:left w:val="none" w:sz="0" w:space="0" w:color="auto"/>
        <w:bottom w:val="none" w:sz="0" w:space="0" w:color="auto"/>
        <w:right w:val="none" w:sz="0" w:space="0" w:color="auto"/>
      </w:divBdr>
    </w:div>
    <w:div w:id="502399535">
      <w:bodyDiv w:val="1"/>
      <w:marLeft w:val="0"/>
      <w:marRight w:val="0"/>
      <w:marTop w:val="0"/>
      <w:marBottom w:val="0"/>
      <w:divBdr>
        <w:top w:val="none" w:sz="0" w:space="0" w:color="auto"/>
        <w:left w:val="none" w:sz="0" w:space="0" w:color="auto"/>
        <w:bottom w:val="none" w:sz="0" w:space="0" w:color="auto"/>
        <w:right w:val="none" w:sz="0" w:space="0" w:color="auto"/>
      </w:divBdr>
    </w:div>
    <w:div w:id="551382338">
      <w:bodyDiv w:val="1"/>
      <w:marLeft w:val="0"/>
      <w:marRight w:val="0"/>
      <w:marTop w:val="0"/>
      <w:marBottom w:val="0"/>
      <w:divBdr>
        <w:top w:val="none" w:sz="0" w:space="0" w:color="auto"/>
        <w:left w:val="none" w:sz="0" w:space="0" w:color="auto"/>
        <w:bottom w:val="none" w:sz="0" w:space="0" w:color="auto"/>
        <w:right w:val="none" w:sz="0" w:space="0" w:color="auto"/>
      </w:divBdr>
    </w:div>
    <w:div w:id="555242419">
      <w:bodyDiv w:val="1"/>
      <w:marLeft w:val="0"/>
      <w:marRight w:val="0"/>
      <w:marTop w:val="0"/>
      <w:marBottom w:val="0"/>
      <w:divBdr>
        <w:top w:val="none" w:sz="0" w:space="0" w:color="auto"/>
        <w:left w:val="none" w:sz="0" w:space="0" w:color="auto"/>
        <w:bottom w:val="none" w:sz="0" w:space="0" w:color="auto"/>
        <w:right w:val="none" w:sz="0" w:space="0" w:color="auto"/>
      </w:divBdr>
      <w:divsChild>
        <w:div w:id="686827183">
          <w:marLeft w:val="0"/>
          <w:marRight w:val="0"/>
          <w:marTop w:val="0"/>
          <w:marBottom w:val="0"/>
          <w:divBdr>
            <w:top w:val="none" w:sz="0" w:space="0" w:color="auto"/>
            <w:left w:val="none" w:sz="0" w:space="0" w:color="auto"/>
            <w:bottom w:val="none" w:sz="0" w:space="0" w:color="auto"/>
            <w:right w:val="none" w:sz="0" w:space="0" w:color="auto"/>
          </w:divBdr>
          <w:divsChild>
            <w:div w:id="508906642">
              <w:marLeft w:val="0"/>
              <w:marRight w:val="0"/>
              <w:marTop w:val="0"/>
              <w:marBottom w:val="0"/>
              <w:divBdr>
                <w:top w:val="none" w:sz="0" w:space="0" w:color="auto"/>
                <w:left w:val="none" w:sz="0" w:space="0" w:color="auto"/>
                <w:bottom w:val="none" w:sz="0" w:space="0" w:color="auto"/>
                <w:right w:val="none" w:sz="0" w:space="0" w:color="auto"/>
              </w:divBdr>
              <w:divsChild>
                <w:div w:id="1714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84057">
      <w:bodyDiv w:val="1"/>
      <w:marLeft w:val="0"/>
      <w:marRight w:val="0"/>
      <w:marTop w:val="0"/>
      <w:marBottom w:val="0"/>
      <w:divBdr>
        <w:top w:val="none" w:sz="0" w:space="0" w:color="auto"/>
        <w:left w:val="none" w:sz="0" w:space="0" w:color="auto"/>
        <w:bottom w:val="none" w:sz="0" w:space="0" w:color="auto"/>
        <w:right w:val="none" w:sz="0" w:space="0" w:color="auto"/>
      </w:divBdr>
    </w:div>
    <w:div w:id="617102596">
      <w:bodyDiv w:val="1"/>
      <w:marLeft w:val="0"/>
      <w:marRight w:val="0"/>
      <w:marTop w:val="0"/>
      <w:marBottom w:val="0"/>
      <w:divBdr>
        <w:top w:val="none" w:sz="0" w:space="0" w:color="auto"/>
        <w:left w:val="none" w:sz="0" w:space="0" w:color="auto"/>
        <w:bottom w:val="none" w:sz="0" w:space="0" w:color="auto"/>
        <w:right w:val="none" w:sz="0" w:space="0" w:color="auto"/>
      </w:divBdr>
      <w:divsChild>
        <w:div w:id="1741245914">
          <w:marLeft w:val="640"/>
          <w:marRight w:val="0"/>
          <w:marTop w:val="0"/>
          <w:marBottom w:val="0"/>
          <w:divBdr>
            <w:top w:val="none" w:sz="0" w:space="0" w:color="auto"/>
            <w:left w:val="none" w:sz="0" w:space="0" w:color="auto"/>
            <w:bottom w:val="none" w:sz="0" w:space="0" w:color="auto"/>
            <w:right w:val="none" w:sz="0" w:space="0" w:color="auto"/>
          </w:divBdr>
        </w:div>
        <w:div w:id="1421826912">
          <w:marLeft w:val="640"/>
          <w:marRight w:val="0"/>
          <w:marTop w:val="0"/>
          <w:marBottom w:val="0"/>
          <w:divBdr>
            <w:top w:val="none" w:sz="0" w:space="0" w:color="auto"/>
            <w:left w:val="none" w:sz="0" w:space="0" w:color="auto"/>
            <w:bottom w:val="none" w:sz="0" w:space="0" w:color="auto"/>
            <w:right w:val="none" w:sz="0" w:space="0" w:color="auto"/>
          </w:divBdr>
        </w:div>
        <w:div w:id="575747167">
          <w:marLeft w:val="640"/>
          <w:marRight w:val="0"/>
          <w:marTop w:val="0"/>
          <w:marBottom w:val="0"/>
          <w:divBdr>
            <w:top w:val="none" w:sz="0" w:space="0" w:color="auto"/>
            <w:left w:val="none" w:sz="0" w:space="0" w:color="auto"/>
            <w:bottom w:val="none" w:sz="0" w:space="0" w:color="auto"/>
            <w:right w:val="none" w:sz="0" w:space="0" w:color="auto"/>
          </w:divBdr>
        </w:div>
        <w:div w:id="794983788">
          <w:marLeft w:val="640"/>
          <w:marRight w:val="0"/>
          <w:marTop w:val="0"/>
          <w:marBottom w:val="0"/>
          <w:divBdr>
            <w:top w:val="none" w:sz="0" w:space="0" w:color="auto"/>
            <w:left w:val="none" w:sz="0" w:space="0" w:color="auto"/>
            <w:bottom w:val="none" w:sz="0" w:space="0" w:color="auto"/>
            <w:right w:val="none" w:sz="0" w:space="0" w:color="auto"/>
          </w:divBdr>
        </w:div>
        <w:div w:id="1157649452">
          <w:marLeft w:val="640"/>
          <w:marRight w:val="0"/>
          <w:marTop w:val="0"/>
          <w:marBottom w:val="0"/>
          <w:divBdr>
            <w:top w:val="none" w:sz="0" w:space="0" w:color="auto"/>
            <w:left w:val="none" w:sz="0" w:space="0" w:color="auto"/>
            <w:bottom w:val="none" w:sz="0" w:space="0" w:color="auto"/>
            <w:right w:val="none" w:sz="0" w:space="0" w:color="auto"/>
          </w:divBdr>
        </w:div>
        <w:div w:id="790782965">
          <w:marLeft w:val="640"/>
          <w:marRight w:val="0"/>
          <w:marTop w:val="0"/>
          <w:marBottom w:val="0"/>
          <w:divBdr>
            <w:top w:val="none" w:sz="0" w:space="0" w:color="auto"/>
            <w:left w:val="none" w:sz="0" w:space="0" w:color="auto"/>
            <w:bottom w:val="none" w:sz="0" w:space="0" w:color="auto"/>
            <w:right w:val="none" w:sz="0" w:space="0" w:color="auto"/>
          </w:divBdr>
        </w:div>
        <w:div w:id="1287851820">
          <w:marLeft w:val="640"/>
          <w:marRight w:val="0"/>
          <w:marTop w:val="0"/>
          <w:marBottom w:val="0"/>
          <w:divBdr>
            <w:top w:val="none" w:sz="0" w:space="0" w:color="auto"/>
            <w:left w:val="none" w:sz="0" w:space="0" w:color="auto"/>
            <w:bottom w:val="none" w:sz="0" w:space="0" w:color="auto"/>
            <w:right w:val="none" w:sz="0" w:space="0" w:color="auto"/>
          </w:divBdr>
        </w:div>
        <w:div w:id="709496040">
          <w:marLeft w:val="640"/>
          <w:marRight w:val="0"/>
          <w:marTop w:val="0"/>
          <w:marBottom w:val="0"/>
          <w:divBdr>
            <w:top w:val="none" w:sz="0" w:space="0" w:color="auto"/>
            <w:left w:val="none" w:sz="0" w:space="0" w:color="auto"/>
            <w:bottom w:val="none" w:sz="0" w:space="0" w:color="auto"/>
            <w:right w:val="none" w:sz="0" w:space="0" w:color="auto"/>
          </w:divBdr>
        </w:div>
        <w:div w:id="677122070">
          <w:marLeft w:val="640"/>
          <w:marRight w:val="0"/>
          <w:marTop w:val="0"/>
          <w:marBottom w:val="0"/>
          <w:divBdr>
            <w:top w:val="none" w:sz="0" w:space="0" w:color="auto"/>
            <w:left w:val="none" w:sz="0" w:space="0" w:color="auto"/>
            <w:bottom w:val="none" w:sz="0" w:space="0" w:color="auto"/>
            <w:right w:val="none" w:sz="0" w:space="0" w:color="auto"/>
          </w:divBdr>
        </w:div>
        <w:div w:id="630523522">
          <w:marLeft w:val="640"/>
          <w:marRight w:val="0"/>
          <w:marTop w:val="0"/>
          <w:marBottom w:val="0"/>
          <w:divBdr>
            <w:top w:val="none" w:sz="0" w:space="0" w:color="auto"/>
            <w:left w:val="none" w:sz="0" w:space="0" w:color="auto"/>
            <w:bottom w:val="none" w:sz="0" w:space="0" w:color="auto"/>
            <w:right w:val="none" w:sz="0" w:space="0" w:color="auto"/>
          </w:divBdr>
        </w:div>
        <w:div w:id="638728341">
          <w:marLeft w:val="640"/>
          <w:marRight w:val="0"/>
          <w:marTop w:val="0"/>
          <w:marBottom w:val="0"/>
          <w:divBdr>
            <w:top w:val="none" w:sz="0" w:space="0" w:color="auto"/>
            <w:left w:val="none" w:sz="0" w:space="0" w:color="auto"/>
            <w:bottom w:val="none" w:sz="0" w:space="0" w:color="auto"/>
            <w:right w:val="none" w:sz="0" w:space="0" w:color="auto"/>
          </w:divBdr>
        </w:div>
        <w:div w:id="1390609983">
          <w:marLeft w:val="640"/>
          <w:marRight w:val="0"/>
          <w:marTop w:val="0"/>
          <w:marBottom w:val="0"/>
          <w:divBdr>
            <w:top w:val="none" w:sz="0" w:space="0" w:color="auto"/>
            <w:left w:val="none" w:sz="0" w:space="0" w:color="auto"/>
            <w:bottom w:val="none" w:sz="0" w:space="0" w:color="auto"/>
            <w:right w:val="none" w:sz="0" w:space="0" w:color="auto"/>
          </w:divBdr>
        </w:div>
        <w:div w:id="416832990">
          <w:marLeft w:val="640"/>
          <w:marRight w:val="0"/>
          <w:marTop w:val="0"/>
          <w:marBottom w:val="0"/>
          <w:divBdr>
            <w:top w:val="none" w:sz="0" w:space="0" w:color="auto"/>
            <w:left w:val="none" w:sz="0" w:space="0" w:color="auto"/>
            <w:bottom w:val="none" w:sz="0" w:space="0" w:color="auto"/>
            <w:right w:val="none" w:sz="0" w:space="0" w:color="auto"/>
          </w:divBdr>
        </w:div>
        <w:div w:id="1084955195">
          <w:marLeft w:val="640"/>
          <w:marRight w:val="0"/>
          <w:marTop w:val="0"/>
          <w:marBottom w:val="0"/>
          <w:divBdr>
            <w:top w:val="none" w:sz="0" w:space="0" w:color="auto"/>
            <w:left w:val="none" w:sz="0" w:space="0" w:color="auto"/>
            <w:bottom w:val="none" w:sz="0" w:space="0" w:color="auto"/>
            <w:right w:val="none" w:sz="0" w:space="0" w:color="auto"/>
          </w:divBdr>
        </w:div>
        <w:div w:id="1449813510">
          <w:marLeft w:val="640"/>
          <w:marRight w:val="0"/>
          <w:marTop w:val="0"/>
          <w:marBottom w:val="0"/>
          <w:divBdr>
            <w:top w:val="none" w:sz="0" w:space="0" w:color="auto"/>
            <w:left w:val="none" w:sz="0" w:space="0" w:color="auto"/>
            <w:bottom w:val="none" w:sz="0" w:space="0" w:color="auto"/>
            <w:right w:val="none" w:sz="0" w:space="0" w:color="auto"/>
          </w:divBdr>
        </w:div>
        <w:div w:id="649604164">
          <w:marLeft w:val="640"/>
          <w:marRight w:val="0"/>
          <w:marTop w:val="0"/>
          <w:marBottom w:val="0"/>
          <w:divBdr>
            <w:top w:val="none" w:sz="0" w:space="0" w:color="auto"/>
            <w:left w:val="none" w:sz="0" w:space="0" w:color="auto"/>
            <w:bottom w:val="none" w:sz="0" w:space="0" w:color="auto"/>
            <w:right w:val="none" w:sz="0" w:space="0" w:color="auto"/>
          </w:divBdr>
        </w:div>
        <w:div w:id="979727543">
          <w:marLeft w:val="640"/>
          <w:marRight w:val="0"/>
          <w:marTop w:val="0"/>
          <w:marBottom w:val="0"/>
          <w:divBdr>
            <w:top w:val="none" w:sz="0" w:space="0" w:color="auto"/>
            <w:left w:val="none" w:sz="0" w:space="0" w:color="auto"/>
            <w:bottom w:val="none" w:sz="0" w:space="0" w:color="auto"/>
            <w:right w:val="none" w:sz="0" w:space="0" w:color="auto"/>
          </w:divBdr>
        </w:div>
        <w:div w:id="877282031">
          <w:marLeft w:val="640"/>
          <w:marRight w:val="0"/>
          <w:marTop w:val="0"/>
          <w:marBottom w:val="0"/>
          <w:divBdr>
            <w:top w:val="none" w:sz="0" w:space="0" w:color="auto"/>
            <w:left w:val="none" w:sz="0" w:space="0" w:color="auto"/>
            <w:bottom w:val="none" w:sz="0" w:space="0" w:color="auto"/>
            <w:right w:val="none" w:sz="0" w:space="0" w:color="auto"/>
          </w:divBdr>
        </w:div>
        <w:div w:id="1729955953">
          <w:marLeft w:val="640"/>
          <w:marRight w:val="0"/>
          <w:marTop w:val="0"/>
          <w:marBottom w:val="0"/>
          <w:divBdr>
            <w:top w:val="none" w:sz="0" w:space="0" w:color="auto"/>
            <w:left w:val="none" w:sz="0" w:space="0" w:color="auto"/>
            <w:bottom w:val="none" w:sz="0" w:space="0" w:color="auto"/>
            <w:right w:val="none" w:sz="0" w:space="0" w:color="auto"/>
          </w:divBdr>
        </w:div>
        <w:div w:id="1408645496">
          <w:marLeft w:val="640"/>
          <w:marRight w:val="0"/>
          <w:marTop w:val="0"/>
          <w:marBottom w:val="0"/>
          <w:divBdr>
            <w:top w:val="none" w:sz="0" w:space="0" w:color="auto"/>
            <w:left w:val="none" w:sz="0" w:space="0" w:color="auto"/>
            <w:bottom w:val="none" w:sz="0" w:space="0" w:color="auto"/>
            <w:right w:val="none" w:sz="0" w:space="0" w:color="auto"/>
          </w:divBdr>
        </w:div>
        <w:div w:id="1008872304">
          <w:marLeft w:val="640"/>
          <w:marRight w:val="0"/>
          <w:marTop w:val="0"/>
          <w:marBottom w:val="0"/>
          <w:divBdr>
            <w:top w:val="none" w:sz="0" w:space="0" w:color="auto"/>
            <w:left w:val="none" w:sz="0" w:space="0" w:color="auto"/>
            <w:bottom w:val="none" w:sz="0" w:space="0" w:color="auto"/>
            <w:right w:val="none" w:sz="0" w:space="0" w:color="auto"/>
          </w:divBdr>
        </w:div>
        <w:div w:id="1990088421">
          <w:marLeft w:val="640"/>
          <w:marRight w:val="0"/>
          <w:marTop w:val="0"/>
          <w:marBottom w:val="0"/>
          <w:divBdr>
            <w:top w:val="none" w:sz="0" w:space="0" w:color="auto"/>
            <w:left w:val="none" w:sz="0" w:space="0" w:color="auto"/>
            <w:bottom w:val="none" w:sz="0" w:space="0" w:color="auto"/>
            <w:right w:val="none" w:sz="0" w:space="0" w:color="auto"/>
          </w:divBdr>
        </w:div>
        <w:div w:id="754860545">
          <w:marLeft w:val="640"/>
          <w:marRight w:val="0"/>
          <w:marTop w:val="0"/>
          <w:marBottom w:val="0"/>
          <w:divBdr>
            <w:top w:val="none" w:sz="0" w:space="0" w:color="auto"/>
            <w:left w:val="none" w:sz="0" w:space="0" w:color="auto"/>
            <w:bottom w:val="none" w:sz="0" w:space="0" w:color="auto"/>
            <w:right w:val="none" w:sz="0" w:space="0" w:color="auto"/>
          </w:divBdr>
        </w:div>
        <w:div w:id="875696373">
          <w:marLeft w:val="640"/>
          <w:marRight w:val="0"/>
          <w:marTop w:val="0"/>
          <w:marBottom w:val="0"/>
          <w:divBdr>
            <w:top w:val="none" w:sz="0" w:space="0" w:color="auto"/>
            <w:left w:val="none" w:sz="0" w:space="0" w:color="auto"/>
            <w:bottom w:val="none" w:sz="0" w:space="0" w:color="auto"/>
            <w:right w:val="none" w:sz="0" w:space="0" w:color="auto"/>
          </w:divBdr>
        </w:div>
        <w:div w:id="322902090">
          <w:marLeft w:val="640"/>
          <w:marRight w:val="0"/>
          <w:marTop w:val="0"/>
          <w:marBottom w:val="0"/>
          <w:divBdr>
            <w:top w:val="none" w:sz="0" w:space="0" w:color="auto"/>
            <w:left w:val="none" w:sz="0" w:space="0" w:color="auto"/>
            <w:bottom w:val="none" w:sz="0" w:space="0" w:color="auto"/>
            <w:right w:val="none" w:sz="0" w:space="0" w:color="auto"/>
          </w:divBdr>
        </w:div>
        <w:div w:id="1893492674">
          <w:marLeft w:val="640"/>
          <w:marRight w:val="0"/>
          <w:marTop w:val="0"/>
          <w:marBottom w:val="0"/>
          <w:divBdr>
            <w:top w:val="none" w:sz="0" w:space="0" w:color="auto"/>
            <w:left w:val="none" w:sz="0" w:space="0" w:color="auto"/>
            <w:bottom w:val="none" w:sz="0" w:space="0" w:color="auto"/>
            <w:right w:val="none" w:sz="0" w:space="0" w:color="auto"/>
          </w:divBdr>
        </w:div>
        <w:div w:id="744953255">
          <w:marLeft w:val="640"/>
          <w:marRight w:val="0"/>
          <w:marTop w:val="0"/>
          <w:marBottom w:val="0"/>
          <w:divBdr>
            <w:top w:val="none" w:sz="0" w:space="0" w:color="auto"/>
            <w:left w:val="none" w:sz="0" w:space="0" w:color="auto"/>
            <w:bottom w:val="none" w:sz="0" w:space="0" w:color="auto"/>
            <w:right w:val="none" w:sz="0" w:space="0" w:color="auto"/>
          </w:divBdr>
        </w:div>
        <w:div w:id="839807743">
          <w:marLeft w:val="640"/>
          <w:marRight w:val="0"/>
          <w:marTop w:val="0"/>
          <w:marBottom w:val="0"/>
          <w:divBdr>
            <w:top w:val="none" w:sz="0" w:space="0" w:color="auto"/>
            <w:left w:val="none" w:sz="0" w:space="0" w:color="auto"/>
            <w:bottom w:val="none" w:sz="0" w:space="0" w:color="auto"/>
            <w:right w:val="none" w:sz="0" w:space="0" w:color="auto"/>
          </w:divBdr>
        </w:div>
        <w:div w:id="1014528795">
          <w:marLeft w:val="640"/>
          <w:marRight w:val="0"/>
          <w:marTop w:val="0"/>
          <w:marBottom w:val="0"/>
          <w:divBdr>
            <w:top w:val="none" w:sz="0" w:space="0" w:color="auto"/>
            <w:left w:val="none" w:sz="0" w:space="0" w:color="auto"/>
            <w:bottom w:val="none" w:sz="0" w:space="0" w:color="auto"/>
            <w:right w:val="none" w:sz="0" w:space="0" w:color="auto"/>
          </w:divBdr>
        </w:div>
        <w:div w:id="1642228592">
          <w:marLeft w:val="640"/>
          <w:marRight w:val="0"/>
          <w:marTop w:val="0"/>
          <w:marBottom w:val="0"/>
          <w:divBdr>
            <w:top w:val="none" w:sz="0" w:space="0" w:color="auto"/>
            <w:left w:val="none" w:sz="0" w:space="0" w:color="auto"/>
            <w:bottom w:val="none" w:sz="0" w:space="0" w:color="auto"/>
            <w:right w:val="none" w:sz="0" w:space="0" w:color="auto"/>
          </w:divBdr>
        </w:div>
        <w:div w:id="1587838236">
          <w:marLeft w:val="640"/>
          <w:marRight w:val="0"/>
          <w:marTop w:val="0"/>
          <w:marBottom w:val="0"/>
          <w:divBdr>
            <w:top w:val="none" w:sz="0" w:space="0" w:color="auto"/>
            <w:left w:val="none" w:sz="0" w:space="0" w:color="auto"/>
            <w:bottom w:val="none" w:sz="0" w:space="0" w:color="auto"/>
            <w:right w:val="none" w:sz="0" w:space="0" w:color="auto"/>
          </w:divBdr>
        </w:div>
        <w:div w:id="1316765915">
          <w:marLeft w:val="640"/>
          <w:marRight w:val="0"/>
          <w:marTop w:val="0"/>
          <w:marBottom w:val="0"/>
          <w:divBdr>
            <w:top w:val="none" w:sz="0" w:space="0" w:color="auto"/>
            <w:left w:val="none" w:sz="0" w:space="0" w:color="auto"/>
            <w:bottom w:val="none" w:sz="0" w:space="0" w:color="auto"/>
            <w:right w:val="none" w:sz="0" w:space="0" w:color="auto"/>
          </w:divBdr>
        </w:div>
        <w:div w:id="708460526">
          <w:marLeft w:val="640"/>
          <w:marRight w:val="0"/>
          <w:marTop w:val="0"/>
          <w:marBottom w:val="0"/>
          <w:divBdr>
            <w:top w:val="none" w:sz="0" w:space="0" w:color="auto"/>
            <w:left w:val="none" w:sz="0" w:space="0" w:color="auto"/>
            <w:bottom w:val="none" w:sz="0" w:space="0" w:color="auto"/>
            <w:right w:val="none" w:sz="0" w:space="0" w:color="auto"/>
          </w:divBdr>
        </w:div>
        <w:div w:id="585766723">
          <w:marLeft w:val="640"/>
          <w:marRight w:val="0"/>
          <w:marTop w:val="0"/>
          <w:marBottom w:val="0"/>
          <w:divBdr>
            <w:top w:val="none" w:sz="0" w:space="0" w:color="auto"/>
            <w:left w:val="none" w:sz="0" w:space="0" w:color="auto"/>
            <w:bottom w:val="none" w:sz="0" w:space="0" w:color="auto"/>
            <w:right w:val="none" w:sz="0" w:space="0" w:color="auto"/>
          </w:divBdr>
        </w:div>
        <w:div w:id="1874152042">
          <w:marLeft w:val="640"/>
          <w:marRight w:val="0"/>
          <w:marTop w:val="0"/>
          <w:marBottom w:val="0"/>
          <w:divBdr>
            <w:top w:val="none" w:sz="0" w:space="0" w:color="auto"/>
            <w:left w:val="none" w:sz="0" w:space="0" w:color="auto"/>
            <w:bottom w:val="none" w:sz="0" w:space="0" w:color="auto"/>
            <w:right w:val="none" w:sz="0" w:space="0" w:color="auto"/>
          </w:divBdr>
        </w:div>
        <w:div w:id="1433933140">
          <w:marLeft w:val="640"/>
          <w:marRight w:val="0"/>
          <w:marTop w:val="0"/>
          <w:marBottom w:val="0"/>
          <w:divBdr>
            <w:top w:val="none" w:sz="0" w:space="0" w:color="auto"/>
            <w:left w:val="none" w:sz="0" w:space="0" w:color="auto"/>
            <w:bottom w:val="none" w:sz="0" w:space="0" w:color="auto"/>
            <w:right w:val="none" w:sz="0" w:space="0" w:color="auto"/>
          </w:divBdr>
        </w:div>
        <w:div w:id="917524181">
          <w:marLeft w:val="640"/>
          <w:marRight w:val="0"/>
          <w:marTop w:val="0"/>
          <w:marBottom w:val="0"/>
          <w:divBdr>
            <w:top w:val="none" w:sz="0" w:space="0" w:color="auto"/>
            <w:left w:val="none" w:sz="0" w:space="0" w:color="auto"/>
            <w:bottom w:val="none" w:sz="0" w:space="0" w:color="auto"/>
            <w:right w:val="none" w:sz="0" w:space="0" w:color="auto"/>
          </w:divBdr>
        </w:div>
        <w:div w:id="1627200300">
          <w:marLeft w:val="640"/>
          <w:marRight w:val="0"/>
          <w:marTop w:val="0"/>
          <w:marBottom w:val="0"/>
          <w:divBdr>
            <w:top w:val="none" w:sz="0" w:space="0" w:color="auto"/>
            <w:left w:val="none" w:sz="0" w:space="0" w:color="auto"/>
            <w:bottom w:val="none" w:sz="0" w:space="0" w:color="auto"/>
            <w:right w:val="none" w:sz="0" w:space="0" w:color="auto"/>
          </w:divBdr>
        </w:div>
        <w:div w:id="154690341">
          <w:marLeft w:val="640"/>
          <w:marRight w:val="0"/>
          <w:marTop w:val="0"/>
          <w:marBottom w:val="0"/>
          <w:divBdr>
            <w:top w:val="none" w:sz="0" w:space="0" w:color="auto"/>
            <w:left w:val="none" w:sz="0" w:space="0" w:color="auto"/>
            <w:bottom w:val="none" w:sz="0" w:space="0" w:color="auto"/>
            <w:right w:val="none" w:sz="0" w:space="0" w:color="auto"/>
          </w:divBdr>
        </w:div>
        <w:div w:id="574557151">
          <w:marLeft w:val="640"/>
          <w:marRight w:val="0"/>
          <w:marTop w:val="0"/>
          <w:marBottom w:val="0"/>
          <w:divBdr>
            <w:top w:val="none" w:sz="0" w:space="0" w:color="auto"/>
            <w:left w:val="none" w:sz="0" w:space="0" w:color="auto"/>
            <w:bottom w:val="none" w:sz="0" w:space="0" w:color="auto"/>
            <w:right w:val="none" w:sz="0" w:space="0" w:color="auto"/>
          </w:divBdr>
        </w:div>
        <w:div w:id="1666011246">
          <w:marLeft w:val="640"/>
          <w:marRight w:val="0"/>
          <w:marTop w:val="0"/>
          <w:marBottom w:val="0"/>
          <w:divBdr>
            <w:top w:val="none" w:sz="0" w:space="0" w:color="auto"/>
            <w:left w:val="none" w:sz="0" w:space="0" w:color="auto"/>
            <w:bottom w:val="none" w:sz="0" w:space="0" w:color="auto"/>
            <w:right w:val="none" w:sz="0" w:space="0" w:color="auto"/>
          </w:divBdr>
        </w:div>
        <w:div w:id="997225458">
          <w:marLeft w:val="640"/>
          <w:marRight w:val="0"/>
          <w:marTop w:val="0"/>
          <w:marBottom w:val="0"/>
          <w:divBdr>
            <w:top w:val="none" w:sz="0" w:space="0" w:color="auto"/>
            <w:left w:val="none" w:sz="0" w:space="0" w:color="auto"/>
            <w:bottom w:val="none" w:sz="0" w:space="0" w:color="auto"/>
            <w:right w:val="none" w:sz="0" w:space="0" w:color="auto"/>
          </w:divBdr>
        </w:div>
        <w:div w:id="726607432">
          <w:marLeft w:val="640"/>
          <w:marRight w:val="0"/>
          <w:marTop w:val="0"/>
          <w:marBottom w:val="0"/>
          <w:divBdr>
            <w:top w:val="none" w:sz="0" w:space="0" w:color="auto"/>
            <w:left w:val="none" w:sz="0" w:space="0" w:color="auto"/>
            <w:bottom w:val="none" w:sz="0" w:space="0" w:color="auto"/>
            <w:right w:val="none" w:sz="0" w:space="0" w:color="auto"/>
          </w:divBdr>
        </w:div>
        <w:div w:id="526329550">
          <w:marLeft w:val="640"/>
          <w:marRight w:val="0"/>
          <w:marTop w:val="0"/>
          <w:marBottom w:val="0"/>
          <w:divBdr>
            <w:top w:val="none" w:sz="0" w:space="0" w:color="auto"/>
            <w:left w:val="none" w:sz="0" w:space="0" w:color="auto"/>
            <w:bottom w:val="none" w:sz="0" w:space="0" w:color="auto"/>
            <w:right w:val="none" w:sz="0" w:space="0" w:color="auto"/>
          </w:divBdr>
        </w:div>
        <w:div w:id="1071733344">
          <w:marLeft w:val="640"/>
          <w:marRight w:val="0"/>
          <w:marTop w:val="0"/>
          <w:marBottom w:val="0"/>
          <w:divBdr>
            <w:top w:val="none" w:sz="0" w:space="0" w:color="auto"/>
            <w:left w:val="none" w:sz="0" w:space="0" w:color="auto"/>
            <w:bottom w:val="none" w:sz="0" w:space="0" w:color="auto"/>
            <w:right w:val="none" w:sz="0" w:space="0" w:color="auto"/>
          </w:divBdr>
        </w:div>
        <w:div w:id="889147654">
          <w:marLeft w:val="640"/>
          <w:marRight w:val="0"/>
          <w:marTop w:val="0"/>
          <w:marBottom w:val="0"/>
          <w:divBdr>
            <w:top w:val="none" w:sz="0" w:space="0" w:color="auto"/>
            <w:left w:val="none" w:sz="0" w:space="0" w:color="auto"/>
            <w:bottom w:val="none" w:sz="0" w:space="0" w:color="auto"/>
            <w:right w:val="none" w:sz="0" w:space="0" w:color="auto"/>
          </w:divBdr>
        </w:div>
        <w:div w:id="1634408332">
          <w:marLeft w:val="640"/>
          <w:marRight w:val="0"/>
          <w:marTop w:val="0"/>
          <w:marBottom w:val="0"/>
          <w:divBdr>
            <w:top w:val="none" w:sz="0" w:space="0" w:color="auto"/>
            <w:left w:val="none" w:sz="0" w:space="0" w:color="auto"/>
            <w:bottom w:val="none" w:sz="0" w:space="0" w:color="auto"/>
            <w:right w:val="none" w:sz="0" w:space="0" w:color="auto"/>
          </w:divBdr>
        </w:div>
        <w:div w:id="1762290620">
          <w:marLeft w:val="640"/>
          <w:marRight w:val="0"/>
          <w:marTop w:val="0"/>
          <w:marBottom w:val="0"/>
          <w:divBdr>
            <w:top w:val="none" w:sz="0" w:space="0" w:color="auto"/>
            <w:left w:val="none" w:sz="0" w:space="0" w:color="auto"/>
            <w:bottom w:val="none" w:sz="0" w:space="0" w:color="auto"/>
            <w:right w:val="none" w:sz="0" w:space="0" w:color="auto"/>
          </w:divBdr>
        </w:div>
        <w:div w:id="1052996947">
          <w:marLeft w:val="640"/>
          <w:marRight w:val="0"/>
          <w:marTop w:val="0"/>
          <w:marBottom w:val="0"/>
          <w:divBdr>
            <w:top w:val="none" w:sz="0" w:space="0" w:color="auto"/>
            <w:left w:val="none" w:sz="0" w:space="0" w:color="auto"/>
            <w:bottom w:val="none" w:sz="0" w:space="0" w:color="auto"/>
            <w:right w:val="none" w:sz="0" w:space="0" w:color="auto"/>
          </w:divBdr>
        </w:div>
        <w:div w:id="708528992">
          <w:marLeft w:val="640"/>
          <w:marRight w:val="0"/>
          <w:marTop w:val="0"/>
          <w:marBottom w:val="0"/>
          <w:divBdr>
            <w:top w:val="none" w:sz="0" w:space="0" w:color="auto"/>
            <w:left w:val="none" w:sz="0" w:space="0" w:color="auto"/>
            <w:bottom w:val="none" w:sz="0" w:space="0" w:color="auto"/>
            <w:right w:val="none" w:sz="0" w:space="0" w:color="auto"/>
          </w:divBdr>
        </w:div>
        <w:div w:id="1332679866">
          <w:marLeft w:val="640"/>
          <w:marRight w:val="0"/>
          <w:marTop w:val="0"/>
          <w:marBottom w:val="0"/>
          <w:divBdr>
            <w:top w:val="none" w:sz="0" w:space="0" w:color="auto"/>
            <w:left w:val="none" w:sz="0" w:space="0" w:color="auto"/>
            <w:bottom w:val="none" w:sz="0" w:space="0" w:color="auto"/>
            <w:right w:val="none" w:sz="0" w:space="0" w:color="auto"/>
          </w:divBdr>
        </w:div>
        <w:div w:id="623658594">
          <w:marLeft w:val="640"/>
          <w:marRight w:val="0"/>
          <w:marTop w:val="0"/>
          <w:marBottom w:val="0"/>
          <w:divBdr>
            <w:top w:val="none" w:sz="0" w:space="0" w:color="auto"/>
            <w:left w:val="none" w:sz="0" w:space="0" w:color="auto"/>
            <w:bottom w:val="none" w:sz="0" w:space="0" w:color="auto"/>
            <w:right w:val="none" w:sz="0" w:space="0" w:color="auto"/>
          </w:divBdr>
        </w:div>
        <w:div w:id="823013927">
          <w:marLeft w:val="640"/>
          <w:marRight w:val="0"/>
          <w:marTop w:val="0"/>
          <w:marBottom w:val="0"/>
          <w:divBdr>
            <w:top w:val="none" w:sz="0" w:space="0" w:color="auto"/>
            <w:left w:val="none" w:sz="0" w:space="0" w:color="auto"/>
            <w:bottom w:val="none" w:sz="0" w:space="0" w:color="auto"/>
            <w:right w:val="none" w:sz="0" w:space="0" w:color="auto"/>
          </w:divBdr>
        </w:div>
        <w:div w:id="550382004">
          <w:marLeft w:val="640"/>
          <w:marRight w:val="0"/>
          <w:marTop w:val="0"/>
          <w:marBottom w:val="0"/>
          <w:divBdr>
            <w:top w:val="none" w:sz="0" w:space="0" w:color="auto"/>
            <w:left w:val="none" w:sz="0" w:space="0" w:color="auto"/>
            <w:bottom w:val="none" w:sz="0" w:space="0" w:color="auto"/>
            <w:right w:val="none" w:sz="0" w:space="0" w:color="auto"/>
          </w:divBdr>
        </w:div>
        <w:div w:id="1916747292">
          <w:marLeft w:val="640"/>
          <w:marRight w:val="0"/>
          <w:marTop w:val="0"/>
          <w:marBottom w:val="0"/>
          <w:divBdr>
            <w:top w:val="none" w:sz="0" w:space="0" w:color="auto"/>
            <w:left w:val="none" w:sz="0" w:space="0" w:color="auto"/>
            <w:bottom w:val="none" w:sz="0" w:space="0" w:color="auto"/>
            <w:right w:val="none" w:sz="0" w:space="0" w:color="auto"/>
          </w:divBdr>
        </w:div>
        <w:div w:id="1250887754">
          <w:marLeft w:val="640"/>
          <w:marRight w:val="0"/>
          <w:marTop w:val="0"/>
          <w:marBottom w:val="0"/>
          <w:divBdr>
            <w:top w:val="none" w:sz="0" w:space="0" w:color="auto"/>
            <w:left w:val="none" w:sz="0" w:space="0" w:color="auto"/>
            <w:bottom w:val="none" w:sz="0" w:space="0" w:color="auto"/>
            <w:right w:val="none" w:sz="0" w:space="0" w:color="auto"/>
          </w:divBdr>
        </w:div>
        <w:div w:id="2133789058">
          <w:marLeft w:val="640"/>
          <w:marRight w:val="0"/>
          <w:marTop w:val="0"/>
          <w:marBottom w:val="0"/>
          <w:divBdr>
            <w:top w:val="none" w:sz="0" w:space="0" w:color="auto"/>
            <w:left w:val="none" w:sz="0" w:space="0" w:color="auto"/>
            <w:bottom w:val="none" w:sz="0" w:space="0" w:color="auto"/>
            <w:right w:val="none" w:sz="0" w:space="0" w:color="auto"/>
          </w:divBdr>
        </w:div>
        <w:div w:id="1423334862">
          <w:marLeft w:val="640"/>
          <w:marRight w:val="0"/>
          <w:marTop w:val="0"/>
          <w:marBottom w:val="0"/>
          <w:divBdr>
            <w:top w:val="none" w:sz="0" w:space="0" w:color="auto"/>
            <w:left w:val="none" w:sz="0" w:space="0" w:color="auto"/>
            <w:bottom w:val="none" w:sz="0" w:space="0" w:color="auto"/>
            <w:right w:val="none" w:sz="0" w:space="0" w:color="auto"/>
          </w:divBdr>
        </w:div>
        <w:div w:id="963850981">
          <w:marLeft w:val="640"/>
          <w:marRight w:val="0"/>
          <w:marTop w:val="0"/>
          <w:marBottom w:val="0"/>
          <w:divBdr>
            <w:top w:val="none" w:sz="0" w:space="0" w:color="auto"/>
            <w:left w:val="none" w:sz="0" w:space="0" w:color="auto"/>
            <w:bottom w:val="none" w:sz="0" w:space="0" w:color="auto"/>
            <w:right w:val="none" w:sz="0" w:space="0" w:color="auto"/>
          </w:divBdr>
        </w:div>
        <w:div w:id="122122114">
          <w:marLeft w:val="640"/>
          <w:marRight w:val="0"/>
          <w:marTop w:val="0"/>
          <w:marBottom w:val="0"/>
          <w:divBdr>
            <w:top w:val="none" w:sz="0" w:space="0" w:color="auto"/>
            <w:left w:val="none" w:sz="0" w:space="0" w:color="auto"/>
            <w:bottom w:val="none" w:sz="0" w:space="0" w:color="auto"/>
            <w:right w:val="none" w:sz="0" w:space="0" w:color="auto"/>
          </w:divBdr>
        </w:div>
        <w:div w:id="73358763">
          <w:marLeft w:val="640"/>
          <w:marRight w:val="0"/>
          <w:marTop w:val="0"/>
          <w:marBottom w:val="0"/>
          <w:divBdr>
            <w:top w:val="none" w:sz="0" w:space="0" w:color="auto"/>
            <w:left w:val="none" w:sz="0" w:space="0" w:color="auto"/>
            <w:bottom w:val="none" w:sz="0" w:space="0" w:color="auto"/>
            <w:right w:val="none" w:sz="0" w:space="0" w:color="auto"/>
          </w:divBdr>
        </w:div>
        <w:div w:id="420757495">
          <w:marLeft w:val="640"/>
          <w:marRight w:val="0"/>
          <w:marTop w:val="0"/>
          <w:marBottom w:val="0"/>
          <w:divBdr>
            <w:top w:val="none" w:sz="0" w:space="0" w:color="auto"/>
            <w:left w:val="none" w:sz="0" w:space="0" w:color="auto"/>
            <w:bottom w:val="none" w:sz="0" w:space="0" w:color="auto"/>
            <w:right w:val="none" w:sz="0" w:space="0" w:color="auto"/>
          </w:divBdr>
        </w:div>
        <w:div w:id="1991905029">
          <w:marLeft w:val="640"/>
          <w:marRight w:val="0"/>
          <w:marTop w:val="0"/>
          <w:marBottom w:val="0"/>
          <w:divBdr>
            <w:top w:val="none" w:sz="0" w:space="0" w:color="auto"/>
            <w:left w:val="none" w:sz="0" w:space="0" w:color="auto"/>
            <w:bottom w:val="none" w:sz="0" w:space="0" w:color="auto"/>
            <w:right w:val="none" w:sz="0" w:space="0" w:color="auto"/>
          </w:divBdr>
        </w:div>
        <w:div w:id="1214462847">
          <w:marLeft w:val="640"/>
          <w:marRight w:val="0"/>
          <w:marTop w:val="0"/>
          <w:marBottom w:val="0"/>
          <w:divBdr>
            <w:top w:val="none" w:sz="0" w:space="0" w:color="auto"/>
            <w:left w:val="none" w:sz="0" w:space="0" w:color="auto"/>
            <w:bottom w:val="none" w:sz="0" w:space="0" w:color="auto"/>
            <w:right w:val="none" w:sz="0" w:space="0" w:color="auto"/>
          </w:divBdr>
        </w:div>
        <w:div w:id="551580030">
          <w:marLeft w:val="640"/>
          <w:marRight w:val="0"/>
          <w:marTop w:val="0"/>
          <w:marBottom w:val="0"/>
          <w:divBdr>
            <w:top w:val="none" w:sz="0" w:space="0" w:color="auto"/>
            <w:left w:val="none" w:sz="0" w:space="0" w:color="auto"/>
            <w:bottom w:val="none" w:sz="0" w:space="0" w:color="auto"/>
            <w:right w:val="none" w:sz="0" w:space="0" w:color="auto"/>
          </w:divBdr>
        </w:div>
      </w:divsChild>
    </w:div>
    <w:div w:id="626469171">
      <w:bodyDiv w:val="1"/>
      <w:marLeft w:val="0"/>
      <w:marRight w:val="0"/>
      <w:marTop w:val="0"/>
      <w:marBottom w:val="0"/>
      <w:divBdr>
        <w:top w:val="none" w:sz="0" w:space="0" w:color="auto"/>
        <w:left w:val="none" w:sz="0" w:space="0" w:color="auto"/>
        <w:bottom w:val="none" w:sz="0" w:space="0" w:color="auto"/>
        <w:right w:val="none" w:sz="0" w:space="0" w:color="auto"/>
      </w:divBdr>
      <w:divsChild>
        <w:div w:id="466826742">
          <w:marLeft w:val="0"/>
          <w:marRight w:val="0"/>
          <w:marTop w:val="0"/>
          <w:marBottom w:val="0"/>
          <w:divBdr>
            <w:top w:val="none" w:sz="0" w:space="0" w:color="auto"/>
            <w:left w:val="none" w:sz="0" w:space="0" w:color="auto"/>
            <w:bottom w:val="none" w:sz="0" w:space="0" w:color="auto"/>
            <w:right w:val="none" w:sz="0" w:space="0" w:color="auto"/>
          </w:divBdr>
          <w:divsChild>
            <w:div w:id="112792995">
              <w:marLeft w:val="0"/>
              <w:marRight w:val="0"/>
              <w:marTop w:val="0"/>
              <w:marBottom w:val="0"/>
              <w:divBdr>
                <w:top w:val="none" w:sz="0" w:space="0" w:color="auto"/>
                <w:left w:val="none" w:sz="0" w:space="0" w:color="auto"/>
                <w:bottom w:val="none" w:sz="0" w:space="0" w:color="auto"/>
                <w:right w:val="none" w:sz="0" w:space="0" w:color="auto"/>
              </w:divBdr>
              <w:divsChild>
                <w:div w:id="19403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37151">
      <w:bodyDiv w:val="1"/>
      <w:marLeft w:val="0"/>
      <w:marRight w:val="0"/>
      <w:marTop w:val="0"/>
      <w:marBottom w:val="0"/>
      <w:divBdr>
        <w:top w:val="none" w:sz="0" w:space="0" w:color="auto"/>
        <w:left w:val="none" w:sz="0" w:space="0" w:color="auto"/>
        <w:bottom w:val="none" w:sz="0" w:space="0" w:color="auto"/>
        <w:right w:val="none" w:sz="0" w:space="0" w:color="auto"/>
      </w:divBdr>
      <w:divsChild>
        <w:div w:id="227808602">
          <w:marLeft w:val="0"/>
          <w:marRight w:val="0"/>
          <w:marTop w:val="0"/>
          <w:marBottom w:val="0"/>
          <w:divBdr>
            <w:top w:val="none" w:sz="0" w:space="0" w:color="auto"/>
            <w:left w:val="none" w:sz="0" w:space="0" w:color="auto"/>
            <w:bottom w:val="none" w:sz="0" w:space="0" w:color="auto"/>
            <w:right w:val="none" w:sz="0" w:space="0" w:color="auto"/>
          </w:divBdr>
          <w:divsChild>
            <w:div w:id="1688404792">
              <w:marLeft w:val="0"/>
              <w:marRight w:val="0"/>
              <w:marTop w:val="0"/>
              <w:marBottom w:val="0"/>
              <w:divBdr>
                <w:top w:val="none" w:sz="0" w:space="0" w:color="auto"/>
                <w:left w:val="none" w:sz="0" w:space="0" w:color="auto"/>
                <w:bottom w:val="none" w:sz="0" w:space="0" w:color="auto"/>
                <w:right w:val="none" w:sz="0" w:space="0" w:color="auto"/>
              </w:divBdr>
              <w:divsChild>
                <w:div w:id="20562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88194">
      <w:bodyDiv w:val="1"/>
      <w:marLeft w:val="0"/>
      <w:marRight w:val="0"/>
      <w:marTop w:val="0"/>
      <w:marBottom w:val="0"/>
      <w:divBdr>
        <w:top w:val="none" w:sz="0" w:space="0" w:color="auto"/>
        <w:left w:val="none" w:sz="0" w:space="0" w:color="auto"/>
        <w:bottom w:val="none" w:sz="0" w:space="0" w:color="auto"/>
        <w:right w:val="none" w:sz="0" w:space="0" w:color="auto"/>
      </w:divBdr>
      <w:divsChild>
        <w:div w:id="1495224093">
          <w:marLeft w:val="640"/>
          <w:marRight w:val="0"/>
          <w:marTop w:val="0"/>
          <w:marBottom w:val="0"/>
          <w:divBdr>
            <w:top w:val="none" w:sz="0" w:space="0" w:color="auto"/>
            <w:left w:val="none" w:sz="0" w:space="0" w:color="auto"/>
            <w:bottom w:val="none" w:sz="0" w:space="0" w:color="auto"/>
            <w:right w:val="none" w:sz="0" w:space="0" w:color="auto"/>
          </w:divBdr>
        </w:div>
        <w:div w:id="915823965">
          <w:marLeft w:val="640"/>
          <w:marRight w:val="0"/>
          <w:marTop w:val="0"/>
          <w:marBottom w:val="0"/>
          <w:divBdr>
            <w:top w:val="none" w:sz="0" w:space="0" w:color="auto"/>
            <w:left w:val="none" w:sz="0" w:space="0" w:color="auto"/>
            <w:bottom w:val="none" w:sz="0" w:space="0" w:color="auto"/>
            <w:right w:val="none" w:sz="0" w:space="0" w:color="auto"/>
          </w:divBdr>
        </w:div>
        <w:div w:id="1682925302">
          <w:marLeft w:val="640"/>
          <w:marRight w:val="0"/>
          <w:marTop w:val="0"/>
          <w:marBottom w:val="0"/>
          <w:divBdr>
            <w:top w:val="none" w:sz="0" w:space="0" w:color="auto"/>
            <w:left w:val="none" w:sz="0" w:space="0" w:color="auto"/>
            <w:bottom w:val="none" w:sz="0" w:space="0" w:color="auto"/>
            <w:right w:val="none" w:sz="0" w:space="0" w:color="auto"/>
          </w:divBdr>
        </w:div>
        <w:div w:id="571895628">
          <w:marLeft w:val="640"/>
          <w:marRight w:val="0"/>
          <w:marTop w:val="0"/>
          <w:marBottom w:val="0"/>
          <w:divBdr>
            <w:top w:val="none" w:sz="0" w:space="0" w:color="auto"/>
            <w:left w:val="none" w:sz="0" w:space="0" w:color="auto"/>
            <w:bottom w:val="none" w:sz="0" w:space="0" w:color="auto"/>
            <w:right w:val="none" w:sz="0" w:space="0" w:color="auto"/>
          </w:divBdr>
        </w:div>
        <w:div w:id="1487160541">
          <w:marLeft w:val="640"/>
          <w:marRight w:val="0"/>
          <w:marTop w:val="0"/>
          <w:marBottom w:val="0"/>
          <w:divBdr>
            <w:top w:val="none" w:sz="0" w:space="0" w:color="auto"/>
            <w:left w:val="none" w:sz="0" w:space="0" w:color="auto"/>
            <w:bottom w:val="none" w:sz="0" w:space="0" w:color="auto"/>
            <w:right w:val="none" w:sz="0" w:space="0" w:color="auto"/>
          </w:divBdr>
        </w:div>
        <w:div w:id="24379573">
          <w:marLeft w:val="640"/>
          <w:marRight w:val="0"/>
          <w:marTop w:val="0"/>
          <w:marBottom w:val="0"/>
          <w:divBdr>
            <w:top w:val="none" w:sz="0" w:space="0" w:color="auto"/>
            <w:left w:val="none" w:sz="0" w:space="0" w:color="auto"/>
            <w:bottom w:val="none" w:sz="0" w:space="0" w:color="auto"/>
            <w:right w:val="none" w:sz="0" w:space="0" w:color="auto"/>
          </w:divBdr>
        </w:div>
        <w:div w:id="426123638">
          <w:marLeft w:val="640"/>
          <w:marRight w:val="0"/>
          <w:marTop w:val="0"/>
          <w:marBottom w:val="0"/>
          <w:divBdr>
            <w:top w:val="none" w:sz="0" w:space="0" w:color="auto"/>
            <w:left w:val="none" w:sz="0" w:space="0" w:color="auto"/>
            <w:bottom w:val="none" w:sz="0" w:space="0" w:color="auto"/>
            <w:right w:val="none" w:sz="0" w:space="0" w:color="auto"/>
          </w:divBdr>
        </w:div>
        <w:div w:id="822427000">
          <w:marLeft w:val="640"/>
          <w:marRight w:val="0"/>
          <w:marTop w:val="0"/>
          <w:marBottom w:val="0"/>
          <w:divBdr>
            <w:top w:val="none" w:sz="0" w:space="0" w:color="auto"/>
            <w:left w:val="none" w:sz="0" w:space="0" w:color="auto"/>
            <w:bottom w:val="none" w:sz="0" w:space="0" w:color="auto"/>
            <w:right w:val="none" w:sz="0" w:space="0" w:color="auto"/>
          </w:divBdr>
        </w:div>
        <w:div w:id="831722266">
          <w:marLeft w:val="640"/>
          <w:marRight w:val="0"/>
          <w:marTop w:val="0"/>
          <w:marBottom w:val="0"/>
          <w:divBdr>
            <w:top w:val="none" w:sz="0" w:space="0" w:color="auto"/>
            <w:left w:val="none" w:sz="0" w:space="0" w:color="auto"/>
            <w:bottom w:val="none" w:sz="0" w:space="0" w:color="auto"/>
            <w:right w:val="none" w:sz="0" w:space="0" w:color="auto"/>
          </w:divBdr>
        </w:div>
        <w:div w:id="1322393500">
          <w:marLeft w:val="640"/>
          <w:marRight w:val="0"/>
          <w:marTop w:val="0"/>
          <w:marBottom w:val="0"/>
          <w:divBdr>
            <w:top w:val="none" w:sz="0" w:space="0" w:color="auto"/>
            <w:left w:val="none" w:sz="0" w:space="0" w:color="auto"/>
            <w:bottom w:val="none" w:sz="0" w:space="0" w:color="auto"/>
            <w:right w:val="none" w:sz="0" w:space="0" w:color="auto"/>
          </w:divBdr>
        </w:div>
        <w:div w:id="752167505">
          <w:marLeft w:val="640"/>
          <w:marRight w:val="0"/>
          <w:marTop w:val="0"/>
          <w:marBottom w:val="0"/>
          <w:divBdr>
            <w:top w:val="none" w:sz="0" w:space="0" w:color="auto"/>
            <w:left w:val="none" w:sz="0" w:space="0" w:color="auto"/>
            <w:bottom w:val="none" w:sz="0" w:space="0" w:color="auto"/>
            <w:right w:val="none" w:sz="0" w:space="0" w:color="auto"/>
          </w:divBdr>
        </w:div>
        <w:div w:id="2076197412">
          <w:marLeft w:val="640"/>
          <w:marRight w:val="0"/>
          <w:marTop w:val="0"/>
          <w:marBottom w:val="0"/>
          <w:divBdr>
            <w:top w:val="none" w:sz="0" w:space="0" w:color="auto"/>
            <w:left w:val="none" w:sz="0" w:space="0" w:color="auto"/>
            <w:bottom w:val="none" w:sz="0" w:space="0" w:color="auto"/>
            <w:right w:val="none" w:sz="0" w:space="0" w:color="auto"/>
          </w:divBdr>
        </w:div>
        <w:div w:id="1760901887">
          <w:marLeft w:val="640"/>
          <w:marRight w:val="0"/>
          <w:marTop w:val="0"/>
          <w:marBottom w:val="0"/>
          <w:divBdr>
            <w:top w:val="none" w:sz="0" w:space="0" w:color="auto"/>
            <w:left w:val="none" w:sz="0" w:space="0" w:color="auto"/>
            <w:bottom w:val="none" w:sz="0" w:space="0" w:color="auto"/>
            <w:right w:val="none" w:sz="0" w:space="0" w:color="auto"/>
          </w:divBdr>
        </w:div>
        <w:div w:id="1740785650">
          <w:marLeft w:val="640"/>
          <w:marRight w:val="0"/>
          <w:marTop w:val="0"/>
          <w:marBottom w:val="0"/>
          <w:divBdr>
            <w:top w:val="none" w:sz="0" w:space="0" w:color="auto"/>
            <w:left w:val="none" w:sz="0" w:space="0" w:color="auto"/>
            <w:bottom w:val="none" w:sz="0" w:space="0" w:color="auto"/>
            <w:right w:val="none" w:sz="0" w:space="0" w:color="auto"/>
          </w:divBdr>
        </w:div>
        <w:div w:id="859976842">
          <w:marLeft w:val="640"/>
          <w:marRight w:val="0"/>
          <w:marTop w:val="0"/>
          <w:marBottom w:val="0"/>
          <w:divBdr>
            <w:top w:val="none" w:sz="0" w:space="0" w:color="auto"/>
            <w:left w:val="none" w:sz="0" w:space="0" w:color="auto"/>
            <w:bottom w:val="none" w:sz="0" w:space="0" w:color="auto"/>
            <w:right w:val="none" w:sz="0" w:space="0" w:color="auto"/>
          </w:divBdr>
        </w:div>
        <w:div w:id="1000891288">
          <w:marLeft w:val="640"/>
          <w:marRight w:val="0"/>
          <w:marTop w:val="0"/>
          <w:marBottom w:val="0"/>
          <w:divBdr>
            <w:top w:val="none" w:sz="0" w:space="0" w:color="auto"/>
            <w:left w:val="none" w:sz="0" w:space="0" w:color="auto"/>
            <w:bottom w:val="none" w:sz="0" w:space="0" w:color="auto"/>
            <w:right w:val="none" w:sz="0" w:space="0" w:color="auto"/>
          </w:divBdr>
        </w:div>
        <w:div w:id="1850022655">
          <w:marLeft w:val="640"/>
          <w:marRight w:val="0"/>
          <w:marTop w:val="0"/>
          <w:marBottom w:val="0"/>
          <w:divBdr>
            <w:top w:val="none" w:sz="0" w:space="0" w:color="auto"/>
            <w:left w:val="none" w:sz="0" w:space="0" w:color="auto"/>
            <w:bottom w:val="none" w:sz="0" w:space="0" w:color="auto"/>
            <w:right w:val="none" w:sz="0" w:space="0" w:color="auto"/>
          </w:divBdr>
        </w:div>
        <w:div w:id="1053847024">
          <w:marLeft w:val="640"/>
          <w:marRight w:val="0"/>
          <w:marTop w:val="0"/>
          <w:marBottom w:val="0"/>
          <w:divBdr>
            <w:top w:val="none" w:sz="0" w:space="0" w:color="auto"/>
            <w:left w:val="none" w:sz="0" w:space="0" w:color="auto"/>
            <w:bottom w:val="none" w:sz="0" w:space="0" w:color="auto"/>
            <w:right w:val="none" w:sz="0" w:space="0" w:color="auto"/>
          </w:divBdr>
        </w:div>
        <w:div w:id="825627384">
          <w:marLeft w:val="640"/>
          <w:marRight w:val="0"/>
          <w:marTop w:val="0"/>
          <w:marBottom w:val="0"/>
          <w:divBdr>
            <w:top w:val="none" w:sz="0" w:space="0" w:color="auto"/>
            <w:left w:val="none" w:sz="0" w:space="0" w:color="auto"/>
            <w:bottom w:val="none" w:sz="0" w:space="0" w:color="auto"/>
            <w:right w:val="none" w:sz="0" w:space="0" w:color="auto"/>
          </w:divBdr>
        </w:div>
        <w:div w:id="972559347">
          <w:marLeft w:val="640"/>
          <w:marRight w:val="0"/>
          <w:marTop w:val="0"/>
          <w:marBottom w:val="0"/>
          <w:divBdr>
            <w:top w:val="none" w:sz="0" w:space="0" w:color="auto"/>
            <w:left w:val="none" w:sz="0" w:space="0" w:color="auto"/>
            <w:bottom w:val="none" w:sz="0" w:space="0" w:color="auto"/>
            <w:right w:val="none" w:sz="0" w:space="0" w:color="auto"/>
          </w:divBdr>
        </w:div>
        <w:div w:id="1783576570">
          <w:marLeft w:val="640"/>
          <w:marRight w:val="0"/>
          <w:marTop w:val="0"/>
          <w:marBottom w:val="0"/>
          <w:divBdr>
            <w:top w:val="none" w:sz="0" w:space="0" w:color="auto"/>
            <w:left w:val="none" w:sz="0" w:space="0" w:color="auto"/>
            <w:bottom w:val="none" w:sz="0" w:space="0" w:color="auto"/>
            <w:right w:val="none" w:sz="0" w:space="0" w:color="auto"/>
          </w:divBdr>
        </w:div>
        <w:div w:id="2046707159">
          <w:marLeft w:val="640"/>
          <w:marRight w:val="0"/>
          <w:marTop w:val="0"/>
          <w:marBottom w:val="0"/>
          <w:divBdr>
            <w:top w:val="none" w:sz="0" w:space="0" w:color="auto"/>
            <w:left w:val="none" w:sz="0" w:space="0" w:color="auto"/>
            <w:bottom w:val="none" w:sz="0" w:space="0" w:color="auto"/>
            <w:right w:val="none" w:sz="0" w:space="0" w:color="auto"/>
          </w:divBdr>
        </w:div>
        <w:div w:id="1703019621">
          <w:marLeft w:val="640"/>
          <w:marRight w:val="0"/>
          <w:marTop w:val="0"/>
          <w:marBottom w:val="0"/>
          <w:divBdr>
            <w:top w:val="none" w:sz="0" w:space="0" w:color="auto"/>
            <w:left w:val="none" w:sz="0" w:space="0" w:color="auto"/>
            <w:bottom w:val="none" w:sz="0" w:space="0" w:color="auto"/>
            <w:right w:val="none" w:sz="0" w:space="0" w:color="auto"/>
          </w:divBdr>
        </w:div>
        <w:div w:id="621348695">
          <w:marLeft w:val="640"/>
          <w:marRight w:val="0"/>
          <w:marTop w:val="0"/>
          <w:marBottom w:val="0"/>
          <w:divBdr>
            <w:top w:val="none" w:sz="0" w:space="0" w:color="auto"/>
            <w:left w:val="none" w:sz="0" w:space="0" w:color="auto"/>
            <w:bottom w:val="none" w:sz="0" w:space="0" w:color="auto"/>
            <w:right w:val="none" w:sz="0" w:space="0" w:color="auto"/>
          </w:divBdr>
        </w:div>
        <w:div w:id="474571853">
          <w:marLeft w:val="640"/>
          <w:marRight w:val="0"/>
          <w:marTop w:val="0"/>
          <w:marBottom w:val="0"/>
          <w:divBdr>
            <w:top w:val="none" w:sz="0" w:space="0" w:color="auto"/>
            <w:left w:val="none" w:sz="0" w:space="0" w:color="auto"/>
            <w:bottom w:val="none" w:sz="0" w:space="0" w:color="auto"/>
            <w:right w:val="none" w:sz="0" w:space="0" w:color="auto"/>
          </w:divBdr>
        </w:div>
        <w:div w:id="83191254">
          <w:marLeft w:val="640"/>
          <w:marRight w:val="0"/>
          <w:marTop w:val="0"/>
          <w:marBottom w:val="0"/>
          <w:divBdr>
            <w:top w:val="none" w:sz="0" w:space="0" w:color="auto"/>
            <w:left w:val="none" w:sz="0" w:space="0" w:color="auto"/>
            <w:bottom w:val="none" w:sz="0" w:space="0" w:color="auto"/>
            <w:right w:val="none" w:sz="0" w:space="0" w:color="auto"/>
          </w:divBdr>
        </w:div>
        <w:div w:id="1906446675">
          <w:marLeft w:val="640"/>
          <w:marRight w:val="0"/>
          <w:marTop w:val="0"/>
          <w:marBottom w:val="0"/>
          <w:divBdr>
            <w:top w:val="none" w:sz="0" w:space="0" w:color="auto"/>
            <w:left w:val="none" w:sz="0" w:space="0" w:color="auto"/>
            <w:bottom w:val="none" w:sz="0" w:space="0" w:color="auto"/>
            <w:right w:val="none" w:sz="0" w:space="0" w:color="auto"/>
          </w:divBdr>
        </w:div>
        <w:div w:id="771709376">
          <w:marLeft w:val="640"/>
          <w:marRight w:val="0"/>
          <w:marTop w:val="0"/>
          <w:marBottom w:val="0"/>
          <w:divBdr>
            <w:top w:val="none" w:sz="0" w:space="0" w:color="auto"/>
            <w:left w:val="none" w:sz="0" w:space="0" w:color="auto"/>
            <w:bottom w:val="none" w:sz="0" w:space="0" w:color="auto"/>
            <w:right w:val="none" w:sz="0" w:space="0" w:color="auto"/>
          </w:divBdr>
        </w:div>
        <w:div w:id="916284155">
          <w:marLeft w:val="640"/>
          <w:marRight w:val="0"/>
          <w:marTop w:val="0"/>
          <w:marBottom w:val="0"/>
          <w:divBdr>
            <w:top w:val="none" w:sz="0" w:space="0" w:color="auto"/>
            <w:left w:val="none" w:sz="0" w:space="0" w:color="auto"/>
            <w:bottom w:val="none" w:sz="0" w:space="0" w:color="auto"/>
            <w:right w:val="none" w:sz="0" w:space="0" w:color="auto"/>
          </w:divBdr>
        </w:div>
        <w:div w:id="1563566746">
          <w:marLeft w:val="640"/>
          <w:marRight w:val="0"/>
          <w:marTop w:val="0"/>
          <w:marBottom w:val="0"/>
          <w:divBdr>
            <w:top w:val="none" w:sz="0" w:space="0" w:color="auto"/>
            <w:left w:val="none" w:sz="0" w:space="0" w:color="auto"/>
            <w:bottom w:val="none" w:sz="0" w:space="0" w:color="auto"/>
            <w:right w:val="none" w:sz="0" w:space="0" w:color="auto"/>
          </w:divBdr>
        </w:div>
        <w:div w:id="2023701574">
          <w:marLeft w:val="640"/>
          <w:marRight w:val="0"/>
          <w:marTop w:val="0"/>
          <w:marBottom w:val="0"/>
          <w:divBdr>
            <w:top w:val="none" w:sz="0" w:space="0" w:color="auto"/>
            <w:left w:val="none" w:sz="0" w:space="0" w:color="auto"/>
            <w:bottom w:val="none" w:sz="0" w:space="0" w:color="auto"/>
            <w:right w:val="none" w:sz="0" w:space="0" w:color="auto"/>
          </w:divBdr>
        </w:div>
        <w:div w:id="1898084325">
          <w:marLeft w:val="640"/>
          <w:marRight w:val="0"/>
          <w:marTop w:val="0"/>
          <w:marBottom w:val="0"/>
          <w:divBdr>
            <w:top w:val="none" w:sz="0" w:space="0" w:color="auto"/>
            <w:left w:val="none" w:sz="0" w:space="0" w:color="auto"/>
            <w:bottom w:val="none" w:sz="0" w:space="0" w:color="auto"/>
            <w:right w:val="none" w:sz="0" w:space="0" w:color="auto"/>
          </w:divBdr>
        </w:div>
        <w:div w:id="733895479">
          <w:marLeft w:val="640"/>
          <w:marRight w:val="0"/>
          <w:marTop w:val="0"/>
          <w:marBottom w:val="0"/>
          <w:divBdr>
            <w:top w:val="none" w:sz="0" w:space="0" w:color="auto"/>
            <w:left w:val="none" w:sz="0" w:space="0" w:color="auto"/>
            <w:bottom w:val="none" w:sz="0" w:space="0" w:color="auto"/>
            <w:right w:val="none" w:sz="0" w:space="0" w:color="auto"/>
          </w:divBdr>
        </w:div>
        <w:div w:id="2041733811">
          <w:marLeft w:val="640"/>
          <w:marRight w:val="0"/>
          <w:marTop w:val="0"/>
          <w:marBottom w:val="0"/>
          <w:divBdr>
            <w:top w:val="none" w:sz="0" w:space="0" w:color="auto"/>
            <w:left w:val="none" w:sz="0" w:space="0" w:color="auto"/>
            <w:bottom w:val="none" w:sz="0" w:space="0" w:color="auto"/>
            <w:right w:val="none" w:sz="0" w:space="0" w:color="auto"/>
          </w:divBdr>
        </w:div>
        <w:div w:id="185825460">
          <w:marLeft w:val="640"/>
          <w:marRight w:val="0"/>
          <w:marTop w:val="0"/>
          <w:marBottom w:val="0"/>
          <w:divBdr>
            <w:top w:val="none" w:sz="0" w:space="0" w:color="auto"/>
            <w:left w:val="none" w:sz="0" w:space="0" w:color="auto"/>
            <w:bottom w:val="none" w:sz="0" w:space="0" w:color="auto"/>
            <w:right w:val="none" w:sz="0" w:space="0" w:color="auto"/>
          </w:divBdr>
        </w:div>
        <w:div w:id="916594958">
          <w:marLeft w:val="640"/>
          <w:marRight w:val="0"/>
          <w:marTop w:val="0"/>
          <w:marBottom w:val="0"/>
          <w:divBdr>
            <w:top w:val="none" w:sz="0" w:space="0" w:color="auto"/>
            <w:left w:val="none" w:sz="0" w:space="0" w:color="auto"/>
            <w:bottom w:val="none" w:sz="0" w:space="0" w:color="auto"/>
            <w:right w:val="none" w:sz="0" w:space="0" w:color="auto"/>
          </w:divBdr>
        </w:div>
        <w:div w:id="502477547">
          <w:marLeft w:val="640"/>
          <w:marRight w:val="0"/>
          <w:marTop w:val="0"/>
          <w:marBottom w:val="0"/>
          <w:divBdr>
            <w:top w:val="none" w:sz="0" w:space="0" w:color="auto"/>
            <w:left w:val="none" w:sz="0" w:space="0" w:color="auto"/>
            <w:bottom w:val="none" w:sz="0" w:space="0" w:color="auto"/>
            <w:right w:val="none" w:sz="0" w:space="0" w:color="auto"/>
          </w:divBdr>
        </w:div>
        <w:div w:id="1881896658">
          <w:marLeft w:val="640"/>
          <w:marRight w:val="0"/>
          <w:marTop w:val="0"/>
          <w:marBottom w:val="0"/>
          <w:divBdr>
            <w:top w:val="none" w:sz="0" w:space="0" w:color="auto"/>
            <w:left w:val="none" w:sz="0" w:space="0" w:color="auto"/>
            <w:bottom w:val="none" w:sz="0" w:space="0" w:color="auto"/>
            <w:right w:val="none" w:sz="0" w:space="0" w:color="auto"/>
          </w:divBdr>
        </w:div>
        <w:div w:id="281111457">
          <w:marLeft w:val="640"/>
          <w:marRight w:val="0"/>
          <w:marTop w:val="0"/>
          <w:marBottom w:val="0"/>
          <w:divBdr>
            <w:top w:val="none" w:sz="0" w:space="0" w:color="auto"/>
            <w:left w:val="none" w:sz="0" w:space="0" w:color="auto"/>
            <w:bottom w:val="none" w:sz="0" w:space="0" w:color="auto"/>
            <w:right w:val="none" w:sz="0" w:space="0" w:color="auto"/>
          </w:divBdr>
        </w:div>
        <w:div w:id="598417584">
          <w:marLeft w:val="640"/>
          <w:marRight w:val="0"/>
          <w:marTop w:val="0"/>
          <w:marBottom w:val="0"/>
          <w:divBdr>
            <w:top w:val="none" w:sz="0" w:space="0" w:color="auto"/>
            <w:left w:val="none" w:sz="0" w:space="0" w:color="auto"/>
            <w:bottom w:val="none" w:sz="0" w:space="0" w:color="auto"/>
            <w:right w:val="none" w:sz="0" w:space="0" w:color="auto"/>
          </w:divBdr>
        </w:div>
        <w:div w:id="449320892">
          <w:marLeft w:val="640"/>
          <w:marRight w:val="0"/>
          <w:marTop w:val="0"/>
          <w:marBottom w:val="0"/>
          <w:divBdr>
            <w:top w:val="none" w:sz="0" w:space="0" w:color="auto"/>
            <w:left w:val="none" w:sz="0" w:space="0" w:color="auto"/>
            <w:bottom w:val="none" w:sz="0" w:space="0" w:color="auto"/>
            <w:right w:val="none" w:sz="0" w:space="0" w:color="auto"/>
          </w:divBdr>
        </w:div>
        <w:div w:id="514810690">
          <w:marLeft w:val="640"/>
          <w:marRight w:val="0"/>
          <w:marTop w:val="0"/>
          <w:marBottom w:val="0"/>
          <w:divBdr>
            <w:top w:val="none" w:sz="0" w:space="0" w:color="auto"/>
            <w:left w:val="none" w:sz="0" w:space="0" w:color="auto"/>
            <w:bottom w:val="none" w:sz="0" w:space="0" w:color="auto"/>
            <w:right w:val="none" w:sz="0" w:space="0" w:color="auto"/>
          </w:divBdr>
        </w:div>
        <w:div w:id="2072381307">
          <w:marLeft w:val="640"/>
          <w:marRight w:val="0"/>
          <w:marTop w:val="0"/>
          <w:marBottom w:val="0"/>
          <w:divBdr>
            <w:top w:val="none" w:sz="0" w:space="0" w:color="auto"/>
            <w:left w:val="none" w:sz="0" w:space="0" w:color="auto"/>
            <w:bottom w:val="none" w:sz="0" w:space="0" w:color="auto"/>
            <w:right w:val="none" w:sz="0" w:space="0" w:color="auto"/>
          </w:divBdr>
        </w:div>
        <w:div w:id="2127920375">
          <w:marLeft w:val="640"/>
          <w:marRight w:val="0"/>
          <w:marTop w:val="0"/>
          <w:marBottom w:val="0"/>
          <w:divBdr>
            <w:top w:val="none" w:sz="0" w:space="0" w:color="auto"/>
            <w:left w:val="none" w:sz="0" w:space="0" w:color="auto"/>
            <w:bottom w:val="none" w:sz="0" w:space="0" w:color="auto"/>
            <w:right w:val="none" w:sz="0" w:space="0" w:color="auto"/>
          </w:divBdr>
        </w:div>
        <w:div w:id="1255015518">
          <w:marLeft w:val="640"/>
          <w:marRight w:val="0"/>
          <w:marTop w:val="0"/>
          <w:marBottom w:val="0"/>
          <w:divBdr>
            <w:top w:val="none" w:sz="0" w:space="0" w:color="auto"/>
            <w:left w:val="none" w:sz="0" w:space="0" w:color="auto"/>
            <w:bottom w:val="none" w:sz="0" w:space="0" w:color="auto"/>
            <w:right w:val="none" w:sz="0" w:space="0" w:color="auto"/>
          </w:divBdr>
        </w:div>
        <w:div w:id="355277513">
          <w:marLeft w:val="640"/>
          <w:marRight w:val="0"/>
          <w:marTop w:val="0"/>
          <w:marBottom w:val="0"/>
          <w:divBdr>
            <w:top w:val="none" w:sz="0" w:space="0" w:color="auto"/>
            <w:left w:val="none" w:sz="0" w:space="0" w:color="auto"/>
            <w:bottom w:val="none" w:sz="0" w:space="0" w:color="auto"/>
            <w:right w:val="none" w:sz="0" w:space="0" w:color="auto"/>
          </w:divBdr>
        </w:div>
        <w:div w:id="619411448">
          <w:marLeft w:val="640"/>
          <w:marRight w:val="0"/>
          <w:marTop w:val="0"/>
          <w:marBottom w:val="0"/>
          <w:divBdr>
            <w:top w:val="none" w:sz="0" w:space="0" w:color="auto"/>
            <w:left w:val="none" w:sz="0" w:space="0" w:color="auto"/>
            <w:bottom w:val="none" w:sz="0" w:space="0" w:color="auto"/>
            <w:right w:val="none" w:sz="0" w:space="0" w:color="auto"/>
          </w:divBdr>
        </w:div>
        <w:div w:id="321474718">
          <w:marLeft w:val="640"/>
          <w:marRight w:val="0"/>
          <w:marTop w:val="0"/>
          <w:marBottom w:val="0"/>
          <w:divBdr>
            <w:top w:val="none" w:sz="0" w:space="0" w:color="auto"/>
            <w:left w:val="none" w:sz="0" w:space="0" w:color="auto"/>
            <w:bottom w:val="none" w:sz="0" w:space="0" w:color="auto"/>
            <w:right w:val="none" w:sz="0" w:space="0" w:color="auto"/>
          </w:divBdr>
        </w:div>
        <w:div w:id="1302690634">
          <w:marLeft w:val="640"/>
          <w:marRight w:val="0"/>
          <w:marTop w:val="0"/>
          <w:marBottom w:val="0"/>
          <w:divBdr>
            <w:top w:val="none" w:sz="0" w:space="0" w:color="auto"/>
            <w:left w:val="none" w:sz="0" w:space="0" w:color="auto"/>
            <w:bottom w:val="none" w:sz="0" w:space="0" w:color="auto"/>
            <w:right w:val="none" w:sz="0" w:space="0" w:color="auto"/>
          </w:divBdr>
        </w:div>
        <w:div w:id="1821189695">
          <w:marLeft w:val="640"/>
          <w:marRight w:val="0"/>
          <w:marTop w:val="0"/>
          <w:marBottom w:val="0"/>
          <w:divBdr>
            <w:top w:val="none" w:sz="0" w:space="0" w:color="auto"/>
            <w:left w:val="none" w:sz="0" w:space="0" w:color="auto"/>
            <w:bottom w:val="none" w:sz="0" w:space="0" w:color="auto"/>
            <w:right w:val="none" w:sz="0" w:space="0" w:color="auto"/>
          </w:divBdr>
        </w:div>
        <w:div w:id="1386220885">
          <w:marLeft w:val="640"/>
          <w:marRight w:val="0"/>
          <w:marTop w:val="0"/>
          <w:marBottom w:val="0"/>
          <w:divBdr>
            <w:top w:val="none" w:sz="0" w:space="0" w:color="auto"/>
            <w:left w:val="none" w:sz="0" w:space="0" w:color="auto"/>
            <w:bottom w:val="none" w:sz="0" w:space="0" w:color="auto"/>
            <w:right w:val="none" w:sz="0" w:space="0" w:color="auto"/>
          </w:divBdr>
        </w:div>
        <w:div w:id="26298504">
          <w:marLeft w:val="640"/>
          <w:marRight w:val="0"/>
          <w:marTop w:val="0"/>
          <w:marBottom w:val="0"/>
          <w:divBdr>
            <w:top w:val="none" w:sz="0" w:space="0" w:color="auto"/>
            <w:left w:val="none" w:sz="0" w:space="0" w:color="auto"/>
            <w:bottom w:val="none" w:sz="0" w:space="0" w:color="auto"/>
            <w:right w:val="none" w:sz="0" w:space="0" w:color="auto"/>
          </w:divBdr>
        </w:div>
        <w:div w:id="432364173">
          <w:marLeft w:val="640"/>
          <w:marRight w:val="0"/>
          <w:marTop w:val="0"/>
          <w:marBottom w:val="0"/>
          <w:divBdr>
            <w:top w:val="none" w:sz="0" w:space="0" w:color="auto"/>
            <w:left w:val="none" w:sz="0" w:space="0" w:color="auto"/>
            <w:bottom w:val="none" w:sz="0" w:space="0" w:color="auto"/>
            <w:right w:val="none" w:sz="0" w:space="0" w:color="auto"/>
          </w:divBdr>
        </w:div>
        <w:div w:id="1733624273">
          <w:marLeft w:val="640"/>
          <w:marRight w:val="0"/>
          <w:marTop w:val="0"/>
          <w:marBottom w:val="0"/>
          <w:divBdr>
            <w:top w:val="none" w:sz="0" w:space="0" w:color="auto"/>
            <w:left w:val="none" w:sz="0" w:space="0" w:color="auto"/>
            <w:bottom w:val="none" w:sz="0" w:space="0" w:color="auto"/>
            <w:right w:val="none" w:sz="0" w:space="0" w:color="auto"/>
          </w:divBdr>
        </w:div>
        <w:div w:id="920725348">
          <w:marLeft w:val="640"/>
          <w:marRight w:val="0"/>
          <w:marTop w:val="0"/>
          <w:marBottom w:val="0"/>
          <w:divBdr>
            <w:top w:val="none" w:sz="0" w:space="0" w:color="auto"/>
            <w:left w:val="none" w:sz="0" w:space="0" w:color="auto"/>
            <w:bottom w:val="none" w:sz="0" w:space="0" w:color="auto"/>
            <w:right w:val="none" w:sz="0" w:space="0" w:color="auto"/>
          </w:divBdr>
        </w:div>
        <w:div w:id="1063680977">
          <w:marLeft w:val="640"/>
          <w:marRight w:val="0"/>
          <w:marTop w:val="0"/>
          <w:marBottom w:val="0"/>
          <w:divBdr>
            <w:top w:val="none" w:sz="0" w:space="0" w:color="auto"/>
            <w:left w:val="none" w:sz="0" w:space="0" w:color="auto"/>
            <w:bottom w:val="none" w:sz="0" w:space="0" w:color="auto"/>
            <w:right w:val="none" w:sz="0" w:space="0" w:color="auto"/>
          </w:divBdr>
        </w:div>
        <w:div w:id="1065103911">
          <w:marLeft w:val="640"/>
          <w:marRight w:val="0"/>
          <w:marTop w:val="0"/>
          <w:marBottom w:val="0"/>
          <w:divBdr>
            <w:top w:val="none" w:sz="0" w:space="0" w:color="auto"/>
            <w:left w:val="none" w:sz="0" w:space="0" w:color="auto"/>
            <w:bottom w:val="none" w:sz="0" w:space="0" w:color="auto"/>
            <w:right w:val="none" w:sz="0" w:space="0" w:color="auto"/>
          </w:divBdr>
        </w:div>
        <w:div w:id="116031139">
          <w:marLeft w:val="640"/>
          <w:marRight w:val="0"/>
          <w:marTop w:val="0"/>
          <w:marBottom w:val="0"/>
          <w:divBdr>
            <w:top w:val="none" w:sz="0" w:space="0" w:color="auto"/>
            <w:left w:val="none" w:sz="0" w:space="0" w:color="auto"/>
            <w:bottom w:val="none" w:sz="0" w:space="0" w:color="auto"/>
            <w:right w:val="none" w:sz="0" w:space="0" w:color="auto"/>
          </w:divBdr>
        </w:div>
        <w:div w:id="1329405022">
          <w:marLeft w:val="640"/>
          <w:marRight w:val="0"/>
          <w:marTop w:val="0"/>
          <w:marBottom w:val="0"/>
          <w:divBdr>
            <w:top w:val="none" w:sz="0" w:space="0" w:color="auto"/>
            <w:left w:val="none" w:sz="0" w:space="0" w:color="auto"/>
            <w:bottom w:val="none" w:sz="0" w:space="0" w:color="auto"/>
            <w:right w:val="none" w:sz="0" w:space="0" w:color="auto"/>
          </w:divBdr>
        </w:div>
        <w:div w:id="1124931706">
          <w:marLeft w:val="640"/>
          <w:marRight w:val="0"/>
          <w:marTop w:val="0"/>
          <w:marBottom w:val="0"/>
          <w:divBdr>
            <w:top w:val="none" w:sz="0" w:space="0" w:color="auto"/>
            <w:left w:val="none" w:sz="0" w:space="0" w:color="auto"/>
            <w:bottom w:val="none" w:sz="0" w:space="0" w:color="auto"/>
            <w:right w:val="none" w:sz="0" w:space="0" w:color="auto"/>
          </w:divBdr>
        </w:div>
        <w:div w:id="2107462919">
          <w:marLeft w:val="640"/>
          <w:marRight w:val="0"/>
          <w:marTop w:val="0"/>
          <w:marBottom w:val="0"/>
          <w:divBdr>
            <w:top w:val="none" w:sz="0" w:space="0" w:color="auto"/>
            <w:left w:val="none" w:sz="0" w:space="0" w:color="auto"/>
            <w:bottom w:val="none" w:sz="0" w:space="0" w:color="auto"/>
            <w:right w:val="none" w:sz="0" w:space="0" w:color="auto"/>
          </w:divBdr>
        </w:div>
        <w:div w:id="11303094">
          <w:marLeft w:val="640"/>
          <w:marRight w:val="0"/>
          <w:marTop w:val="0"/>
          <w:marBottom w:val="0"/>
          <w:divBdr>
            <w:top w:val="none" w:sz="0" w:space="0" w:color="auto"/>
            <w:left w:val="none" w:sz="0" w:space="0" w:color="auto"/>
            <w:bottom w:val="none" w:sz="0" w:space="0" w:color="auto"/>
            <w:right w:val="none" w:sz="0" w:space="0" w:color="auto"/>
          </w:divBdr>
        </w:div>
        <w:div w:id="135493689">
          <w:marLeft w:val="640"/>
          <w:marRight w:val="0"/>
          <w:marTop w:val="0"/>
          <w:marBottom w:val="0"/>
          <w:divBdr>
            <w:top w:val="none" w:sz="0" w:space="0" w:color="auto"/>
            <w:left w:val="none" w:sz="0" w:space="0" w:color="auto"/>
            <w:bottom w:val="none" w:sz="0" w:space="0" w:color="auto"/>
            <w:right w:val="none" w:sz="0" w:space="0" w:color="auto"/>
          </w:divBdr>
        </w:div>
        <w:div w:id="1189442581">
          <w:marLeft w:val="640"/>
          <w:marRight w:val="0"/>
          <w:marTop w:val="0"/>
          <w:marBottom w:val="0"/>
          <w:divBdr>
            <w:top w:val="none" w:sz="0" w:space="0" w:color="auto"/>
            <w:left w:val="none" w:sz="0" w:space="0" w:color="auto"/>
            <w:bottom w:val="none" w:sz="0" w:space="0" w:color="auto"/>
            <w:right w:val="none" w:sz="0" w:space="0" w:color="auto"/>
          </w:divBdr>
        </w:div>
        <w:div w:id="1993365488">
          <w:marLeft w:val="640"/>
          <w:marRight w:val="0"/>
          <w:marTop w:val="0"/>
          <w:marBottom w:val="0"/>
          <w:divBdr>
            <w:top w:val="none" w:sz="0" w:space="0" w:color="auto"/>
            <w:left w:val="none" w:sz="0" w:space="0" w:color="auto"/>
            <w:bottom w:val="none" w:sz="0" w:space="0" w:color="auto"/>
            <w:right w:val="none" w:sz="0" w:space="0" w:color="auto"/>
          </w:divBdr>
        </w:div>
      </w:divsChild>
    </w:div>
    <w:div w:id="685014151">
      <w:bodyDiv w:val="1"/>
      <w:marLeft w:val="0"/>
      <w:marRight w:val="0"/>
      <w:marTop w:val="0"/>
      <w:marBottom w:val="0"/>
      <w:divBdr>
        <w:top w:val="none" w:sz="0" w:space="0" w:color="auto"/>
        <w:left w:val="none" w:sz="0" w:space="0" w:color="auto"/>
        <w:bottom w:val="none" w:sz="0" w:space="0" w:color="auto"/>
        <w:right w:val="none" w:sz="0" w:space="0" w:color="auto"/>
      </w:divBdr>
    </w:div>
    <w:div w:id="689599425">
      <w:bodyDiv w:val="1"/>
      <w:marLeft w:val="0"/>
      <w:marRight w:val="0"/>
      <w:marTop w:val="0"/>
      <w:marBottom w:val="0"/>
      <w:divBdr>
        <w:top w:val="none" w:sz="0" w:space="0" w:color="auto"/>
        <w:left w:val="none" w:sz="0" w:space="0" w:color="auto"/>
        <w:bottom w:val="none" w:sz="0" w:space="0" w:color="auto"/>
        <w:right w:val="none" w:sz="0" w:space="0" w:color="auto"/>
      </w:divBdr>
      <w:divsChild>
        <w:div w:id="1442610026">
          <w:marLeft w:val="640"/>
          <w:marRight w:val="0"/>
          <w:marTop w:val="0"/>
          <w:marBottom w:val="0"/>
          <w:divBdr>
            <w:top w:val="none" w:sz="0" w:space="0" w:color="auto"/>
            <w:left w:val="none" w:sz="0" w:space="0" w:color="auto"/>
            <w:bottom w:val="none" w:sz="0" w:space="0" w:color="auto"/>
            <w:right w:val="none" w:sz="0" w:space="0" w:color="auto"/>
          </w:divBdr>
        </w:div>
        <w:div w:id="740325376">
          <w:marLeft w:val="640"/>
          <w:marRight w:val="0"/>
          <w:marTop w:val="0"/>
          <w:marBottom w:val="0"/>
          <w:divBdr>
            <w:top w:val="none" w:sz="0" w:space="0" w:color="auto"/>
            <w:left w:val="none" w:sz="0" w:space="0" w:color="auto"/>
            <w:bottom w:val="none" w:sz="0" w:space="0" w:color="auto"/>
            <w:right w:val="none" w:sz="0" w:space="0" w:color="auto"/>
          </w:divBdr>
        </w:div>
        <w:div w:id="1171261920">
          <w:marLeft w:val="640"/>
          <w:marRight w:val="0"/>
          <w:marTop w:val="0"/>
          <w:marBottom w:val="0"/>
          <w:divBdr>
            <w:top w:val="none" w:sz="0" w:space="0" w:color="auto"/>
            <w:left w:val="none" w:sz="0" w:space="0" w:color="auto"/>
            <w:bottom w:val="none" w:sz="0" w:space="0" w:color="auto"/>
            <w:right w:val="none" w:sz="0" w:space="0" w:color="auto"/>
          </w:divBdr>
        </w:div>
        <w:div w:id="1755587030">
          <w:marLeft w:val="640"/>
          <w:marRight w:val="0"/>
          <w:marTop w:val="0"/>
          <w:marBottom w:val="0"/>
          <w:divBdr>
            <w:top w:val="none" w:sz="0" w:space="0" w:color="auto"/>
            <w:left w:val="none" w:sz="0" w:space="0" w:color="auto"/>
            <w:bottom w:val="none" w:sz="0" w:space="0" w:color="auto"/>
            <w:right w:val="none" w:sz="0" w:space="0" w:color="auto"/>
          </w:divBdr>
        </w:div>
        <w:div w:id="416363528">
          <w:marLeft w:val="640"/>
          <w:marRight w:val="0"/>
          <w:marTop w:val="0"/>
          <w:marBottom w:val="0"/>
          <w:divBdr>
            <w:top w:val="none" w:sz="0" w:space="0" w:color="auto"/>
            <w:left w:val="none" w:sz="0" w:space="0" w:color="auto"/>
            <w:bottom w:val="none" w:sz="0" w:space="0" w:color="auto"/>
            <w:right w:val="none" w:sz="0" w:space="0" w:color="auto"/>
          </w:divBdr>
        </w:div>
        <w:div w:id="829249181">
          <w:marLeft w:val="640"/>
          <w:marRight w:val="0"/>
          <w:marTop w:val="0"/>
          <w:marBottom w:val="0"/>
          <w:divBdr>
            <w:top w:val="none" w:sz="0" w:space="0" w:color="auto"/>
            <w:left w:val="none" w:sz="0" w:space="0" w:color="auto"/>
            <w:bottom w:val="none" w:sz="0" w:space="0" w:color="auto"/>
            <w:right w:val="none" w:sz="0" w:space="0" w:color="auto"/>
          </w:divBdr>
        </w:div>
        <w:div w:id="1515530257">
          <w:marLeft w:val="640"/>
          <w:marRight w:val="0"/>
          <w:marTop w:val="0"/>
          <w:marBottom w:val="0"/>
          <w:divBdr>
            <w:top w:val="none" w:sz="0" w:space="0" w:color="auto"/>
            <w:left w:val="none" w:sz="0" w:space="0" w:color="auto"/>
            <w:bottom w:val="none" w:sz="0" w:space="0" w:color="auto"/>
            <w:right w:val="none" w:sz="0" w:space="0" w:color="auto"/>
          </w:divBdr>
        </w:div>
        <w:div w:id="807167058">
          <w:marLeft w:val="640"/>
          <w:marRight w:val="0"/>
          <w:marTop w:val="0"/>
          <w:marBottom w:val="0"/>
          <w:divBdr>
            <w:top w:val="none" w:sz="0" w:space="0" w:color="auto"/>
            <w:left w:val="none" w:sz="0" w:space="0" w:color="auto"/>
            <w:bottom w:val="none" w:sz="0" w:space="0" w:color="auto"/>
            <w:right w:val="none" w:sz="0" w:space="0" w:color="auto"/>
          </w:divBdr>
        </w:div>
        <w:div w:id="891767039">
          <w:marLeft w:val="640"/>
          <w:marRight w:val="0"/>
          <w:marTop w:val="0"/>
          <w:marBottom w:val="0"/>
          <w:divBdr>
            <w:top w:val="none" w:sz="0" w:space="0" w:color="auto"/>
            <w:left w:val="none" w:sz="0" w:space="0" w:color="auto"/>
            <w:bottom w:val="none" w:sz="0" w:space="0" w:color="auto"/>
            <w:right w:val="none" w:sz="0" w:space="0" w:color="auto"/>
          </w:divBdr>
        </w:div>
        <w:div w:id="1972438496">
          <w:marLeft w:val="640"/>
          <w:marRight w:val="0"/>
          <w:marTop w:val="0"/>
          <w:marBottom w:val="0"/>
          <w:divBdr>
            <w:top w:val="none" w:sz="0" w:space="0" w:color="auto"/>
            <w:left w:val="none" w:sz="0" w:space="0" w:color="auto"/>
            <w:bottom w:val="none" w:sz="0" w:space="0" w:color="auto"/>
            <w:right w:val="none" w:sz="0" w:space="0" w:color="auto"/>
          </w:divBdr>
        </w:div>
        <w:div w:id="2131048570">
          <w:marLeft w:val="640"/>
          <w:marRight w:val="0"/>
          <w:marTop w:val="0"/>
          <w:marBottom w:val="0"/>
          <w:divBdr>
            <w:top w:val="none" w:sz="0" w:space="0" w:color="auto"/>
            <w:left w:val="none" w:sz="0" w:space="0" w:color="auto"/>
            <w:bottom w:val="none" w:sz="0" w:space="0" w:color="auto"/>
            <w:right w:val="none" w:sz="0" w:space="0" w:color="auto"/>
          </w:divBdr>
        </w:div>
        <w:div w:id="1008867118">
          <w:marLeft w:val="640"/>
          <w:marRight w:val="0"/>
          <w:marTop w:val="0"/>
          <w:marBottom w:val="0"/>
          <w:divBdr>
            <w:top w:val="none" w:sz="0" w:space="0" w:color="auto"/>
            <w:left w:val="none" w:sz="0" w:space="0" w:color="auto"/>
            <w:bottom w:val="none" w:sz="0" w:space="0" w:color="auto"/>
            <w:right w:val="none" w:sz="0" w:space="0" w:color="auto"/>
          </w:divBdr>
        </w:div>
        <w:div w:id="1505973498">
          <w:marLeft w:val="640"/>
          <w:marRight w:val="0"/>
          <w:marTop w:val="0"/>
          <w:marBottom w:val="0"/>
          <w:divBdr>
            <w:top w:val="none" w:sz="0" w:space="0" w:color="auto"/>
            <w:left w:val="none" w:sz="0" w:space="0" w:color="auto"/>
            <w:bottom w:val="none" w:sz="0" w:space="0" w:color="auto"/>
            <w:right w:val="none" w:sz="0" w:space="0" w:color="auto"/>
          </w:divBdr>
        </w:div>
        <w:div w:id="517624481">
          <w:marLeft w:val="640"/>
          <w:marRight w:val="0"/>
          <w:marTop w:val="0"/>
          <w:marBottom w:val="0"/>
          <w:divBdr>
            <w:top w:val="none" w:sz="0" w:space="0" w:color="auto"/>
            <w:left w:val="none" w:sz="0" w:space="0" w:color="auto"/>
            <w:bottom w:val="none" w:sz="0" w:space="0" w:color="auto"/>
            <w:right w:val="none" w:sz="0" w:space="0" w:color="auto"/>
          </w:divBdr>
        </w:div>
        <w:div w:id="300618895">
          <w:marLeft w:val="640"/>
          <w:marRight w:val="0"/>
          <w:marTop w:val="0"/>
          <w:marBottom w:val="0"/>
          <w:divBdr>
            <w:top w:val="none" w:sz="0" w:space="0" w:color="auto"/>
            <w:left w:val="none" w:sz="0" w:space="0" w:color="auto"/>
            <w:bottom w:val="none" w:sz="0" w:space="0" w:color="auto"/>
            <w:right w:val="none" w:sz="0" w:space="0" w:color="auto"/>
          </w:divBdr>
        </w:div>
        <w:div w:id="798105703">
          <w:marLeft w:val="640"/>
          <w:marRight w:val="0"/>
          <w:marTop w:val="0"/>
          <w:marBottom w:val="0"/>
          <w:divBdr>
            <w:top w:val="none" w:sz="0" w:space="0" w:color="auto"/>
            <w:left w:val="none" w:sz="0" w:space="0" w:color="auto"/>
            <w:bottom w:val="none" w:sz="0" w:space="0" w:color="auto"/>
            <w:right w:val="none" w:sz="0" w:space="0" w:color="auto"/>
          </w:divBdr>
        </w:div>
        <w:div w:id="379594522">
          <w:marLeft w:val="640"/>
          <w:marRight w:val="0"/>
          <w:marTop w:val="0"/>
          <w:marBottom w:val="0"/>
          <w:divBdr>
            <w:top w:val="none" w:sz="0" w:space="0" w:color="auto"/>
            <w:left w:val="none" w:sz="0" w:space="0" w:color="auto"/>
            <w:bottom w:val="none" w:sz="0" w:space="0" w:color="auto"/>
            <w:right w:val="none" w:sz="0" w:space="0" w:color="auto"/>
          </w:divBdr>
        </w:div>
        <w:div w:id="422530733">
          <w:marLeft w:val="640"/>
          <w:marRight w:val="0"/>
          <w:marTop w:val="0"/>
          <w:marBottom w:val="0"/>
          <w:divBdr>
            <w:top w:val="none" w:sz="0" w:space="0" w:color="auto"/>
            <w:left w:val="none" w:sz="0" w:space="0" w:color="auto"/>
            <w:bottom w:val="none" w:sz="0" w:space="0" w:color="auto"/>
            <w:right w:val="none" w:sz="0" w:space="0" w:color="auto"/>
          </w:divBdr>
        </w:div>
        <w:div w:id="1381854663">
          <w:marLeft w:val="640"/>
          <w:marRight w:val="0"/>
          <w:marTop w:val="0"/>
          <w:marBottom w:val="0"/>
          <w:divBdr>
            <w:top w:val="none" w:sz="0" w:space="0" w:color="auto"/>
            <w:left w:val="none" w:sz="0" w:space="0" w:color="auto"/>
            <w:bottom w:val="none" w:sz="0" w:space="0" w:color="auto"/>
            <w:right w:val="none" w:sz="0" w:space="0" w:color="auto"/>
          </w:divBdr>
        </w:div>
        <w:div w:id="495656327">
          <w:marLeft w:val="640"/>
          <w:marRight w:val="0"/>
          <w:marTop w:val="0"/>
          <w:marBottom w:val="0"/>
          <w:divBdr>
            <w:top w:val="none" w:sz="0" w:space="0" w:color="auto"/>
            <w:left w:val="none" w:sz="0" w:space="0" w:color="auto"/>
            <w:bottom w:val="none" w:sz="0" w:space="0" w:color="auto"/>
            <w:right w:val="none" w:sz="0" w:space="0" w:color="auto"/>
          </w:divBdr>
        </w:div>
        <w:div w:id="1121193796">
          <w:marLeft w:val="640"/>
          <w:marRight w:val="0"/>
          <w:marTop w:val="0"/>
          <w:marBottom w:val="0"/>
          <w:divBdr>
            <w:top w:val="none" w:sz="0" w:space="0" w:color="auto"/>
            <w:left w:val="none" w:sz="0" w:space="0" w:color="auto"/>
            <w:bottom w:val="none" w:sz="0" w:space="0" w:color="auto"/>
            <w:right w:val="none" w:sz="0" w:space="0" w:color="auto"/>
          </w:divBdr>
        </w:div>
        <w:div w:id="825322416">
          <w:marLeft w:val="640"/>
          <w:marRight w:val="0"/>
          <w:marTop w:val="0"/>
          <w:marBottom w:val="0"/>
          <w:divBdr>
            <w:top w:val="none" w:sz="0" w:space="0" w:color="auto"/>
            <w:left w:val="none" w:sz="0" w:space="0" w:color="auto"/>
            <w:bottom w:val="none" w:sz="0" w:space="0" w:color="auto"/>
            <w:right w:val="none" w:sz="0" w:space="0" w:color="auto"/>
          </w:divBdr>
        </w:div>
        <w:div w:id="1619990258">
          <w:marLeft w:val="640"/>
          <w:marRight w:val="0"/>
          <w:marTop w:val="0"/>
          <w:marBottom w:val="0"/>
          <w:divBdr>
            <w:top w:val="none" w:sz="0" w:space="0" w:color="auto"/>
            <w:left w:val="none" w:sz="0" w:space="0" w:color="auto"/>
            <w:bottom w:val="none" w:sz="0" w:space="0" w:color="auto"/>
            <w:right w:val="none" w:sz="0" w:space="0" w:color="auto"/>
          </w:divBdr>
        </w:div>
        <w:div w:id="1590038151">
          <w:marLeft w:val="640"/>
          <w:marRight w:val="0"/>
          <w:marTop w:val="0"/>
          <w:marBottom w:val="0"/>
          <w:divBdr>
            <w:top w:val="none" w:sz="0" w:space="0" w:color="auto"/>
            <w:left w:val="none" w:sz="0" w:space="0" w:color="auto"/>
            <w:bottom w:val="none" w:sz="0" w:space="0" w:color="auto"/>
            <w:right w:val="none" w:sz="0" w:space="0" w:color="auto"/>
          </w:divBdr>
        </w:div>
        <w:div w:id="1873112872">
          <w:marLeft w:val="640"/>
          <w:marRight w:val="0"/>
          <w:marTop w:val="0"/>
          <w:marBottom w:val="0"/>
          <w:divBdr>
            <w:top w:val="none" w:sz="0" w:space="0" w:color="auto"/>
            <w:left w:val="none" w:sz="0" w:space="0" w:color="auto"/>
            <w:bottom w:val="none" w:sz="0" w:space="0" w:color="auto"/>
            <w:right w:val="none" w:sz="0" w:space="0" w:color="auto"/>
          </w:divBdr>
        </w:div>
        <w:div w:id="2050958230">
          <w:marLeft w:val="640"/>
          <w:marRight w:val="0"/>
          <w:marTop w:val="0"/>
          <w:marBottom w:val="0"/>
          <w:divBdr>
            <w:top w:val="none" w:sz="0" w:space="0" w:color="auto"/>
            <w:left w:val="none" w:sz="0" w:space="0" w:color="auto"/>
            <w:bottom w:val="none" w:sz="0" w:space="0" w:color="auto"/>
            <w:right w:val="none" w:sz="0" w:space="0" w:color="auto"/>
          </w:divBdr>
        </w:div>
        <w:div w:id="928929080">
          <w:marLeft w:val="640"/>
          <w:marRight w:val="0"/>
          <w:marTop w:val="0"/>
          <w:marBottom w:val="0"/>
          <w:divBdr>
            <w:top w:val="none" w:sz="0" w:space="0" w:color="auto"/>
            <w:left w:val="none" w:sz="0" w:space="0" w:color="auto"/>
            <w:bottom w:val="none" w:sz="0" w:space="0" w:color="auto"/>
            <w:right w:val="none" w:sz="0" w:space="0" w:color="auto"/>
          </w:divBdr>
        </w:div>
        <w:div w:id="1545097188">
          <w:marLeft w:val="640"/>
          <w:marRight w:val="0"/>
          <w:marTop w:val="0"/>
          <w:marBottom w:val="0"/>
          <w:divBdr>
            <w:top w:val="none" w:sz="0" w:space="0" w:color="auto"/>
            <w:left w:val="none" w:sz="0" w:space="0" w:color="auto"/>
            <w:bottom w:val="none" w:sz="0" w:space="0" w:color="auto"/>
            <w:right w:val="none" w:sz="0" w:space="0" w:color="auto"/>
          </w:divBdr>
        </w:div>
        <w:div w:id="2039970441">
          <w:marLeft w:val="640"/>
          <w:marRight w:val="0"/>
          <w:marTop w:val="0"/>
          <w:marBottom w:val="0"/>
          <w:divBdr>
            <w:top w:val="none" w:sz="0" w:space="0" w:color="auto"/>
            <w:left w:val="none" w:sz="0" w:space="0" w:color="auto"/>
            <w:bottom w:val="none" w:sz="0" w:space="0" w:color="auto"/>
            <w:right w:val="none" w:sz="0" w:space="0" w:color="auto"/>
          </w:divBdr>
        </w:div>
        <w:div w:id="2068648894">
          <w:marLeft w:val="640"/>
          <w:marRight w:val="0"/>
          <w:marTop w:val="0"/>
          <w:marBottom w:val="0"/>
          <w:divBdr>
            <w:top w:val="none" w:sz="0" w:space="0" w:color="auto"/>
            <w:left w:val="none" w:sz="0" w:space="0" w:color="auto"/>
            <w:bottom w:val="none" w:sz="0" w:space="0" w:color="auto"/>
            <w:right w:val="none" w:sz="0" w:space="0" w:color="auto"/>
          </w:divBdr>
        </w:div>
        <w:div w:id="1949044766">
          <w:marLeft w:val="640"/>
          <w:marRight w:val="0"/>
          <w:marTop w:val="0"/>
          <w:marBottom w:val="0"/>
          <w:divBdr>
            <w:top w:val="none" w:sz="0" w:space="0" w:color="auto"/>
            <w:left w:val="none" w:sz="0" w:space="0" w:color="auto"/>
            <w:bottom w:val="none" w:sz="0" w:space="0" w:color="auto"/>
            <w:right w:val="none" w:sz="0" w:space="0" w:color="auto"/>
          </w:divBdr>
        </w:div>
        <w:div w:id="1377505573">
          <w:marLeft w:val="640"/>
          <w:marRight w:val="0"/>
          <w:marTop w:val="0"/>
          <w:marBottom w:val="0"/>
          <w:divBdr>
            <w:top w:val="none" w:sz="0" w:space="0" w:color="auto"/>
            <w:left w:val="none" w:sz="0" w:space="0" w:color="auto"/>
            <w:bottom w:val="none" w:sz="0" w:space="0" w:color="auto"/>
            <w:right w:val="none" w:sz="0" w:space="0" w:color="auto"/>
          </w:divBdr>
        </w:div>
        <w:div w:id="1166290465">
          <w:marLeft w:val="640"/>
          <w:marRight w:val="0"/>
          <w:marTop w:val="0"/>
          <w:marBottom w:val="0"/>
          <w:divBdr>
            <w:top w:val="none" w:sz="0" w:space="0" w:color="auto"/>
            <w:left w:val="none" w:sz="0" w:space="0" w:color="auto"/>
            <w:bottom w:val="none" w:sz="0" w:space="0" w:color="auto"/>
            <w:right w:val="none" w:sz="0" w:space="0" w:color="auto"/>
          </w:divBdr>
        </w:div>
        <w:div w:id="1355695528">
          <w:marLeft w:val="640"/>
          <w:marRight w:val="0"/>
          <w:marTop w:val="0"/>
          <w:marBottom w:val="0"/>
          <w:divBdr>
            <w:top w:val="none" w:sz="0" w:space="0" w:color="auto"/>
            <w:left w:val="none" w:sz="0" w:space="0" w:color="auto"/>
            <w:bottom w:val="none" w:sz="0" w:space="0" w:color="auto"/>
            <w:right w:val="none" w:sz="0" w:space="0" w:color="auto"/>
          </w:divBdr>
        </w:div>
        <w:div w:id="1504975259">
          <w:marLeft w:val="640"/>
          <w:marRight w:val="0"/>
          <w:marTop w:val="0"/>
          <w:marBottom w:val="0"/>
          <w:divBdr>
            <w:top w:val="none" w:sz="0" w:space="0" w:color="auto"/>
            <w:left w:val="none" w:sz="0" w:space="0" w:color="auto"/>
            <w:bottom w:val="none" w:sz="0" w:space="0" w:color="auto"/>
            <w:right w:val="none" w:sz="0" w:space="0" w:color="auto"/>
          </w:divBdr>
        </w:div>
        <w:div w:id="1309899122">
          <w:marLeft w:val="640"/>
          <w:marRight w:val="0"/>
          <w:marTop w:val="0"/>
          <w:marBottom w:val="0"/>
          <w:divBdr>
            <w:top w:val="none" w:sz="0" w:space="0" w:color="auto"/>
            <w:left w:val="none" w:sz="0" w:space="0" w:color="auto"/>
            <w:bottom w:val="none" w:sz="0" w:space="0" w:color="auto"/>
            <w:right w:val="none" w:sz="0" w:space="0" w:color="auto"/>
          </w:divBdr>
        </w:div>
        <w:div w:id="891233065">
          <w:marLeft w:val="640"/>
          <w:marRight w:val="0"/>
          <w:marTop w:val="0"/>
          <w:marBottom w:val="0"/>
          <w:divBdr>
            <w:top w:val="none" w:sz="0" w:space="0" w:color="auto"/>
            <w:left w:val="none" w:sz="0" w:space="0" w:color="auto"/>
            <w:bottom w:val="none" w:sz="0" w:space="0" w:color="auto"/>
            <w:right w:val="none" w:sz="0" w:space="0" w:color="auto"/>
          </w:divBdr>
        </w:div>
        <w:div w:id="2028435533">
          <w:marLeft w:val="640"/>
          <w:marRight w:val="0"/>
          <w:marTop w:val="0"/>
          <w:marBottom w:val="0"/>
          <w:divBdr>
            <w:top w:val="none" w:sz="0" w:space="0" w:color="auto"/>
            <w:left w:val="none" w:sz="0" w:space="0" w:color="auto"/>
            <w:bottom w:val="none" w:sz="0" w:space="0" w:color="auto"/>
            <w:right w:val="none" w:sz="0" w:space="0" w:color="auto"/>
          </w:divBdr>
        </w:div>
        <w:div w:id="1020350222">
          <w:marLeft w:val="640"/>
          <w:marRight w:val="0"/>
          <w:marTop w:val="0"/>
          <w:marBottom w:val="0"/>
          <w:divBdr>
            <w:top w:val="none" w:sz="0" w:space="0" w:color="auto"/>
            <w:left w:val="none" w:sz="0" w:space="0" w:color="auto"/>
            <w:bottom w:val="none" w:sz="0" w:space="0" w:color="auto"/>
            <w:right w:val="none" w:sz="0" w:space="0" w:color="auto"/>
          </w:divBdr>
        </w:div>
        <w:div w:id="2114857555">
          <w:marLeft w:val="640"/>
          <w:marRight w:val="0"/>
          <w:marTop w:val="0"/>
          <w:marBottom w:val="0"/>
          <w:divBdr>
            <w:top w:val="none" w:sz="0" w:space="0" w:color="auto"/>
            <w:left w:val="none" w:sz="0" w:space="0" w:color="auto"/>
            <w:bottom w:val="none" w:sz="0" w:space="0" w:color="auto"/>
            <w:right w:val="none" w:sz="0" w:space="0" w:color="auto"/>
          </w:divBdr>
        </w:div>
        <w:div w:id="1073431719">
          <w:marLeft w:val="640"/>
          <w:marRight w:val="0"/>
          <w:marTop w:val="0"/>
          <w:marBottom w:val="0"/>
          <w:divBdr>
            <w:top w:val="none" w:sz="0" w:space="0" w:color="auto"/>
            <w:left w:val="none" w:sz="0" w:space="0" w:color="auto"/>
            <w:bottom w:val="none" w:sz="0" w:space="0" w:color="auto"/>
            <w:right w:val="none" w:sz="0" w:space="0" w:color="auto"/>
          </w:divBdr>
        </w:div>
        <w:div w:id="1755735598">
          <w:marLeft w:val="640"/>
          <w:marRight w:val="0"/>
          <w:marTop w:val="0"/>
          <w:marBottom w:val="0"/>
          <w:divBdr>
            <w:top w:val="none" w:sz="0" w:space="0" w:color="auto"/>
            <w:left w:val="none" w:sz="0" w:space="0" w:color="auto"/>
            <w:bottom w:val="none" w:sz="0" w:space="0" w:color="auto"/>
            <w:right w:val="none" w:sz="0" w:space="0" w:color="auto"/>
          </w:divBdr>
        </w:div>
        <w:div w:id="149055788">
          <w:marLeft w:val="640"/>
          <w:marRight w:val="0"/>
          <w:marTop w:val="0"/>
          <w:marBottom w:val="0"/>
          <w:divBdr>
            <w:top w:val="none" w:sz="0" w:space="0" w:color="auto"/>
            <w:left w:val="none" w:sz="0" w:space="0" w:color="auto"/>
            <w:bottom w:val="none" w:sz="0" w:space="0" w:color="auto"/>
            <w:right w:val="none" w:sz="0" w:space="0" w:color="auto"/>
          </w:divBdr>
        </w:div>
        <w:div w:id="1972588830">
          <w:marLeft w:val="640"/>
          <w:marRight w:val="0"/>
          <w:marTop w:val="0"/>
          <w:marBottom w:val="0"/>
          <w:divBdr>
            <w:top w:val="none" w:sz="0" w:space="0" w:color="auto"/>
            <w:left w:val="none" w:sz="0" w:space="0" w:color="auto"/>
            <w:bottom w:val="none" w:sz="0" w:space="0" w:color="auto"/>
            <w:right w:val="none" w:sz="0" w:space="0" w:color="auto"/>
          </w:divBdr>
        </w:div>
        <w:div w:id="169223260">
          <w:marLeft w:val="640"/>
          <w:marRight w:val="0"/>
          <w:marTop w:val="0"/>
          <w:marBottom w:val="0"/>
          <w:divBdr>
            <w:top w:val="none" w:sz="0" w:space="0" w:color="auto"/>
            <w:left w:val="none" w:sz="0" w:space="0" w:color="auto"/>
            <w:bottom w:val="none" w:sz="0" w:space="0" w:color="auto"/>
            <w:right w:val="none" w:sz="0" w:space="0" w:color="auto"/>
          </w:divBdr>
        </w:div>
        <w:div w:id="1641229136">
          <w:marLeft w:val="640"/>
          <w:marRight w:val="0"/>
          <w:marTop w:val="0"/>
          <w:marBottom w:val="0"/>
          <w:divBdr>
            <w:top w:val="none" w:sz="0" w:space="0" w:color="auto"/>
            <w:left w:val="none" w:sz="0" w:space="0" w:color="auto"/>
            <w:bottom w:val="none" w:sz="0" w:space="0" w:color="auto"/>
            <w:right w:val="none" w:sz="0" w:space="0" w:color="auto"/>
          </w:divBdr>
        </w:div>
        <w:div w:id="1128470691">
          <w:marLeft w:val="640"/>
          <w:marRight w:val="0"/>
          <w:marTop w:val="0"/>
          <w:marBottom w:val="0"/>
          <w:divBdr>
            <w:top w:val="none" w:sz="0" w:space="0" w:color="auto"/>
            <w:left w:val="none" w:sz="0" w:space="0" w:color="auto"/>
            <w:bottom w:val="none" w:sz="0" w:space="0" w:color="auto"/>
            <w:right w:val="none" w:sz="0" w:space="0" w:color="auto"/>
          </w:divBdr>
        </w:div>
        <w:div w:id="1075977347">
          <w:marLeft w:val="640"/>
          <w:marRight w:val="0"/>
          <w:marTop w:val="0"/>
          <w:marBottom w:val="0"/>
          <w:divBdr>
            <w:top w:val="none" w:sz="0" w:space="0" w:color="auto"/>
            <w:left w:val="none" w:sz="0" w:space="0" w:color="auto"/>
            <w:bottom w:val="none" w:sz="0" w:space="0" w:color="auto"/>
            <w:right w:val="none" w:sz="0" w:space="0" w:color="auto"/>
          </w:divBdr>
        </w:div>
        <w:div w:id="1560634014">
          <w:marLeft w:val="640"/>
          <w:marRight w:val="0"/>
          <w:marTop w:val="0"/>
          <w:marBottom w:val="0"/>
          <w:divBdr>
            <w:top w:val="none" w:sz="0" w:space="0" w:color="auto"/>
            <w:left w:val="none" w:sz="0" w:space="0" w:color="auto"/>
            <w:bottom w:val="none" w:sz="0" w:space="0" w:color="auto"/>
            <w:right w:val="none" w:sz="0" w:space="0" w:color="auto"/>
          </w:divBdr>
        </w:div>
        <w:div w:id="2054309462">
          <w:marLeft w:val="640"/>
          <w:marRight w:val="0"/>
          <w:marTop w:val="0"/>
          <w:marBottom w:val="0"/>
          <w:divBdr>
            <w:top w:val="none" w:sz="0" w:space="0" w:color="auto"/>
            <w:left w:val="none" w:sz="0" w:space="0" w:color="auto"/>
            <w:bottom w:val="none" w:sz="0" w:space="0" w:color="auto"/>
            <w:right w:val="none" w:sz="0" w:space="0" w:color="auto"/>
          </w:divBdr>
        </w:div>
        <w:div w:id="4022930">
          <w:marLeft w:val="640"/>
          <w:marRight w:val="0"/>
          <w:marTop w:val="0"/>
          <w:marBottom w:val="0"/>
          <w:divBdr>
            <w:top w:val="none" w:sz="0" w:space="0" w:color="auto"/>
            <w:left w:val="none" w:sz="0" w:space="0" w:color="auto"/>
            <w:bottom w:val="none" w:sz="0" w:space="0" w:color="auto"/>
            <w:right w:val="none" w:sz="0" w:space="0" w:color="auto"/>
          </w:divBdr>
        </w:div>
        <w:div w:id="750201417">
          <w:marLeft w:val="640"/>
          <w:marRight w:val="0"/>
          <w:marTop w:val="0"/>
          <w:marBottom w:val="0"/>
          <w:divBdr>
            <w:top w:val="none" w:sz="0" w:space="0" w:color="auto"/>
            <w:left w:val="none" w:sz="0" w:space="0" w:color="auto"/>
            <w:bottom w:val="none" w:sz="0" w:space="0" w:color="auto"/>
            <w:right w:val="none" w:sz="0" w:space="0" w:color="auto"/>
          </w:divBdr>
        </w:div>
        <w:div w:id="1436905597">
          <w:marLeft w:val="640"/>
          <w:marRight w:val="0"/>
          <w:marTop w:val="0"/>
          <w:marBottom w:val="0"/>
          <w:divBdr>
            <w:top w:val="none" w:sz="0" w:space="0" w:color="auto"/>
            <w:left w:val="none" w:sz="0" w:space="0" w:color="auto"/>
            <w:bottom w:val="none" w:sz="0" w:space="0" w:color="auto"/>
            <w:right w:val="none" w:sz="0" w:space="0" w:color="auto"/>
          </w:divBdr>
        </w:div>
        <w:div w:id="332805283">
          <w:marLeft w:val="640"/>
          <w:marRight w:val="0"/>
          <w:marTop w:val="0"/>
          <w:marBottom w:val="0"/>
          <w:divBdr>
            <w:top w:val="none" w:sz="0" w:space="0" w:color="auto"/>
            <w:left w:val="none" w:sz="0" w:space="0" w:color="auto"/>
            <w:bottom w:val="none" w:sz="0" w:space="0" w:color="auto"/>
            <w:right w:val="none" w:sz="0" w:space="0" w:color="auto"/>
          </w:divBdr>
        </w:div>
        <w:div w:id="1866213302">
          <w:marLeft w:val="640"/>
          <w:marRight w:val="0"/>
          <w:marTop w:val="0"/>
          <w:marBottom w:val="0"/>
          <w:divBdr>
            <w:top w:val="none" w:sz="0" w:space="0" w:color="auto"/>
            <w:left w:val="none" w:sz="0" w:space="0" w:color="auto"/>
            <w:bottom w:val="none" w:sz="0" w:space="0" w:color="auto"/>
            <w:right w:val="none" w:sz="0" w:space="0" w:color="auto"/>
          </w:divBdr>
        </w:div>
        <w:div w:id="228658742">
          <w:marLeft w:val="640"/>
          <w:marRight w:val="0"/>
          <w:marTop w:val="0"/>
          <w:marBottom w:val="0"/>
          <w:divBdr>
            <w:top w:val="none" w:sz="0" w:space="0" w:color="auto"/>
            <w:left w:val="none" w:sz="0" w:space="0" w:color="auto"/>
            <w:bottom w:val="none" w:sz="0" w:space="0" w:color="auto"/>
            <w:right w:val="none" w:sz="0" w:space="0" w:color="auto"/>
          </w:divBdr>
        </w:div>
        <w:div w:id="855995371">
          <w:marLeft w:val="640"/>
          <w:marRight w:val="0"/>
          <w:marTop w:val="0"/>
          <w:marBottom w:val="0"/>
          <w:divBdr>
            <w:top w:val="none" w:sz="0" w:space="0" w:color="auto"/>
            <w:left w:val="none" w:sz="0" w:space="0" w:color="auto"/>
            <w:bottom w:val="none" w:sz="0" w:space="0" w:color="auto"/>
            <w:right w:val="none" w:sz="0" w:space="0" w:color="auto"/>
          </w:divBdr>
        </w:div>
        <w:div w:id="759061549">
          <w:marLeft w:val="640"/>
          <w:marRight w:val="0"/>
          <w:marTop w:val="0"/>
          <w:marBottom w:val="0"/>
          <w:divBdr>
            <w:top w:val="none" w:sz="0" w:space="0" w:color="auto"/>
            <w:left w:val="none" w:sz="0" w:space="0" w:color="auto"/>
            <w:bottom w:val="none" w:sz="0" w:space="0" w:color="auto"/>
            <w:right w:val="none" w:sz="0" w:space="0" w:color="auto"/>
          </w:divBdr>
        </w:div>
        <w:div w:id="1538203096">
          <w:marLeft w:val="640"/>
          <w:marRight w:val="0"/>
          <w:marTop w:val="0"/>
          <w:marBottom w:val="0"/>
          <w:divBdr>
            <w:top w:val="none" w:sz="0" w:space="0" w:color="auto"/>
            <w:left w:val="none" w:sz="0" w:space="0" w:color="auto"/>
            <w:bottom w:val="none" w:sz="0" w:space="0" w:color="auto"/>
            <w:right w:val="none" w:sz="0" w:space="0" w:color="auto"/>
          </w:divBdr>
        </w:div>
        <w:div w:id="1749041088">
          <w:marLeft w:val="640"/>
          <w:marRight w:val="0"/>
          <w:marTop w:val="0"/>
          <w:marBottom w:val="0"/>
          <w:divBdr>
            <w:top w:val="none" w:sz="0" w:space="0" w:color="auto"/>
            <w:left w:val="none" w:sz="0" w:space="0" w:color="auto"/>
            <w:bottom w:val="none" w:sz="0" w:space="0" w:color="auto"/>
            <w:right w:val="none" w:sz="0" w:space="0" w:color="auto"/>
          </w:divBdr>
        </w:div>
        <w:div w:id="932739017">
          <w:marLeft w:val="640"/>
          <w:marRight w:val="0"/>
          <w:marTop w:val="0"/>
          <w:marBottom w:val="0"/>
          <w:divBdr>
            <w:top w:val="none" w:sz="0" w:space="0" w:color="auto"/>
            <w:left w:val="none" w:sz="0" w:space="0" w:color="auto"/>
            <w:bottom w:val="none" w:sz="0" w:space="0" w:color="auto"/>
            <w:right w:val="none" w:sz="0" w:space="0" w:color="auto"/>
          </w:divBdr>
        </w:div>
        <w:div w:id="318701702">
          <w:marLeft w:val="640"/>
          <w:marRight w:val="0"/>
          <w:marTop w:val="0"/>
          <w:marBottom w:val="0"/>
          <w:divBdr>
            <w:top w:val="none" w:sz="0" w:space="0" w:color="auto"/>
            <w:left w:val="none" w:sz="0" w:space="0" w:color="auto"/>
            <w:bottom w:val="none" w:sz="0" w:space="0" w:color="auto"/>
            <w:right w:val="none" w:sz="0" w:space="0" w:color="auto"/>
          </w:divBdr>
        </w:div>
        <w:div w:id="466437129">
          <w:marLeft w:val="640"/>
          <w:marRight w:val="0"/>
          <w:marTop w:val="0"/>
          <w:marBottom w:val="0"/>
          <w:divBdr>
            <w:top w:val="none" w:sz="0" w:space="0" w:color="auto"/>
            <w:left w:val="none" w:sz="0" w:space="0" w:color="auto"/>
            <w:bottom w:val="none" w:sz="0" w:space="0" w:color="auto"/>
            <w:right w:val="none" w:sz="0" w:space="0" w:color="auto"/>
          </w:divBdr>
        </w:div>
        <w:div w:id="842628047">
          <w:marLeft w:val="640"/>
          <w:marRight w:val="0"/>
          <w:marTop w:val="0"/>
          <w:marBottom w:val="0"/>
          <w:divBdr>
            <w:top w:val="none" w:sz="0" w:space="0" w:color="auto"/>
            <w:left w:val="none" w:sz="0" w:space="0" w:color="auto"/>
            <w:bottom w:val="none" w:sz="0" w:space="0" w:color="auto"/>
            <w:right w:val="none" w:sz="0" w:space="0" w:color="auto"/>
          </w:divBdr>
        </w:div>
        <w:div w:id="1599948283">
          <w:marLeft w:val="640"/>
          <w:marRight w:val="0"/>
          <w:marTop w:val="0"/>
          <w:marBottom w:val="0"/>
          <w:divBdr>
            <w:top w:val="none" w:sz="0" w:space="0" w:color="auto"/>
            <w:left w:val="none" w:sz="0" w:space="0" w:color="auto"/>
            <w:bottom w:val="none" w:sz="0" w:space="0" w:color="auto"/>
            <w:right w:val="none" w:sz="0" w:space="0" w:color="auto"/>
          </w:divBdr>
        </w:div>
        <w:div w:id="1297177564">
          <w:marLeft w:val="640"/>
          <w:marRight w:val="0"/>
          <w:marTop w:val="0"/>
          <w:marBottom w:val="0"/>
          <w:divBdr>
            <w:top w:val="none" w:sz="0" w:space="0" w:color="auto"/>
            <w:left w:val="none" w:sz="0" w:space="0" w:color="auto"/>
            <w:bottom w:val="none" w:sz="0" w:space="0" w:color="auto"/>
            <w:right w:val="none" w:sz="0" w:space="0" w:color="auto"/>
          </w:divBdr>
        </w:div>
      </w:divsChild>
    </w:div>
    <w:div w:id="700741596">
      <w:bodyDiv w:val="1"/>
      <w:marLeft w:val="0"/>
      <w:marRight w:val="0"/>
      <w:marTop w:val="0"/>
      <w:marBottom w:val="0"/>
      <w:divBdr>
        <w:top w:val="none" w:sz="0" w:space="0" w:color="auto"/>
        <w:left w:val="none" w:sz="0" w:space="0" w:color="auto"/>
        <w:bottom w:val="none" w:sz="0" w:space="0" w:color="auto"/>
        <w:right w:val="none" w:sz="0" w:space="0" w:color="auto"/>
      </w:divBdr>
    </w:div>
    <w:div w:id="719865450">
      <w:bodyDiv w:val="1"/>
      <w:marLeft w:val="0"/>
      <w:marRight w:val="0"/>
      <w:marTop w:val="0"/>
      <w:marBottom w:val="0"/>
      <w:divBdr>
        <w:top w:val="none" w:sz="0" w:space="0" w:color="auto"/>
        <w:left w:val="none" w:sz="0" w:space="0" w:color="auto"/>
        <w:bottom w:val="none" w:sz="0" w:space="0" w:color="auto"/>
        <w:right w:val="none" w:sz="0" w:space="0" w:color="auto"/>
      </w:divBdr>
      <w:divsChild>
        <w:div w:id="996492168">
          <w:marLeft w:val="640"/>
          <w:marRight w:val="0"/>
          <w:marTop w:val="0"/>
          <w:marBottom w:val="0"/>
          <w:divBdr>
            <w:top w:val="none" w:sz="0" w:space="0" w:color="auto"/>
            <w:left w:val="none" w:sz="0" w:space="0" w:color="auto"/>
            <w:bottom w:val="none" w:sz="0" w:space="0" w:color="auto"/>
            <w:right w:val="none" w:sz="0" w:space="0" w:color="auto"/>
          </w:divBdr>
        </w:div>
        <w:div w:id="1358316202">
          <w:marLeft w:val="640"/>
          <w:marRight w:val="0"/>
          <w:marTop w:val="0"/>
          <w:marBottom w:val="0"/>
          <w:divBdr>
            <w:top w:val="none" w:sz="0" w:space="0" w:color="auto"/>
            <w:left w:val="none" w:sz="0" w:space="0" w:color="auto"/>
            <w:bottom w:val="none" w:sz="0" w:space="0" w:color="auto"/>
            <w:right w:val="none" w:sz="0" w:space="0" w:color="auto"/>
          </w:divBdr>
        </w:div>
        <w:div w:id="105780082">
          <w:marLeft w:val="640"/>
          <w:marRight w:val="0"/>
          <w:marTop w:val="0"/>
          <w:marBottom w:val="0"/>
          <w:divBdr>
            <w:top w:val="none" w:sz="0" w:space="0" w:color="auto"/>
            <w:left w:val="none" w:sz="0" w:space="0" w:color="auto"/>
            <w:bottom w:val="none" w:sz="0" w:space="0" w:color="auto"/>
            <w:right w:val="none" w:sz="0" w:space="0" w:color="auto"/>
          </w:divBdr>
        </w:div>
        <w:div w:id="108748432">
          <w:marLeft w:val="640"/>
          <w:marRight w:val="0"/>
          <w:marTop w:val="0"/>
          <w:marBottom w:val="0"/>
          <w:divBdr>
            <w:top w:val="none" w:sz="0" w:space="0" w:color="auto"/>
            <w:left w:val="none" w:sz="0" w:space="0" w:color="auto"/>
            <w:bottom w:val="none" w:sz="0" w:space="0" w:color="auto"/>
            <w:right w:val="none" w:sz="0" w:space="0" w:color="auto"/>
          </w:divBdr>
        </w:div>
        <w:div w:id="1347557668">
          <w:marLeft w:val="640"/>
          <w:marRight w:val="0"/>
          <w:marTop w:val="0"/>
          <w:marBottom w:val="0"/>
          <w:divBdr>
            <w:top w:val="none" w:sz="0" w:space="0" w:color="auto"/>
            <w:left w:val="none" w:sz="0" w:space="0" w:color="auto"/>
            <w:bottom w:val="none" w:sz="0" w:space="0" w:color="auto"/>
            <w:right w:val="none" w:sz="0" w:space="0" w:color="auto"/>
          </w:divBdr>
        </w:div>
        <w:div w:id="2093040756">
          <w:marLeft w:val="640"/>
          <w:marRight w:val="0"/>
          <w:marTop w:val="0"/>
          <w:marBottom w:val="0"/>
          <w:divBdr>
            <w:top w:val="none" w:sz="0" w:space="0" w:color="auto"/>
            <w:left w:val="none" w:sz="0" w:space="0" w:color="auto"/>
            <w:bottom w:val="none" w:sz="0" w:space="0" w:color="auto"/>
            <w:right w:val="none" w:sz="0" w:space="0" w:color="auto"/>
          </w:divBdr>
        </w:div>
        <w:div w:id="1134834347">
          <w:marLeft w:val="640"/>
          <w:marRight w:val="0"/>
          <w:marTop w:val="0"/>
          <w:marBottom w:val="0"/>
          <w:divBdr>
            <w:top w:val="none" w:sz="0" w:space="0" w:color="auto"/>
            <w:left w:val="none" w:sz="0" w:space="0" w:color="auto"/>
            <w:bottom w:val="none" w:sz="0" w:space="0" w:color="auto"/>
            <w:right w:val="none" w:sz="0" w:space="0" w:color="auto"/>
          </w:divBdr>
        </w:div>
        <w:div w:id="1832870956">
          <w:marLeft w:val="640"/>
          <w:marRight w:val="0"/>
          <w:marTop w:val="0"/>
          <w:marBottom w:val="0"/>
          <w:divBdr>
            <w:top w:val="none" w:sz="0" w:space="0" w:color="auto"/>
            <w:left w:val="none" w:sz="0" w:space="0" w:color="auto"/>
            <w:bottom w:val="none" w:sz="0" w:space="0" w:color="auto"/>
            <w:right w:val="none" w:sz="0" w:space="0" w:color="auto"/>
          </w:divBdr>
        </w:div>
        <w:div w:id="366176881">
          <w:marLeft w:val="640"/>
          <w:marRight w:val="0"/>
          <w:marTop w:val="0"/>
          <w:marBottom w:val="0"/>
          <w:divBdr>
            <w:top w:val="none" w:sz="0" w:space="0" w:color="auto"/>
            <w:left w:val="none" w:sz="0" w:space="0" w:color="auto"/>
            <w:bottom w:val="none" w:sz="0" w:space="0" w:color="auto"/>
            <w:right w:val="none" w:sz="0" w:space="0" w:color="auto"/>
          </w:divBdr>
        </w:div>
        <w:div w:id="387384212">
          <w:marLeft w:val="640"/>
          <w:marRight w:val="0"/>
          <w:marTop w:val="0"/>
          <w:marBottom w:val="0"/>
          <w:divBdr>
            <w:top w:val="none" w:sz="0" w:space="0" w:color="auto"/>
            <w:left w:val="none" w:sz="0" w:space="0" w:color="auto"/>
            <w:bottom w:val="none" w:sz="0" w:space="0" w:color="auto"/>
            <w:right w:val="none" w:sz="0" w:space="0" w:color="auto"/>
          </w:divBdr>
        </w:div>
        <w:div w:id="1553152267">
          <w:marLeft w:val="640"/>
          <w:marRight w:val="0"/>
          <w:marTop w:val="0"/>
          <w:marBottom w:val="0"/>
          <w:divBdr>
            <w:top w:val="none" w:sz="0" w:space="0" w:color="auto"/>
            <w:left w:val="none" w:sz="0" w:space="0" w:color="auto"/>
            <w:bottom w:val="none" w:sz="0" w:space="0" w:color="auto"/>
            <w:right w:val="none" w:sz="0" w:space="0" w:color="auto"/>
          </w:divBdr>
        </w:div>
        <w:div w:id="1834223632">
          <w:marLeft w:val="640"/>
          <w:marRight w:val="0"/>
          <w:marTop w:val="0"/>
          <w:marBottom w:val="0"/>
          <w:divBdr>
            <w:top w:val="none" w:sz="0" w:space="0" w:color="auto"/>
            <w:left w:val="none" w:sz="0" w:space="0" w:color="auto"/>
            <w:bottom w:val="none" w:sz="0" w:space="0" w:color="auto"/>
            <w:right w:val="none" w:sz="0" w:space="0" w:color="auto"/>
          </w:divBdr>
        </w:div>
        <w:div w:id="1448888298">
          <w:marLeft w:val="640"/>
          <w:marRight w:val="0"/>
          <w:marTop w:val="0"/>
          <w:marBottom w:val="0"/>
          <w:divBdr>
            <w:top w:val="none" w:sz="0" w:space="0" w:color="auto"/>
            <w:left w:val="none" w:sz="0" w:space="0" w:color="auto"/>
            <w:bottom w:val="none" w:sz="0" w:space="0" w:color="auto"/>
            <w:right w:val="none" w:sz="0" w:space="0" w:color="auto"/>
          </w:divBdr>
        </w:div>
        <w:div w:id="1976911327">
          <w:marLeft w:val="640"/>
          <w:marRight w:val="0"/>
          <w:marTop w:val="0"/>
          <w:marBottom w:val="0"/>
          <w:divBdr>
            <w:top w:val="none" w:sz="0" w:space="0" w:color="auto"/>
            <w:left w:val="none" w:sz="0" w:space="0" w:color="auto"/>
            <w:bottom w:val="none" w:sz="0" w:space="0" w:color="auto"/>
            <w:right w:val="none" w:sz="0" w:space="0" w:color="auto"/>
          </w:divBdr>
        </w:div>
        <w:div w:id="719017818">
          <w:marLeft w:val="640"/>
          <w:marRight w:val="0"/>
          <w:marTop w:val="0"/>
          <w:marBottom w:val="0"/>
          <w:divBdr>
            <w:top w:val="none" w:sz="0" w:space="0" w:color="auto"/>
            <w:left w:val="none" w:sz="0" w:space="0" w:color="auto"/>
            <w:bottom w:val="none" w:sz="0" w:space="0" w:color="auto"/>
            <w:right w:val="none" w:sz="0" w:space="0" w:color="auto"/>
          </w:divBdr>
        </w:div>
        <w:div w:id="1277062695">
          <w:marLeft w:val="640"/>
          <w:marRight w:val="0"/>
          <w:marTop w:val="0"/>
          <w:marBottom w:val="0"/>
          <w:divBdr>
            <w:top w:val="none" w:sz="0" w:space="0" w:color="auto"/>
            <w:left w:val="none" w:sz="0" w:space="0" w:color="auto"/>
            <w:bottom w:val="none" w:sz="0" w:space="0" w:color="auto"/>
            <w:right w:val="none" w:sz="0" w:space="0" w:color="auto"/>
          </w:divBdr>
        </w:div>
        <w:div w:id="1761825987">
          <w:marLeft w:val="640"/>
          <w:marRight w:val="0"/>
          <w:marTop w:val="0"/>
          <w:marBottom w:val="0"/>
          <w:divBdr>
            <w:top w:val="none" w:sz="0" w:space="0" w:color="auto"/>
            <w:left w:val="none" w:sz="0" w:space="0" w:color="auto"/>
            <w:bottom w:val="none" w:sz="0" w:space="0" w:color="auto"/>
            <w:right w:val="none" w:sz="0" w:space="0" w:color="auto"/>
          </w:divBdr>
        </w:div>
        <w:div w:id="1846629823">
          <w:marLeft w:val="640"/>
          <w:marRight w:val="0"/>
          <w:marTop w:val="0"/>
          <w:marBottom w:val="0"/>
          <w:divBdr>
            <w:top w:val="none" w:sz="0" w:space="0" w:color="auto"/>
            <w:left w:val="none" w:sz="0" w:space="0" w:color="auto"/>
            <w:bottom w:val="none" w:sz="0" w:space="0" w:color="auto"/>
            <w:right w:val="none" w:sz="0" w:space="0" w:color="auto"/>
          </w:divBdr>
        </w:div>
        <w:div w:id="279847318">
          <w:marLeft w:val="640"/>
          <w:marRight w:val="0"/>
          <w:marTop w:val="0"/>
          <w:marBottom w:val="0"/>
          <w:divBdr>
            <w:top w:val="none" w:sz="0" w:space="0" w:color="auto"/>
            <w:left w:val="none" w:sz="0" w:space="0" w:color="auto"/>
            <w:bottom w:val="none" w:sz="0" w:space="0" w:color="auto"/>
            <w:right w:val="none" w:sz="0" w:space="0" w:color="auto"/>
          </w:divBdr>
        </w:div>
        <w:div w:id="417095482">
          <w:marLeft w:val="640"/>
          <w:marRight w:val="0"/>
          <w:marTop w:val="0"/>
          <w:marBottom w:val="0"/>
          <w:divBdr>
            <w:top w:val="none" w:sz="0" w:space="0" w:color="auto"/>
            <w:left w:val="none" w:sz="0" w:space="0" w:color="auto"/>
            <w:bottom w:val="none" w:sz="0" w:space="0" w:color="auto"/>
            <w:right w:val="none" w:sz="0" w:space="0" w:color="auto"/>
          </w:divBdr>
        </w:div>
        <w:div w:id="1499343928">
          <w:marLeft w:val="640"/>
          <w:marRight w:val="0"/>
          <w:marTop w:val="0"/>
          <w:marBottom w:val="0"/>
          <w:divBdr>
            <w:top w:val="none" w:sz="0" w:space="0" w:color="auto"/>
            <w:left w:val="none" w:sz="0" w:space="0" w:color="auto"/>
            <w:bottom w:val="none" w:sz="0" w:space="0" w:color="auto"/>
            <w:right w:val="none" w:sz="0" w:space="0" w:color="auto"/>
          </w:divBdr>
        </w:div>
        <w:div w:id="1984312340">
          <w:marLeft w:val="640"/>
          <w:marRight w:val="0"/>
          <w:marTop w:val="0"/>
          <w:marBottom w:val="0"/>
          <w:divBdr>
            <w:top w:val="none" w:sz="0" w:space="0" w:color="auto"/>
            <w:left w:val="none" w:sz="0" w:space="0" w:color="auto"/>
            <w:bottom w:val="none" w:sz="0" w:space="0" w:color="auto"/>
            <w:right w:val="none" w:sz="0" w:space="0" w:color="auto"/>
          </w:divBdr>
        </w:div>
        <w:div w:id="1875538832">
          <w:marLeft w:val="640"/>
          <w:marRight w:val="0"/>
          <w:marTop w:val="0"/>
          <w:marBottom w:val="0"/>
          <w:divBdr>
            <w:top w:val="none" w:sz="0" w:space="0" w:color="auto"/>
            <w:left w:val="none" w:sz="0" w:space="0" w:color="auto"/>
            <w:bottom w:val="none" w:sz="0" w:space="0" w:color="auto"/>
            <w:right w:val="none" w:sz="0" w:space="0" w:color="auto"/>
          </w:divBdr>
        </w:div>
        <w:div w:id="2117171934">
          <w:marLeft w:val="640"/>
          <w:marRight w:val="0"/>
          <w:marTop w:val="0"/>
          <w:marBottom w:val="0"/>
          <w:divBdr>
            <w:top w:val="none" w:sz="0" w:space="0" w:color="auto"/>
            <w:left w:val="none" w:sz="0" w:space="0" w:color="auto"/>
            <w:bottom w:val="none" w:sz="0" w:space="0" w:color="auto"/>
            <w:right w:val="none" w:sz="0" w:space="0" w:color="auto"/>
          </w:divBdr>
        </w:div>
        <w:div w:id="1315379723">
          <w:marLeft w:val="640"/>
          <w:marRight w:val="0"/>
          <w:marTop w:val="0"/>
          <w:marBottom w:val="0"/>
          <w:divBdr>
            <w:top w:val="none" w:sz="0" w:space="0" w:color="auto"/>
            <w:left w:val="none" w:sz="0" w:space="0" w:color="auto"/>
            <w:bottom w:val="none" w:sz="0" w:space="0" w:color="auto"/>
            <w:right w:val="none" w:sz="0" w:space="0" w:color="auto"/>
          </w:divBdr>
        </w:div>
        <w:div w:id="476264290">
          <w:marLeft w:val="640"/>
          <w:marRight w:val="0"/>
          <w:marTop w:val="0"/>
          <w:marBottom w:val="0"/>
          <w:divBdr>
            <w:top w:val="none" w:sz="0" w:space="0" w:color="auto"/>
            <w:left w:val="none" w:sz="0" w:space="0" w:color="auto"/>
            <w:bottom w:val="none" w:sz="0" w:space="0" w:color="auto"/>
            <w:right w:val="none" w:sz="0" w:space="0" w:color="auto"/>
          </w:divBdr>
        </w:div>
        <w:div w:id="1200974934">
          <w:marLeft w:val="640"/>
          <w:marRight w:val="0"/>
          <w:marTop w:val="0"/>
          <w:marBottom w:val="0"/>
          <w:divBdr>
            <w:top w:val="none" w:sz="0" w:space="0" w:color="auto"/>
            <w:left w:val="none" w:sz="0" w:space="0" w:color="auto"/>
            <w:bottom w:val="none" w:sz="0" w:space="0" w:color="auto"/>
            <w:right w:val="none" w:sz="0" w:space="0" w:color="auto"/>
          </w:divBdr>
        </w:div>
        <w:div w:id="1357385374">
          <w:marLeft w:val="640"/>
          <w:marRight w:val="0"/>
          <w:marTop w:val="0"/>
          <w:marBottom w:val="0"/>
          <w:divBdr>
            <w:top w:val="none" w:sz="0" w:space="0" w:color="auto"/>
            <w:left w:val="none" w:sz="0" w:space="0" w:color="auto"/>
            <w:bottom w:val="none" w:sz="0" w:space="0" w:color="auto"/>
            <w:right w:val="none" w:sz="0" w:space="0" w:color="auto"/>
          </w:divBdr>
        </w:div>
        <w:div w:id="1612861055">
          <w:marLeft w:val="640"/>
          <w:marRight w:val="0"/>
          <w:marTop w:val="0"/>
          <w:marBottom w:val="0"/>
          <w:divBdr>
            <w:top w:val="none" w:sz="0" w:space="0" w:color="auto"/>
            <w:left w:val="none" w:sz="0" w:space="0" w:color="auto"/>
            <w:bottom w:val="none" w:sz="0" w:space="0" w:color="auto"/>
            <w:right w:val="none" w:sz="0" w:space="0" w:color="auto"/>
          </w:divBdr>
        </w:div>
        <w:div w:id="2145852753">
          <w:marLeft w:val="640"/>
          <w:marRight w:val="0"/>
          <w:marTop w:val="0"/>
          <w:marBottom w:val="0"/>
          <w:divBdr>
            <w:top w:val="none" w:sz="0" w:space="0" w:color="auto"/>
            <w:left w:val="none" w:sz="0" w:space="0" w:color="auto"/>
            <w:bottom w:val="none" w:sz="0" w:space="0" w:color="auto"/>
            <w:right w:val="none" w:sz="0" w:space="0" w:color="auto"/>
          </w:divBdr>
        </w:div>
        <w:div w:id="917178102">
          <w:marLeft w:val="640"/>
          <w:marRight w:val="0"/>
          <w:marTop w:val="0"/>
          <w:marBottom w:val="0"/>
          <w:divBdr>
            <w:top w:val="none" w:sz="0" w:space="0" w:color="auto"/>
            <w:left w:val="none" w:sz="0" w:space="0" w:color="auto"/>
            <w:bottom w:val="none" w:sz="0" w:space="0" w:color="auto"/>
            <w:right w:val="none" w:sz="0" w:space="0" w:color="auto"/>
          </w:divBdr>
        </w:div>
        <w:div w:id="651370193">
          <w:marLeft w:val="640"/>
          <w:marRight w:val="0"/>
          <w:marTop w:val="0"/>
          <w:marBottom w:val="0"/>
          <w:divBdr>
            <w:top w:val="none" w:sz="0" w:space="0" w:color="auto"/>
            <w:left w:val="none" w:sz="0" w:space="0" w:color="auto"/>
            <w:bottom w:val="none" w:sz="0" w:space="0" w:color="auto"/>
            <w:right w:val="none" w:sz="0" w:space="0" w:color="auto"/>
          </w:divBdr>
        </w:div>
        <w:div w:id="954139246">
          <w:marLeft w:val="640"/>
          <w:marRight w:val="0"/>
          <w:marTop w:val="0"/>
          <w:marBottom w:val="0"/>
          <w:divBdr>
            <w:top w:val="none" w:sz="0" w:space="0" w:color="auto"/>
            <w:left w:val="none" w:sz="0" w:space="0" w:color="auto"/>
            <w:bottom w:val="none" w:sz="0" w:space="0" w:color="auto"/>
            <w:right w:val="none" w:sz="0" w:space="0" w:color="auto"/>
          </w:divBdr>
        </w:div>
        <w:div w:id="1232548136">
          <w:marLeft w:val="640"/>
          <w:marRight w:val="0"/>
          <w:marTop w:val="0"/>
          <w:marBottom w:val="0"/>
          <w:divBdr>
            <w:top w:val="none" w:sz="0" w:space="0" w:color="auto"/>
            <w:left w:val="none" w:sz="0" w:space="0" w:color="auto"/>
            <w:bottom w:val="none" w:sz="0" w:space="0" w:color="auto"/>
            <w:right w:val="none" w:sz="0" w:space="0" w:color="auto"/>
          </w:divBdr>
        </w:div>
        <w:div w:id="1908880529">
          <w:marLeft w:val="640"/>
          <w:marRight w:val="0"/>
          <w:marTop w:val="0"/>
          <w:marBottom w:val="0"/>
          <w:divBdr>
            <w:top w:val="none" w:sz="0" w:space="0" w:color="auto"/>
            <w:left w:val="none" w:sz="0" w:space="0" w:color="auto"/>
            <w:bottom w:val="none" w:sz="0" w:space="0" w:color="auto"/>
            <w:right w:val="none" w:sz="0" w:space="0" w:color="auto"/>
          </w:divBdr>
        </w:div>
        <w:div w:id="592517230">
          <w:marLeft w:val="640"/>
          <w:marRight w:val="0"/>
          <w:marTop w:val="0"/>
          <w:marBottom w:val="0"/>
          <w:divBdr>
            <w:top w:val="none" w:sz="0" w:space="0" w:color="auto"/>
            <w:left w:val="none" w:sz="0" w:space="0" w:color="auto"/>
            <w:bottom w:val="none" w:sz="0" w:space="0" w:color="auto"/>
            <w:right w:val="none" w:sz="0" w:space="0" w:color="auto"/>
          </w:divBdr>
        </w:div>
        <w:div w:id="1213229481">
          <w:marLeft w:val="640"/>
          <w:marRight w:val="0"/>
          <w:marTop w:val="0"/>
          <w:marBottom w:val="0"/>
          <w:divBdr>
            <w:top w:val="none" w:sz="0" w:space="0" w:color="auto"/>
            <w:left w:val="none" w:sz="0" w:space="0" w:color="auto"/>
            <w:bottom w:val="none" w:sz="0" w:space="0" w:color="auto"/>
            <w:right w:val="none" w:sz="0" w:space="0" w:color="auto"/>
          </w:divBdr>
        </w:div>
        <w:div w:id="535773610">
          <w:marLeft w:val="640"/>
          <w:marRight w:val="0"/>
          <w:marTop w:val="0"/>
          <w:marBottom w:val="0"/>
          <w:divBdr>
            <w:top w:val="none" w:sz="0" w:space="0" w:color="auto"/>
            <w:left w:val="none" w:sz="0" w:space="0" w:color="auto"/>
            <w:bottom w:val="none" w:sz="0" w:space="0" w:color="auto"/>
            <w:right w:val="none" w:sz="0" w:space="0" w:color="auto"/>
          </w:divBdr>
        </w:div>
        <w:div w:id="842427712">
          <w:marLeft w:val="640"/>
          <w:marRight w:val="0"/>
          <w:marTop w:val="0"/>
          <w:marBottom w:val="0"/>
          <w:divBdr>
            <w:top w:val="none" w:sz="0" w:space="0" w:color="auto"/>
            <w:left w:val="none" w:sz="0" w:space="0" w:color="auto"/>
            <w:bottom w:val="none" w:sz="0" w:space="0" w:color="auto"/>
            <w:right w:val="none" w:sz="0" w:space="0" w:color="auto"/>
          </w:divBdr>
        </w:div>
        <w:div w:id="1320769941">
          <w:marLeft w:val="640"/>
          <w:marRight w:val="0"/>
          <w:marTop w:val="0"/>
          <w:marBottom w:val="0"/>
          <w:divBdr>
            <w:top w:val="none" w:sz="0" w:space="0" w:color="auto"/>
            <w:left w:val="none" w:sz="0" w:space="0" w:color="auto"/>
            <w:bottom w:val="none" w:sz="0" w:space="0" w:color="auto"/>
            <w:right w:val="none" w:sz="0" w:space="0" w:color="auto"/>
          </w:divBdr>
        </w:div>
        <w:div w:id="1312517625">
          <w:marLeft w:val="640"/>
          <w:marRight w:val="0"/>
          <w:marTop w:val="0"/>
          <w:marBottom w:val="0"/>
          <w:divBdr>
            <w:top w:val="none" w:sz="0" w:space="0" w:color="auto"/>
            <w:left w:val="none" w:sz="0" w:space="0" w:color="auto"/>
            <w:bottom w:val="none" w:sz="0" w:space="0" w:color="auto"/>
            <w:right w:val="none" w:sz="0" w:space="0" w:color="auto"/>
          </w:divBdr>
        </w:div>
        <w:div w:id="600261668">
          <w:marLeft w:val="640"/>
          <w:marRight w:val="0"/>
          <w:marTop w:val="0"/>
          <w:marBottom w:val="0"/>
          <w:divBdr>
            <w:top w:val="none" w:sz="0" w:space="0" w:color="auto"/>
            <w:left w:val="none" w:sz="0" w:space="0" w:color="auto"/>
            <w:bottom w:val="none" w:sz="0" w:space="0" w:color="auto"/>
            <w:right w:val="none" w:sz="0" w:space="0" w:color="auto"/>
          </w:divBdr>
        </w:div>
        <w:div w:id="1013147833">
          <w:marLeft w:val="640"/>
          <w:marRight w:val="0"/>
          <w:marTop w:val="0"/>
          <w:marBottom w:val="0"/>
          <w:divBdr>
            <w:top w:val="none" w:sz="0" w:space="0" w:color="auto"/>
            <w:left w:val="none" w:sz="0" w:space="0" w:color="auto"/>
            <w:bottom w:val="none" w:sz="0" w:space="0" w:color="auto"/>
            <w:right w:val="none" w:sz="0" w:space="0" w:color="auto"/>
          </w:divBdr>
        </w:div>
        <w:div w:id="485244554">
          <w:marLeft w:val="640"/>
          <w:marRight w:val="0"/>
          <w:marTop w:val="0"/>
          <w:marBottom w:val="0"/>
          <w:divBdr>
            <w:top w:val="none" w:sz="0" w:space="0" w:color="auto"/>
            <w:left w:val="none" w:sz="0" w:space="0" w:color="auto"/>
            <w:bottom w:val="none" w:sz="0" w:space="0" w:color="auto"/>
            <w:right w:val="none" w:sz="0" w:space="0" w:color="auto"/>
          </w:divBdr>
        </w:div>
        <w:div w:id="1270508228">
          <w:marLeft w:val="640"/>
          <w:marRight w:val="0"/>
          <w:marTop w:val="0"/>
          <w:marBottom w:val="0"/>
          <w:divBdr>
            <w:top w:val="none" w:sz="0" w:space="0" w:color="auto"/>
            <w:left w:val="none" w:sz="0" w:space="0" w:color="auto"/>
            <w:bottom w:val="none" w:sz="0" w:space="0" w:color="auto"/>
            <w:right w:val="none" w:sz="0" w:space="0" w:color="auto"/>
          </w:divBdr>
        </w:div>
        <w:div w:id="279920473">
          <w:marLeft w:val="640"/>
          <w:marRight w:val="0"/>
          <w:marTop w:val="0"/>
          <w:marBottom w:val="0"/>
          <w:divBdr>
            <w:top w:val="none" w:sz="0" w:space="0" w:color="auto"/>
            <w:left w:val="none" w:sz="0" w:space="0" w:color="auto"/>
            <w:bottom w:val="none" w:sz="0" w:space="0" w:color="auto"/>
            <w:right w:val="none" w:sz="0" w:space="0" w:color="auto"/>
          </w:divBdr>
        </w:div>
        <w:div w:id="1306350539">
          <w:marLeft w:val="640"/>
          <w:marRight w:val="0"/>
          <w:marTop w:val="0"/>
          <w:marBottom w:val="0"/>
          <w:divBdr>
            <w:top w:val="none" w:sz="0" w:space="0" w:color="auto"/>
            <w:left w:val="none" w:sz="0" w:space="0" w:color="auto"/>
            <w:bottom w:val="none" w:sz="0" w:space="0" w:color="auto"/>
            <w:right w:val="none" w:sz="0" w:space="0" w:color="auto"/>
          </w:divBdr>
        </w:div>
        <w:div w:id="716050686">
          <w:marLeft w:val="640"/>
          <w:marRight w:val="0"/>
          <w:marTop w:val="0"/>
          <w:marBottom w:val="0"/>
          <w:divBdr>
            <w:top w:val="none" w:sz="0" w:space="0" w:color="auto"/>
            <w:left w:val="none" w:sz="0" w:space="0" w:color="auto"/>
            <w:bottom w:val="none" w:sz="0" w:space="0" w:color="auto"/>
            <w:right w:val="none" w:sz="0" w:space="0" w:color="auto"/>
          </w:divBdr>
        </w:div>
        <w:div w:id="1656839852">
          <w:marLeft w:val="640"/>
          <w:marRight w:val="0"/>
          <w:marTop w:val="0"/>
          <w:marBottom w:val="0"/>
          <w:divBdr>
            <w:top w:val="none" w:sz="0" w:space="0" w:color="auto"/>
            <w:left w:val="none" w:sz="0" w:space="0" w:color="auto"/>
            <w:bottom w:val="none" w:sz="0" w:space="0" w:color="auto"/>
            <w:right w:val="none" w:sz="0" w:space="0" w:color="auto"/>
          </w:divBdr>
        </w:div>
        <w:div w:id="114257855">
          <w:marLeft w:val="640"/>
          <w:marRight w:val="0"/>
          <w:marTop w:val="0"/>
          <w:marBottom w:val="0"/>
          <w:divBdr>
            <w:top w:val="none" w:sz="0" w:space="0" w:color="auto"/>
            <w:left w:val="none" w:sz="0" w:space="0" w:color="auto"/>
            <w:bottom w:val="none" w:sz="0" w:space="0" w:color="auto"/>
            <w:right w:val="none" w:sz="0" w:space="0" w:color="auto"/>
          </w:divBdr>
        </w:div>
        <w:div w:id="557475915">
          <w:marLeft w:val="640"/>
          <w:marRight w:val="0"/>
          <w:marTop w:val="0"/>
          <w:marBottom w:val="0"/>
          <w:divBdr>
            <w:top w:val="none" w:sz="0" w:space="0" w:color="auto"/>
            <w:left w:val="none" w:sz="0" w:space="0" w:color="auto"/>
            <w:bottom w:val="none" w:sz="0" w:space="0" w:color="auto"/>
            <w:right w:val="none" w:sz="0" w:space="0" w:color="auto"/>
          </w:divBdr>
        </w:div>
        <w:div w:id="827398911">
          <w:marLeft w:val="640"/>
          <w:marRight w:val="0"/>
          <w:marTop w:val="0"/>
          <w:marBottom w:val="0"/>
          <w:divBdr>
            <w:top w:val="none" w:sz="0" w:space="0" w:color="auto"/>
            <w:left w:val="none" w:sz="0" w:space="0" w:color="auto"/>
            <w:bottom w:val="none" w:sz="0" w:space="0" w:color="auto"/>
            <w:right w:val="none" w:sz="0" w:space="0" w:color="auto"/>
          </w:divBdr>
        </w:div>
        <w:div w:id="735324060">
          <w:marLeft w:val="640"/>
          <w:marRight w:val="0"/>
          <w:marTop w:val="0"/>
          <w:marBottom w:val="0"/>
          <w:divBdr>
            <w:top w:val="none" w:sz="0" w:space="0" w:color="auto"/>
            <w:left w:val="none" w:sz="0" w:space="0" w:color="auto"/>
            <w:bottom w:val="none" w:sz="0" w:space="0" w:color="auto"/>
            <w:right w:val="none" w:sz="0" w:space="0" w:color="auto"/>
          </w:divBdr>
        </w:div>
        <w:div w:id="355696411">
          <w:marLeft w:val="640"/>
          <w:marRight w:val="0"/>
          <w:marTop w:val="0"/>
          <w:marBottom w:val="0"/>
          <w:divBdr>
            <w:top w:val="none" w:sz="0" w:space="0" w:color="auto"/>
            <w:left w:val="none" w:sz="0" w:space="0" w:color="auto"/>
            <w:bottom w:val="none" w:sz="0" w:space="0" w:color="auto"/>
            <w:right w:val="none" w:sz="0" w:space="0" w:color="auto"/>
          </w:divBdr>
        </w:div>
        <w:div w:id="1354571836">
          <w:marLeft w:val="640"/>
          <w:marRight w:val="0"/>
          <w:marTop w:val="0"/>
          <w:marBottom w:val="0"/>
          <w:divBdr>
            <w:top w:val="none" w:sz="0" w:space="0" w:color="auto"/>
            <w:left w:val="none" w:sz="0" w:space="0" w:color="auto"/>
            <w:bottom w:val="none" w:sz="0" w:space="0" w:color="auto"/>
            <w:right w:val="none" w:sz="0" w:space="0" w:color="auto"/>
          </w:divBdr>
        </w:div>
        <w:div w:id="604196943">
          <w:marLeft w:val="640"/>
          <w:marRight w:val="0"/>
          <w:marTop w:val="0"/>
          <w:marBottom w:val="0"/>
          <w:divBdr>
            <w:top w:val="none" w:sz="0" w:space="0" w:color="auto"/>
            <w:left w:val="none" w:sz="0" w:space="0" w:color="auto"/>
            <w:bottom w:val="none" w:sz="0" w:space="0" w:color="auto"/>
            <w:right w:val="none" w:sz="0" w:space="0" w:color="auto"/>
          </w:divBdr>
        </w:div>
        <w:div w:id="428161874">
          <w:marLeft w:val="640"/>
          <w:marRight w:val="0"/>
          <w:marTop w:val="0"/>
          <w:marBottom w:val="0"/>
          <w:divBdr>
            <w:top w:val="none" w:sz="0" w:space="0" w:color="auto"/>
            <w:left w:val="none" w:sz="0" w:space="0" w:color="auto"/>
            <w:bottom w:val="none" w:sz="0" w:space="0" w:color="auto"/>
            <w:right w:val="none" w:sz="0" w:space="0" w:color="auto"/>
          </w:divBdr>
        </w:div>
        <w:div w:id="1408960183">
          <w:marLeft w:val="640"/>
          <w:marRight w:val="0"/>
          <w:marTop w:val="0"/>
          <w:marBottom w:val="0"/>
          <w:divBdr>
            <w:top w:val="none" w:sz="0" w:space="0" w:color="auto"/>
            <w:left w:val="none" w:sz="0" w:space="0" w:color="auto"/>
            <w:bottom w:val="none" w:sz="0" w:space="0" w:color="auto"/>
            <w:right w:val="none" w:sz="0" w:space="0" w:color="auto"/>
          </w:divBdr>
        </w:div>
        <w:div w:id="786000427">
          <w:marLeft w:val="640"/>
          <w:marRight w:val="0"/>
          <w:marTop w:val="0"/>
          <w:marBottom w:val="0"/>
          <w:divBdr>
            <w:top w:val="none" w:sz="0" w:space="0" w:color="auto"/>
            <w:left w:val="none" w:sz="0" w:space="0" w:color="auto"/>
            <w:bottom w:val="none" w:sz="0" w:space="0" w:color="auto"/>
            <w:right w:val="none" w:sz="0" w:space="0" w:color="auto"/>
          </w:divBdr>
        </w:div>
        <w:div w:id="730814151">
          <w:marLeft w:val="640"/>
          <w:marRight w:val="0"/>
          <w:marTop w:val="0"/>
          <w:marBottom w:val="0"/>
          <w:divBdr>
            <w:top w:val="none" w:sz="0" w:space="0" w:color="auto"/>
            <w:left w:val="none" w:sz="0" w:space="0" w:color="auto"/>
            <w:bottom w:val="none" w:sz="0" w:space="0" w:color="auto"/>
            <w:right w:val="none" w:sz="0" w:space="0" w:color="auto"/>
          </w:divBdr>
        </w:div>
        <w:div w:id="983238964">
          <w:marLeft w:val="640"/>
          <w:marRight w:val="0"/>
          <w:marTop w:val="0"/>
          <w:marBottom w:val="0"/>
          <w:divBdr>
            <w:top w:val="none" w:sz="0" w:space="0" w:color="auto"/>
            <w:left w:val="none" w:sz="0" w:space="0" w:color="auto"/>
            <w:bottom w:val="none" w:sz="0" w:space="0" w:color="auto"/>
            <w:right w:val="none" w:sz="0" w:space="0" w:color="auto"/>
          </w:divBdr>
        </w:div>
        <w:div w:id="721370466">
          <w:marLeft w:val="640"/>
          <w:marRight w:val="0"/>
          <w:marTop w:val="0"/>
          <w:marBottom w:val="0"/>
          <w:divBdr>
            <w:top w:val="none" w:sz="0" w:space="0" w:color="auto"/>
            <w:left w:val="none" w:sz="0" w:space="0" w:color="auto"/>
            <w:bottom w:val="none" w:sz="0" w:space="0" w:color="auto"/>
            <w:right w:val="none" w:sz="0" w:space="0" w:color="auto"/>
          </w:divBdr>
        </w:div>
        <w:div w:id="1745951183">
          <w:marLeft w:val="640"/>
          <w:marRight w:val="0"/>
          <w:marTop w:val="0"/>
          <w:marBottom w:val="0"/>
          <w:divBdr>
            <w:top w:val="none" w:sz="0" w:space="0" w:color="auto"/>
            <w:left w:val="none" w:sz="0" w:space="0" w:color="auto"/>
            <w:bottom w:val="none" w:sz="0" w:space="0" w:color="auto"/>
            <w:right w:val="none" w:sz="0" w:space="0" w:color="auto"/>
          </w:divBdr>
        </w:div>
        <w:div w:id="812406592">
          <w:marLeft w:val="640"/>
          <w:marRight w:val="0"/>
          <w:marTop w:val="0"/>
          <w:marBottom w:val="0"/>
          <w:divBdr>
            <w:top w:val="none" w:sz="0" w:space="0" w:color="auto"/>
            <w:left w:val="none" w:sz="0" w:space="0" w:color="auto"/>
            <w:bottom w:val="none" w:sz="0" w:space="0" w:color="auto"/>
            <w:right w:val="none" w:sz="0" w:space="0" w:color="auto"/>
          </w:divBdr>
        </w:div>
        <w:div w:id="1467317726">
          <w:marLeft w:val="640"/>
          <w:marRight w:val="0"/>
          <w:marTop w:val="0"/>
          <w:marBottom w:val="0"/>
          <w:divBdr>
            <w:top w:val="none" w:sz="0" w:space="0" w:color="auto"/>
            <w:left w:val="none" w:sz="0" w:space="0" w:color="auto"/>
            <w:bottom w:val="none" w:sz="0" w:space="0" w:color="auto"/>
            <w:right w:val="none" w:sz="0" w:space="0" w:color="auto"/>
          </w:divBdr>
        </w:div>
        <w:div w:id="1574583908">
          <w:marLeft w:val="640"/>
          <w:marRight w:val="0"/>
          <w:marTop w:val="0"/>
          <w:marBottom w:val="0"/>
          <w:divBdr>
            <w:top w:val="none" w:sz="0" w:space="0" w:color="auto"/>
            <w:left w:val="none" w:sz="0" w:space="0" w:color="auto"/>
            <w:bottom w:val="none" w:sz="0" w:space="0" w:color="auto"/>
            <w:right w:val="none" w:sz="0" w:space="0" w:color="auto"/>
          </w:divBdr>
        </w:div>
      </w:divsChild>
    </w:div>
    <w:div w:id="748621546">
      <w:bodyDiv w:val="1"/>
      <w:marLeft w:val="0"/>
      <w:marRight w:val="0"/>
      <w:marTop w:val="0"/>
      <w:marBottom w:val="0"/>
      <w:divBdr>
        <w:top w:val="none" w:sz="0" w:space="0" w:color="auto"/>
        <w:left w:val="none" w:sz="0" w:space="0" w:color="auto"/>
        <w:bottom w:val="none" w:sz="0" w:space="0" w:color="auto"/>
        <w:right w:val="none" w:sz="0" w:space="0" w:color="auto"/>
      </w:divBdr>
    </w:div>
    <w:div w:id="767695359">
      <w:bodyDiv w:val="1"/>
      <w:marLeft w:val="0"/>
      <w:marRight w:val="0"/>
      <w:marTop w:val="0"/>
      <w:marBottom w:val="0"/>
      <w:divBdr>
        <w:top w:val="none" w:sz="0" w:space="0" w:color="auto"/>
        <w:left w:val="none" w:sz="0" w:space="0" w:color="auto"/>
        <w:bottom w:val="none" w:sz="0" w:space="0" w:color="auto"/>
        <w:right w:val="none" w:sz="0" w:space="0" w:color="auto"/>
      </w:divBdr>
    </w:div>
    <w:div w:id="806045746">
      <w:bodyDiv w:val="1"/>
      <w:marLeft w:val="0"/>
      <w:marRight w:val="0"/>
      <w:marTop w:val="0"/>
      <w:marBottom w:val="0"/>
      <w:divBdr>
        <w:top w:val="none" w:sz="0" w:space="0" w:color="auto"/>
        <w:left w:val="none" w:sz="0" w:space="0" w:color="auto"/>
        <w:bottom w:val="none" w:sz="0" w:space="0" w:color="auto"/>
        <w:right w:val="none" w:sz="0" w:space="0" w:color="auto"/>
      </w:divBdr>
    </w:div>
    <w:div w:id="819074254">
      <w:bodyDiv w:val="1"/>
      <w:marLeft w:val="0"/>
      <w:marRight w:val="0"/>
      <w:marTop w:val="0"/>
      <w:marBottom w:val="0"/>
      <w:divBdr>
        <w:top w:val="none" w:sz="0" w:space="0" w:color="auto"/>
        <w:left w:val="none" w:sz="0" w:space="0" w:color="auto"/>
        <w:bottom w:val="none" w:sz="0" w:space="0" w:color="auto"/>
        <w:right w:val="none" w:sz="0" w:space="0" w:color="auto"/>
      </w:divBdr>
    </w:div>
    <w:div w:id="826895073">
      <w:bodyDiv w:val="1"/>
      <w:marLeft w:val="0"/>
      <w:marRight w:val="0"/>
      <w:marTop w:val="0"/>
      <w:marBottom w:val="0"/>
      <w:divBdr>
        <w:top w:val="none" w:sz="0" w:space="0" w:color="auto"/>
        <w:left w:val="none" w:sz="0" w:space="0" w:color="auto"/>
        <w:bottom w:val="none" w:sz="0" w:space="0" w:color="auto"/>
        <w:right w:val="none" w:sz="0" w:space="0" w:color="auto"/>
      </w:divBdr>
    </w:div>
    <w:div w:id="841312411">
      <w:bodyDiv w:val="1"/>
      <w:marLeft w:val="0"/>
      <w:marRight w:val="0"/>
      <w:marTop w:val="0"/>
      <w:marBottom w:val="0"/>
      <w:divBdr>
        <w:top w:val="none" w:sz="0" w:space="0" w:color="auto"/>
        <w:left w:val="none" w:sz="0" w:space="0" w:color="auto"/>
        <w:bottom w:val="none" w:sz="0" w:space="0" w:color="auto"/>
        <w:right w:val="none" w:sz="0" w:space="0" w:color="auto"/>
      </w:divBdr>
    </w:div>
    <w:div w:id="845945197">
      <w:bodyDiv w:val="1"/>
      <w:marLeft w:val="0"/>
      <w:marRight w:val="0"/>
      <w:marTop w:val="0"/>
      <w:marBottom w:val="0"/>
      <w:divBdr>
        <w:top w:val="none" w:sz="0" w:space="0" w:color="auto"/>
        <w:left w:val="none" w:sz="0" w:space="0" w:color="auto"/>
        <w:bottom w:val="none" w:sz="0" w:space="0" w:color="auto"/>
        <w:right w:val="none" w:sz="0" w:space="0" w:color="auto"/>
      </w:divBdr>
    </w:div>
    <w:div w:id="853033068">
      <w:bodyDiv w:val="1"/>
      <w:marLeft w:val="0"/>
      <w:marRight w:val="0"/>
      <w:marTop w:val="0"/>
      <w:marBottom w:val="0"/>
      <w:divBdr>
        <w:top w:val="none" w:sz="0" w:space="0" w:color="auto"/>
        <w:left w:val="none" w:sz="0" w:space="0" w:color="auto"/>
        <w:bottom w:val="none" w:sz="0" w:space="0" w:color="auto"/>
        <w:right w:val="none" w:sz="0" w:space="0" w:color="auto"/>
      </w:divBdr>
    </w:div>
    <w:div w:id="872696006">
      <w:bodyDiv w:val="1"/>
      <w:marLeft w:val="0"/>
      <w:marRight w:val="0"/>
      <w:marTop w:val="0"/>
      <w:marBottom w:val="0"/>
      <w:divBdr>
        <w:top w:val="none" w:sz="0" w:space="0" w:color="auto"/>
        <w:left w:val="none" w:sz="0" w:space="0" w:color="auto"/>
        <w:bottom w:val="none" w:sz="0" w:space="0" w:color="auto"/>
        <w:right w:val="none" w:sz="0" w:space="0" w:color="auto"/>
      </w:divBdr>
    </w:div>
    <w:div w:id="897015452">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5">
          <w:marLeft w:val="640"/>
          <w:marRight w:val="0"/>
          <w:marTop w:val="0"/>
          <w:marBottom w:val="0"/>
          <w:divBdr>
            <w:top w:val="none" w:sz="0" w:space="0" w:color="auto"/>
            <w:left w:val="none" w:sz="0" w:space="0" w:color="auto"/>
            <w:bottom w:val="none" w:sz="0" w:space="0" w:color="auto"/>
            <w:right w:val="none" w:sz="0" w:space="0" w:color="auto"/>
          </w:divBdr>
        </w:div>
        <w:div w:id="2005012891">
          <w:marLeft w:val="640"/>
          <w:marRight w:val="0"/>
          <w:marTop w:val="0"/>
          <w:marBottom w:val="0"/>
          <w:divBdr>
            <w:top w:val="none" w:sz="0" w:space="0" w:color="auto"/>
            <w:left w:val="none" w:sz="0" w:space="0" w:color="auto"/>
            <w:bottom w:val="none" w:sz="0" w:space="0" w:color="auto"/>
            <w:right w:val="none" w:sz="0" w:space="0" w:color="auto"/>
          </w:divBdr>
        </w:div>
        <w:div w:id="2051344989">
          <w:marLeft w:val="640"/>
          <w:marRight w:val="0"/>
          <w:marTop w:val="0"/>
          <w:marBottom w:val="0"/>
          <w:divBdr>
            <w:top w:val="none" w:sz="0" w:space="0" w:color="auto"/>
            <w:left w:val="none" w:sz="0" w:space="0" w:color="auto"/>
            <w:bottom w:val="none" w:sz="0" w:space="0" w:color="auto"/>
            <w:right w:val="none" w:sz="0" w:space="0" w:color="auto"/>
          </w:divBdr>
        </w:div>
        <w:div w:id="584073676">
          <w:marLeft w:val="640"/>
          <w:marRight w:val="0"/>
          <w:marTop w:val="0"/>
          <w:marBottom w:val="0"/>
          <w:divBdr>
            <w:top w:val="none" w:sz="0" w:space="0" w:color="auto"/>
            <w:left w:val="none" w:sz="0" w:space="0" w:color="auto"/>
            <w:bottom w:val="none" w:sz="0" w:space="0" w:color="auto"/>
            <w:right w:val="none" w:sz="0" w:space="0" w:color="auto"/>
          </w:divBdr>
        </w:div>
        <w:div w:id="937760359">
          <w:marLeft w:val="640"/>
          <w:marRight w:val="0"/>
          <w:marTop w:val="0"/>
          <w:marBottom w:val="0"/>
          <w:divBdr>
            <w:top w:val="none" w:sz="0" w:space="0" w:color="auto"/>
            <w:left w:val="none" w:sz="0" w:space="0" w:color="auto"/>
            <w:bottom w:val="none" w:sz="0" w:space="0" w:color="auto"/>
            <w:right w:val="none" w:sz="0" w:space="0" w:color="auto"/>
          </w:divBdr>
        </w:div>
        <w:div w:id="1964652513">
          <w:marLeft w:val="640"/>
          <w:marRight w:val="0"/>
          <w:marTop w:val="0"/>
          <w:marBottom w:val="0"/>
          <w:divBdr>
            <w:top w:val="none" w:sz="0" w:space="0" w:color="auto"/>
            <w:left w:val="none" w:sz="0" w:space="0" w:color="auto"/>
            <w:bottom w:val="none" w:sz="0" w:space="0" w:color="auto"/>
            <w:right w:val="none" w:sz="0" w:space="0" w:color="auto"/>
          </w:divBdr>
        </w:div>
        <w:div w:id="1080440984">
          <w:marLeft w:val="640"/>
          <w:marRight w:val="0"/>
          <w:marTop w:val="0"/>
          <w:marBottom w:val="0"/>
          <w:divBdr>
            <w:top w:val="none" w:sz="0" w:space="0" w:color="auto"/>
            <w:left w:val="none" w:sz="0" w:space="0" w:color="auto"/>
            <w:bottom w:val="none" w:sz="0" w:space="0" w:color="auto"/>
            <w:right w:val="none" w:sz="0" w:space="0" w:color="auto"/>
          </w:divBdr>
        </w:div>
        <w:div w:id="915168401">
          <w:marLeft w:val="640"/>
          <w:marRight w:val="0"/>
          <w:marTop w:val="0"/>
          <w:marBottom w:val="0"/>
          <w:divBdr>
            <w:top w:val="none" w:sz="0" w:space="0" w:color="auto"/>
            <w:left w:val="none" w:sz="0" w:space="0" w:color="auto"/>
            <w:bottom w:val="none" w:sz="0" w:space="0" w:color="auto"/>
            <w:right w:val="none" w:sz="0" w:space="0" w:color="auto"/>
          </w:divBdr>
        </w:div>
        <w:div w:id="1043015019">
          <w:marLeft w:val="640"/>
          <w:marRight w:val="0"/>
          <w:marTop w:val="0"/>
          <w:marBottom w:val="0"/>
          <w:divBdr>
            <w:top w:val="none" w:sz="0" w:space="0" w:color="auto"/>
            <w:left w:val="none" w:sz="0" w:space="0" w:color="auto"/>
            <w:bottom w:val="none" w:sz="0" w:space="0" w:color="auto"/>
            <w:right w:val="none" w:sz="0" w:space="0" w:color="auto"/>
          </w:divBdr>
        </w:div>
        <w:div w:id="448283493">
          <w:marLeft w:val="640"/>
          <w:marRight w:val="0"/>
          <w:marTop w:val="0"/>
          <w:marBottom w:val="0"/>
          <w:divBdr>
            <w:top w:val="none" w:sz="0" w:space="0" w:color="auto"/>
            <w:left w:val="none" w:sz="0" w:space="0" w:color="auto"/>
            <w:bottom w:val="none" w:sz="0" w:space="0" w:color="auto"/>
            <w:right w:val="none" w:sz="0" w:space="0" w:color="auto"/>
          </w:divBdr>
        </w:div>
        <w:div w:id="598099060">
          <w:marLeft w:val="640"/>
          <w:marRight w:val="0"/>
          <w:marTop w:val="0"/>
          <w:marBottom w:val="0"/>
          <w:divBdr>
            <w:top w:val="none" w:sz="0" w:space="0" w:color="auto"/>
            <w:left w:val="none" w:sz="0" w:space="0" w:color="auto"/>
            <w:bottom w:val="none" w:sz="0" w:space="0" w:color="auto"/>
            <w:right w:val="none" w:sz="0" w:space="0" w:color="auto"/>
          </w:divBdr>
        </w:div>
        <w:div w:id="761292094">
          <w:marLeft w:val="640"/>
          <w:marRight w:val="0"/>
          <w:marTop w:val="0"/>
          <w:marBottom w:val="0"/>
          <w:divBdr>
            <w:top w:val="none" w:sz="0" w:space="0" w:color="auto"/>
            <w:left w:val="none" w:sz="0" w:space="0" w:color="auto"/>
            <w:bottom w:val="none" w:sz="0" w:space="0" w:color="auto"/>
            <w:right w:val="none" w:sz="0" w:space="0" w:color="auto"/>
          </w:divBdr>
        </w:div>
        <w:div w:id="710883631">
          <w:marLeft w:val="640"/>
          <w:marRight w:val="0"/>
          <w:marTop w:val="0"/>
          <w:marBottom w:val="0"/>
          <w:divBdr>
            <w:top w:val="none" w:sz="0" w:space="0" w:color="auto"/>
            <w:left w:val="none" w:sz="0" w:space="0" w:color="auto"/>
            <w:bottom w:val="none" w:sz="0" w:space="0" w:color="auto"/>
            <w:right w:val="none" w:sz="0" w:space="0" w:color="auto"/>
          </w:divBdr>
        </w:div>
        <w:div w:id="1429622774">
          <w:marLeft w:val="640"/>
          <w:marRight w:val="0"/>
          <w:marTop w:val="0"/>
          <w:marBottom w:val="0"/>
          <w:divBdr>
            <w:top w:val="none" w:sz="0" w:space="0" w:color="auto"/>
            <w:left w:val="none" w:sz="0" w:space="0" w:color="auto"/>
            <w:bottom w:val="none" w:sz="0" w:space="0" w:color="auto"/>
            <w:right w:val="none" w:sz="0" w:space="0" w:color="auto"/>
          </w:divBdr>
        </w:div>
        <w:div w:id="604308796">
          <w:marLeft w:val="640"/>
          <w:marRight w:val="0"/>
          <w:marTop w:val="0"/>
          <w:marBottom w:val="0"/>
          <w:divBdr>
            <w:top w:val="none" w:sz="0" w:space="0" w:color="auto"/>
            <w:left w:val="none" w:sz="0" w:space="0" w:color="auto"/>
            <w:bottom w:val="none" w:sz="0" w:space="0" w:color="auto"/>
            <w:right w:val="none" w:sz="0" w:space="0" w:color="auto"/>
          </w:divBdr>
        </w:div>
        <w:div w:id="1223445930">
          <w:marLeft w:val="640"/>
          <w:marRight w:val="0"/>
          <w:marTop w:val="0"/>
          <w:marBottom w:val="0"/>
          <w:divBdr>
            <w:top w:val="none" w:sz="0" w:space="0" w:color="auto"/>
            <w:left w:val="none" w:sz="0" w:space="0" w:color="auto"/>
            <w:bottom w:val="none" w:sz="0" w:space="0" w:color="auto"/>
            <w:right w:val="none" w:sz="0" w:space="0" w:color="auto"/>
          </w:divBdr>
        </w:div>
        <w:div w:id="397829549">
          <w:marLeft w:val="640"/>
          <w:marRight w:val="0"/>
          <w:marTop w:val="0"/>
          <w:marBottom w:val="0"/>
          <w:divBdr>
            <w:top w:val="none" w:sz="0" w:space="0" w:color="auto"/>
            <w:left w:val="none" w:sz="0" w:space="0" w:color="auto"/>
            <w:bottom w:val="none" w:sz="0" w:space="0" w:color="auto"/>
            <w:right w:val="none" w:sz="0" w:space="0" w:color="auto"/>
          </w:divBdr>
        </w:div>
        <w:div w:id="1178039690">
          <w:marLeft w:val="640"/>
          <w:marRight w:val="0"/>
          <w:marTop w:val="0"/>
          <w:marBottom w:val="0"/>
          <w:divBdr>
            <w:top w:val="none" w:sz="0" w:space="0" w:color="auto"/>
            <w:left w:val="none" w:sz="0" w:space="0" w:color="auto"/>
            <w:bottom w:val="none" w:sz="0" w:space="0" w:color="auto"/>
            <w:right w:val="none" w:sz="0" w:space="0" w:color="auto"/>
          </w:divBdr>
        </w:div>
        <w:div w:id="1471292197">
          <w:marLeft w:val="640"/>
          <w:marRight w:val="0"/>
          <w:marTop w:val="0"/>
          <w:marBottom w:val="0"/>
          <w:divBdr>
            <w:top w:val="none" w:sz="0" w:space="0" w:color="auto"/>
            <w:left w:val="none" w:sz="0" w:space="0" w:color="auto"/>
            <w:bottom w:val="none" w:sz="0" w:space="0" w:color="auto"/>
            <w:right w:val="none" w:sz="0" w:space="0" w:color="auto"/>
          </w:divBdr>
        </w:div>
        <w:div w:id="1566332372">
          <w:marLeft w:val="640"/>
          <w:marRight w:val="0"/>
          <w:marTop w:val="0"/>
          <w:marBottom w:val="0"/>
          <w:divBdr>
            <w:top w:val="none" w:sz="0" w:space="0" w:color="auto"/>
            <w:left w:val="none" w:sz="0" w:space="0" w:color="auto"/>
            <w:bottom w:val="none" w:sz="0" w:space="0" w:color="auto"/>
            <w:right w:val="none" w:sz="0" w:space="0" w:color="auto"/>
          </w:divBdr>
        </w:div>
        <w:div w:id="1159882695">
          <w:marLeft w:val="640"/>
          <w:marRight w:val="0"/>
          <w:marTop w:val="0"/>
          <w:marBottom w:val="0"/>
          <w:divBdr>
            <w:top w:val="none" w:sz="0" w:space="0" w:color="auto"/>
            <w:left w:val="none" w:sz="0" w:space="0" w:color="auto"/>
            <w:bottom w:val="none" w:sz="0" w:space="0" w:color="auto"/>
            <w:right w:val="none" w:sz="0" w:space="0" w:color="auto"/>
          </w:divBdr>
        </w:div>
        <w:div w:id="1890875973">
          <w:marLeft w:val="640"/>
          <w:marRight w:val="0"/>
          <w:marTop w:val="0"/>
          <w:marBottom w:val="0"/>
          <w:divBdr>
            <w:top w:val="none" w:sz="0" w:space="0" w:color="auto"/>
            <w:left w:val="none" w:sz="0" w:space="0" w:color="auto"/>
            <w:bottom w:val="none" w:sz="0" w:space="0" w:color="auto"/>
            <w:right w:val="none" w:sz="0" w:space="0" w:color="auto"/>
          </w:divBdr>
        </w:div>
        <w:div w:id="1148782910">
          <w:marLeft w:val="640"/>
          <w:marRight w:val="0"/>
          <w:marTop w:val="0"/>
          <w:marBottom w:val="0"/>
          <w:divBdr>
            <w:top w:val="none" w:sz="0" w:space="0" w:color="auto"/>
            <w:left w:val="none" w:sz="0" w:space="0" w:color="auto"/>
            <w:bottom w:val="none" w:sz="0" w:space="0" w:color="auto"/>
            <w:right w:val="none" w:sz="0" w:space="0" w:color="auto"/>
          </w:divBdr>
        </w:div>
        <w:div w:id="204172967">
          <w:marLeft w:val="640"/>
          <w:marRight w:val="0"/>
          <w:marTop w:val="0"/>
          <w:marBottom w:val="0"/>
          <w:divBdr>
            <w:top w:val="none" w:sz="0" w:space="0" w:color="auto"/>
            <w:left w:val="none" w:sz="0" w:space="0" w:color="auto"/>
            <w:bottom w:val="none" w:sz="0" w:space="0" w:color="auto"/>
            <w:right w:val="none" w:sz="0" w:space="0" w:color="auto"/>
          </w:divBdr>
        </w:div>
        <w:div w:id="633676826">
          <w:marLeft w:val="640"/>
          <w:marRight w:val="0"/>
          <w:marTop w:val="0"/>
          <w:marBottom w:val="0"/>
          <w:divBdr>
            <w:top w:val="none" w:sz="0" w:space="0" w:color="auto"/>
            <w:left w:val="none" w:sz="0" w:space="0" w:color="auto"/>
            <w:bottom w:val="none" w:sz="0" w:space="0" w:color="auto"/>
            <w:right w:val="none" w:sz="0" w:space="0" w:color="auto"/>
          </w:divBdr>
        </w:div>
        <w:div w:id="344942556">
          <w:marLeft w:val="640"/>
          <w:marRight w:val="0"/>
          <w:marTop w:val="0"/>
          <w:marBottom w:val="0"/>
          <w:divBdr>
            <w:top w:val="none" w:sz="0" w:space="0" w:color="auto"/>
            <w:left w:val="none" w:sz="0" w:space="0" w:color="auto"/>
            <w:bottom w:val="none" w:sz="0" w:space="0" w:color="auto"/>
            <w:right w:val="none" w:sz="0" w:space="0" w:color="auto"/>
          </w:divBdr>
        </w:div>
        <w:div w:id="2057772212">
          <w:marLeft w:val="640"/>
          <w:marRight w:val="0"/>
          <w:marTop w:val="0"/>
          <w:marBottom w:val="0"/>
          <w:divBdr>
            <w:top w:val="none" w:sz="0" w:space="0" w:color="auto"/>
            <w:left w:val="none" w:sz="0" w:space="0" w:color="auto"/>
            <w:bottom w:val="none" w:sz="0" w:space="0" w:color="auto"/>
            <w:right w:val="none" w:sz="0" w:space="0" w:color="auto"/>
          </w:divBdr>
        </w:div>
        <w:div w:id="913781130">
          <w:marLeft w:val="640"/>
          <w:marRight w:val="0"/>
          <w:marTop w:val="0"/>
          <w:marBottom w:val="0"/>
          <w:divBdr>
            <w:top w:val="none" w:sz="0" w:space="0" w:color="auto"/>
            <w:left w:val="none" w:sz="0" w:space="0" w:color="auto"/>
            <w:bottom w:val="none" w:sz="0" w:space="0" w:color="auto"/>
            <w:right w:val="none" w:sz="0" w:space="0" w:color="auto"/>
          </w:divBdr>
        </w:div>
        <w:div w:id="191112532">
          <w:marLeft w:val="640"/>
          <w:marRight w:val="0"/>
          <w:marTop w:val="0"/>
          <w:marBottom w:val="0"/>
          <w:divBdr>
            <w:top w:val="none" w:sz="0" w:space="0" w:color="auto"/>
            <w:left w:val="none" w:sz="0" w:space="0" w:color="auto"/>
            <w:bottom w:val="none" w:sz="0" w:space="0" w:color="auto"/>
            <w:right w:val="none" w:sz="0" w:space="0" w:color="auto"/>
          </w:divBdr>
        </w:div>
        <w:div w:id="654144939">
          <w:marLeft w:val="640"/>
          <w:marRight w:val="0"/>
          <w:marTop w:val="0"/>
          <w:marBottom w:val="0"/>
          <w:divBdr>
            <w:top w:val="none" w:sz="0" w:space="0" w:color="auto"/>
            <w:left w:val="none" w:sz="0" w:space="0" w:color="auto"/>
            <w:bottom w:val="none" w:sz="0" w:space="0" w:color="auto"/>
            <w:right w:val="none" w:sz="0" w:space="0" w:color="auto"/>
          </w:divBdr>
        </w:div>
        <w:div w:id="1154032404">
          <w:marLeft w:val="640"/>
          <w:marRight w:val="0"/>
          <w:marTop w:val="0"/>
          <w:marBottom w:val="0"/>
          <w:divBdr>
            <w:top w:val="none" w:sz="0" w:space="0" w:color="auto"/>
            <w:left w:val="none" w:sz="0" w:space="0" w:color="auto"/>
            <w:bottom w:val="none" w:sz="0" w:space="0" w:color="auto"/>
            <w:right w:val="none" w:sz="0" w:space="0" w:color="auto"/>
          </w:divBdr>
        </w:div>
        <w:div w:id="1466310413">
          <w:marLeft w:val="640"/>
          <w:marRight w:val="0"/>
          <w:marTop w:val="0"/>
          <w:marBottom w:val="0"/>
          <w:divBdr>
            <w:top w:val="none" w:sz="0" w:space="0" w:color="auto"/>
            <w:left w:val="none" w:sz="0" w:space="0" w:color="auto"/>
            <w:bottom w:val="none" w:sz="0" w:space="0" w:color="auto"/>
            <w:right w:val="none" w:sz="0" w:space="0" w:color="auto"/>
          </w:divBdr>
        </w:div>
        <w:div w:id="1146584664">
          <w:marLeft w:val="640"/>
          <w:marRight w:val="0"/>
          <w:marTop w:val="0"/>
          <w:marBottom w:val="0"/>
          <w:divBdr>
            <w:top w:val="none" w:sz="0" w:space="0" w:color="auto"/>
            <w:left w:val="none" w:sz="0" w:space="0" w:color="auto"/>
            <w:bottom w:val="none" w:sz="0" w:space="0" w:color="auto"/>
            <w:right w:val="none" w:sz="0" w:space="0" w:color="auto"/>
          </w:divBdr>
        </w:div>
        <w:div w:id="533537240">
          <w:marLeft w:val="640"/>
          <w:marRight w:val="0"/>
          <w:marTop w:val="0"/>
          <w:marBottom w:val="0"/>
          <w:divBdr>
            <w:top w:val="none" w:sz="0" w:space="0" w:color="auto"/>
            <w:left w:val="none" w:sz="0" w:space="0" w:color="auto"/>
            <w:bottom w:val="none" w:sz="0" w:space="0" w:color="auto"/>
            <w:right w:val="none" w:sz="0" w:space="0" w:color="auto"/>
          </w:divBdr>
        </w:div>
        <w:div w:id="1545828899">
          <w:marLeft w:val="640"/>
          <w:marRight w:val="0"/>
          <w:marTop w:val="0"/>
          <w:marBottom w:val="0"/>
          <w:divBdr>
            <w:top w:val="none" w:sz="0" w:space="0" w:color="auto"/>
            <w:left w:val="none" w:sz="0" w:space="0" w:color="auto"/>
            <w:bottom w:val="none" w:sz="0" w:space="0" w:color="auto"/>
            <w:right w:val="none" w:sz="0" w:space="0" w:color="auto"/>
          </w:divBdr>
        </w:div>
        <w:div w:id="1219438708">
          <w:marLeft w:val="640"/>
          <w:marRight w:val="0"/>
          <w:marTop w:val="0"/>
          <w:marBottom w:val="0"/>
          <w:divBdr>
            <w:top w:val="none" w:sz="0" w:space="0" w:color="auto"/>
            <w:left w:val="none" w:sz="0" w:space="0" w:color="auto"/>
            <w:bottom w:val="none" w:sz="0" w:space="0" w:color="auto"/>
            <w:right w:val="none" w:sz="0" w:space="0" w:color="auto"/>
          </w:divBdr>
        </w:div>
        <w:div w:id="69474869">
          <w:marLeft w:val="640"/>
          <w:marRight w:val="0"/>
          <w:marTop w:val="0"/>
          <w:marBottom w:val="0"/>
          <w:divBdr>
            <w:top w:val="none" w:sz="0" w:space="0" w:color="auto"/>
            <w:left w:val="none" w:sz="0" w:space="0" w:color="auto"/>
            <w:bottom w:val="none" w:sz="0" w:space="0" w:color="auto"/>
            <w:right w:val="none" w:sz="0" w:space="0" w:color="auto"/>
          </w:divBdr>
        </w:div>
        <w:div w:id="2001500656">
          <w:marLeft w:val="640"/>
          <w:marRight w:val="0"/>
          <w:marTop w:val="0"/>
          <w:marBottom w:val="0"/>
          <w:divBdr>
            <w:top w:val="none" w:sz="0" w:space="0" w:color="auto"/>
            <w:left w:val="none" w:sz="0" w:space="0" w:color="auto"/>
            <w:bottom w:val="none" w:sz="0" w:space="0" w:color="auto"/>
            <w:right w:val="none" w:sz="0" w:space="0" w:color="auto"/>
          </w:divBdr>
        </w:div>
        <w:div w:id="463472729">
          <w:marLeft w:val="640"/>
          <w:marRight w:val="0"/>
          <w:marTop w:val="0"/>
          <w:marBottom w:val="0"/>
          <w:divBdr>
            <w:top w:val="none" w:sz="0" w:space="0" w:color="auto"/>
            <w:left w:val="none" w:sz="0" w:space="0" w:color="auto"/>
            <w:bottom w:val="none" w:sz="0" w:space="0" w:color="auto"/>
            <w:right w:val="none" w:sz="0" w:space="0" w:color="auto"/>
          </w:divBdr>
        </w:div>
        <w:div w:id="1509949835">
          <w:marLeft w:val="640"/>
          <w:marRight w:val="0"/>
          <w:marTop w:val="0"/>
          <w:marBottom w:val="0"/>
          <w:divBdr>
            <w:top w:val="none" w:sz="0" w:space="0" w:color="auto"/>
            <w:left w:val="none" w:sz="0" w:space="0" w:color="auto"/>
            <w:bottom w:val="none" w:sz="0" w:space="0" w:color="auto"/>
            <w:right w:val="none" w:sz="0" w:space="0" w:color="auto"/>
          </w:divBdr>
        </w:div>
        <w:div w:id="1071191658">
          <w:marLeft w:val="640"/>
          <w:marRight w:val="0"/>
          <w:marTop w:val="0"/>
          <w:marBottom w:val="0"/>
          <w:divBdr>
            <w:top w:val="none" w:sz="0" w:space="0" w:color="auto"/>
            <w:left w:val="none" w:sz="0" w:space="0" w:color="auto"/>
            <w:bottom w:val="none" w:sz="0" w:space="0" w:color="auto"/>
            <w:right w:val="none" w:sz="0" w:space="0" w:color="auto"/>
          </w:divBdr>
        </w:div>
        <w:div w:id="1957053800">
          <w:marLeft w:val="640"/>
          <w:marRight w:val="0"/>
          <w:marTop w:val="0"/>
          <w:marBottom w:val="0"/>
          <w:divBdr>
            <w:top w:val="none" w:sz="0" w:space="0" w:color="auto"/>
            <w:left w:val="none" w:sz="0" w:space="0" w:color="auto"/>
            <w:bottom w:val="none" w:sz="0" w:space="0" w:color="auto"/>
            <w:right w:val="none" w:sz="0" w:space="0" w:color="auto"/>
          </w:divBdr>
        </w:div>
        <w:div w:id="902763873">
          <w:marLeft w:val="640"/>
          <w:marRight w:val="0"/>
          <w:marTop w:val="0"/>
          <w:marBottom w:val="0"/>
          <w:divBdr>
            <w:top w:val="none" w:sz="0" w:space="0" w:color="auto"/>
            <w:left w:val="none" w:sz="0" w:space="0" w:color="auto"/>
            <w:bottom w:val="none" w:sz="0" w:space="0" w:color="auto"/>
            <w:right w:val="none" w:sz="0" w:space="0" w:color="auto"/>
          </w:divBdr>
        </w:div>
        <w:div w:id="1085956696">
          <w:marLeft w:val="640"/>
          <w:marRight w:val="0"/>
          <w:marTop w:val="0"/>
          <w:marBottom w:val="0"/>
          <w:divBdr>
            <w:top w:val="none" w:sz="0" w:space="0" w:color="auto"/>
            <w:left w:val="none" w:sz="0" w:space="0" w:color="auto"/>
            <w:bottom w:val="none" w:sz="0" w:space="0" w:color="auto"/>
            <w:right w:val="none" w:sz="0" w:space="0" w:color="auto"/>
          </w:divBdr>
        </w:div>
        <w:div w:id="2041125284">
          <w:marLeft w:val="640"/>
          <w:marRight w:val="0"/>
          <w:marTop w:val="0"/>
          <w:marBottom w:val="0"/>
          <w:divBdr>
            <w:top w:val="none" w:sz="0" w:space="0" w:color="auto"/>
            <w:left w:val="none" w:sz="0" w:space="0" w:color="auto"/>
            <w:bottom w:val="none" w:sz="0" w:space="0" w:color="auto"/>
            <w:right w:val="none" w:sz="0" w:space="0" w:color="auto"/>
          </w:divBdr>
        </w:div>
        <w:div w:id="822701088">
          <w:marLeft w:val="640"/>
          <w:marRight w:val="0"/>
          <w:marTop w:val="0"/>
          <w:marBottom w:val="0"/>
          <w:divBdr>
            <w:top w:val="none" w:sz="0" w:space="0" w:color="auto"/>
            <w:left w:val="none" w:sz="0" w:space="0" w:color="auto"/>
            <w:bottom w:val="none" w:sz="0" w:space="0" w:color="auto"/>
            <w:right w:val="none" w:sz="0" w:space="0" w:color="auto"/>
          </w:divBdr>
        </w:div>
        <w:div w:id="855077118">
          <w:marLeft w:val="640"/>
          <w:marRight w:val="0"/>
          <w:marTop w:val="0"/>
          <w:marBottom w:val="0"/>
          <w:divBdr>
            <w:top w:val="none" w:sz="0" w:space="0" w:color="auto"/>
            <w:left w:val="none" w:sz="0" w:space="0" w:color="auto"/>
            <w:bottom w:val="none" w:sz="0" w:space="0" w:color="auto"/>
            <w:right w:val="none" w:sz="0" w:space="0" w:color="auto"/>
          </w:divBdr>
        </w:div>
        <w:div w:id="1630936521">
          <w:marLeft w:val="640"/>
          <w:marRight w:val="0"/>
          <w:marTop w:val="0"/>
          <w:marBottom w:val="0"/>
          <w:divBdr>
            <w:top w:val="none" w:sz="0" w:space="0" w:color="auto"/>
            <w:left w:val="none" w:sz="0" w:space="0" w:color="auto"/>
            <w:bottom w:val="none" w:sz="0" w:space="0" w:color="auto"/>
            <w:right w:val="none" w:sz="0" w:space="0" w:color="auto"/>
          </w:divBdr>
        </w:div>
        <w:div w:id="699280478">
          <w:marLeft w:val="640"/>
          <w:marRight w:val="0"/>
          <w:marTop w:val="0"/>
          <w:marBottom w:val="0"/>
          <w:divBdr>
            <w:top w:val="none" w:sz="0" w:space="0" w:color="auto"/>
            <w:left w:val="none" w:sz="0" w:space="0" w:color="auto"/>
            <w:bottom w:val="none" w:sz="0" w:space="0" w:color="auto"/>
            <w:right w:val="none" w:sz="0" w:space="0" w:color="auto"/>
          </w:divBdr>
        </w:div>
        <w:div w:id="808404564">
          <w:marLeft w:val="640"/>
          <w:marRight w:val="0"/>
          <w:marTop w:val="0"/>
          <w:marBottom w:val="0"/>
          <w:divBdr>
            <w:top w:val="none" w:sz="0" w:space="0" w:color="auto"/>
            <w:left w:val="none" w:sz="0" w:space="0" w:color="auto"/>
            <w:bottom w:val="none" w:sz="0" w:space="0" w:color="auto"/>
            <w:right w:val="none" w:sz="0" w:space="0" w:color="auto"/>
          </w:divBdr>
        </w:div>
        <w:div w:id="631716674">
          <w:marLeft w:val="640"/>
          <w:marRight w:val="0"/>
          <w:marTop w:val="0"/>
          <w:marBottom w:val="0"/>
          <w:divBdr>
            <w:top w:val="none" w:sz="0" w:space="0" w:color="auto"/>
            <w:left w:val="none" w:sz="0" w:space="0" w:color="auto"/>
            <w:bottom w:val="none" w:sz="0" w:space="0" w:color="auto"/>
            <w:right w:val="none" w:sz="0" w:space="0" w:color="auto"/>
          </w:divBdr>
        </w:div>
        <w:div w:id="1725785662">
          <w:marLeft w:val="640"/>
          <w:marRight w:val="0"/>
          <w:marTop w:val="0"/>
          <w:marBottom w:val="0"/>
          <w:divBdr>
            <w:top w:val="none" w:sz="0" w:space="0" w:color="auto"/>
            <w:left w:val="none" w:sz="0" w:space="0" w:color="auto"/>
            <w:bottom w:val="none" w:sz="0" w:space="0" w:color="auto"/>
            <w:right w:val="none" w:sz="0" w:space="0" w:color="auto"/>
          </w:divBdr>
        </w:div>
        <w:div w:id="160123296">
          <w:marLeft w:val="640"/>
          <w:marRight w:val="0"/>
          <w:marTop w:val="0"/>
          <w:marBottom w:val="0"/>
          <w:divBdr>
            <w:top w:val="none" w:sz="0" w:space="0" w:color="auto"/>
            <w:left w:val="none" w:sz="0" w:space="0" w:color="auto"/>
            <w:bottom w:val="none" w:sz="0" w:space="0" w:color="auto"/>
            <w:right w:val="none" w:sz="0" w:space="0" w:color="auto"/>
          </w:divBdr>
        </w:div>
        <w:div w:id="627005302">
          <w:marLeft w:val="640"/>
          <w:marRight w:val="0"/>
          <w:marTop w:val="0"/>
          <w:marBottom w:val="0"/>
          <w:divBdr>
            <w:top w:val="none" w:sz="0" w:space="0" w:color="auto"/>
            <w:left w:val="none" w:sz="0" w:space="0" w:color="auto"/>
            <w:bottom w:val="none" w:sz="0" w:space="0" w:color="auto"/>
            <w:right w:val="none" w:sz="0" w:space="0" w:color="auto"/>
          </w:divBdr>
        </w:div>
        <w:div w:id="2088838738">
          <w:marLeft w:val="640"/>
          <w:marRight w:val="0"/>
          <w:marTop w:val="0"/>
          <w:marBottom w:val="0"/>
          <w:divBdr>
            <w:top w:val="none" w:sz="0" w:space="0" w:color="auto"/>
            <w:left w:val="none" w:sz="0" w:space="0" w:color="auto"/>
            <w:bottom w:val="none" w:sz="0" w:space="0" w:color="auto"/>
            <w:right w:val="none" w:sz="0" w:space="0" w:color="auto"/>
          </w:divBdr>
        </w:div>
        <w:div w:id="1026831612">
          <w:marLeft w:val="640"/>
          <w:marRight w:val="0"/>
          <w:marTop w:val="0"/>
          <w:marBottom w:val="0"/>
          <w:divBdr>
            <w:top w:val="none" w:sz="0" w:space="0" w:color="auto"/>
            <w:left w:val="none" w:sz="0" w:space="0" w:color="auto"/>
            <w:bottom w:val="none" w:sz="0" w:space="0" w:color="auto"/>
            <w:right w:val="none" w:sz="0" w:space="0" w:color="auto"/>
          </w:divBdr>
        </w:div>
        <w:div w:id="850685388">
          <w:marLeft w:val="640"/>
          <w:marRight w:val="0"/>
          <w:marTop w:val="0"/>
          <w:marBottom w:val="0"/>
          <w:divBdr>
            <w:top w:val="none" w:sz="0" w:space="0" w:color="auto"/>
            <w:left w:val="none" w:sz="0" w:space="0" w:color="auto"/>
            <w:bottom w:val="none" w:sz="0" w:space="0" w:color="auto"/>
            <w:right w:val="none" w:sz="0" w:space="0" w:color="auto"/>
          </w:divBdr>
        </w:div>
        <w:div w:id="1213887839">
          <w:marLeft w:val="640"/>
          <w:marRight w:val="0"/>
          <w:marTop w:val="0"/>
          <w:marBottom w:val="0"/>
          <w:divBdr>
            <w:top w:val="none" w:sz="0" w:space="0" w:color="auto"/>
            <w:left w:val="none" w:sz="0" w:space="0" w:color="auto"/>
            <w:bottom w:val="none" w:sz="0" w:space="0" w:color="auto"/>
            <w:right w:val="none" w:sz="0" w:space="0" w:color="auto"/>
          </w:divBdr>
        </w:div>
        <w:div w:id="1593321712">
          <w:marLeft w:val="640"/>
          <w:marRight w:val="0"/>
          <w:marTop w:val="0"/>
          <w:marBottom w:val="0"/>
          <w:divBdr>
            <w:top w:val="none" w:sz="0" w:space="0" w:color="auto"/>
            <w:left w:val="none" w:sz="0" w:space="0" w:color="auto"/>
            <w:bottom w:val="none" w:sz="0" w:space="0" w:color="auto"/>
            <w:right w:val="none" w:sz="0" w:space="0" w:color="auto"/>
          </w:divBdr>
        </w:div>
        <w:div w:id="167017774">
          <w:marLeft w:val="640"/>
          <w:marRight w:val="0"/>
          <w:marTop w:val="0"/>
          <w:marBottom w:val="0"/>
          <w:divBdr>
            <w:top w:val="none" w:sz="0" w:space="0" w:color="auto"/>
            <w:left w:val="none" w:sz="0" w:space="0" w:color="auto"/>
            <w:bottom w:val="none" w:sz="0" w:space="0" w:color="auto"/>
            <w:right w:val="none" w:sz="0" w:space="0" w:color="auto"/>
          </w:divBdr>
        </w:div>
        <w:div w:id="157425291">
          <w:marLeft w:val="640"/>
          <w:marRight w:val="0"/>
          <w:marTop w:val="0"/>
          <w:marBottom w:val="0"/>
          <w:divBdr>
            <w:top w:val="none" w:sz="0" w:space="0" w:color="auto"/>
            <w:left w:val="none" w:sz="0" w:space="0" w:color="auto"/>
            <w:bottom w:val="none" w:sz="0" w:space="0" w:color="auto"/>
            <w:right w:val="none" w:sz="0" w:space="0" w:color="auto"/>
          </w:divBdr>
        </w:div>
        <w:div w:id="1455173174">
          <w:marLeft w:val="640"/>
          <w:marRight w:val="0"/>
          <w:marTop w:val="0"/>
          <w:marBottom w:val="0"/>
          <w:divBdr>
            <w:top w:val="none" w:sz="0" w:space="0" w:color="auto"/>
            <w:left w:val="none" w:sz="0" w:space="0" w:color="auto"/>
            <w:bottom w:val="none" w:sz="0" w:space="0" w:color="auto"/>
            <w:right w:val="none" w:sz="0" w:space="0" w:color="auto"/>
          </w:divBdr>
        </w:div>
        <w:div w:id="1560898876">
          <w:marLeft w:val="640"/>
          <w:marRight w:val="0"/>
          <w:marTop w:val="0"/>
          <w:marBottom w:val="0"/>
          <w:divBdr>
            <w:top w:val="none" w:sz="0" w:space="0" w:color="auto"/>
            <w:left w:val="none" w:sz="0" w:space="0" w:color="auto"/>
            <w:bottom w:val="none" w:sz="0" w:space="0" w:color="auto"/>
            <w:right w:val="none" w:sz="0" w:space="0" w:color="auto"/>
          </w:divBdr>
        </w:div>
        <w:div w:id="1380789293">
          <w:marLeft w:val="640"/>
          <w:marRight w:val="0"/>
          <w:marTop w:val="0"/>
          <w:marBottom w:val="0"/>
          <w:divBdr>
            <w:top w:val="none" w:sz="0" w:space="0" w:color="auto"/>
            <w:left w:val="none" w:sz="0" w:space="0" w:color="auto"/>
            <w:bottom w:val="none" w:sz="0" w:space="0" w:color="auto"/>
            <w:right w:val="none" w:sz="0" w:space="0" w:color="auto"/>
          </w:divBdr>
        </w:div>
        <w:div w:id="1058210681">
          <w:marLeft w:val="640"/>
          <w:marRight w:val="0"/>
          <w:marTop w:val="0"/>
          <w:marBottom w:val="0"/>
          <w:divBdr>
            <w:top w:val="none" w:sz="0" w:space="0" w:color="auto"/>
            <w:left w:val="none" w:sz="0" w:space="0" w:color="auto"/>
            <w:bottom w:val="none" w:sz="0" w:space="0" w:color="auto"/>
            <w:right w:val="none" w:sz="0" w:space="0" w:color="auto"/>
          </w:divBdr>
        </w:div>
        <w:div w:id="957688729">
          <w:marLeft w:val="640"/>
          <w:marRight w:val="0"/>
          <w:marTop w:val="0"/>
          <w:marBottom w:val="0"/>
          <w:divBdr>
            <w:top w:val="none" w:sz="0" w:space="0" w:color="auto"/>
            <w:left w:val="none" w:sz="0" w:space="0" w:color="auto"/>
            <w:bottom w:val="none" w:sz="0" w:space="0" w:color="auto"/>
            <w:right w:val="none" w:sz="0" w:space="0" w:color="auto"/>
          </w:divBdr>
        </w:div>
        <w:div w:id="566957448">
          <w:marLeft w:val="640"/>
          <w:marRight w:val="0"/>
          <w:marTop w:val="0"/>
          <w:marBottom w:val="0"/>
          <w:divBdr>
            <w:top w:val="none" w:sz="0" w:space="0" w:color="auto"/>
            <w:left w:val="none" w:sz="0" w:space="0" w:color="auto"/>
            <w:bottom w:val="none" w:sz="0" w:space="0" w:color="auto"/>
            <w:right w:val="none" w:sz="0" w:space="0" w:color="auto"/>
          </w:divBdr>
        </w:div>
        <w:div w:id="45682703">
          <w:marLeft w:val="640"/>
          <w:marRight w:val="0"/>
          <w:marTop w:val="0"/>
          <w:marBottom w:val="0"/>
          <w:divBdr>
            <w:top w:val="none" w:sz="0" w:space="0" w:color="auto"/>
            <w:left w:val="none" w:sz="0" w:space="0" w:color="auto"/>
            <w:bottom w:val="none" w:sz="0" w:space="0" w:color="auto"/>
            <w:right w:val="none" w:sz="0" w:space="0" w:color="auto"/>
          </w:divBdr>
        </w:div>
        <w:div w:id="789471977">
          <w:marLeft w:val="640"/>
          <w:marRight w:val="0"/>
          <w:marTop w:val="0"/>
          <w:marBottom w:val="0"/>
          <w:divBdr>
            <w:top w:val="none" w:sz="0" w:space="0" w:color="auto"/>
            <w:left w:val="none" w:sz="0" w:space="0" w:color="auto"/>
            <w:bottom w:val="none" w:sz="0" w:space="0" w:color="auto"/>
            <w:right w:val="none" w:sz="0" w:space="0" w:color="auto"/>
          </w:divBdr>
        </w:div>
      </w:divsChild>
    </w:div>
    <w:div w:id="904991858">
      <w:bodyDiv w:val="1"/>
      <w:marLeft w:val="0"/>
      <w:marRight w:val="0"/>
      <w:marTop w:val="0"/>
      <w:marBottom w:val="0"/>
      <w:divBdr>
        <w:top w:val="none" w:sz="0" w:space="0" w:color="auto"/>
        <w:left w:val="none" w:sz="0" w:space="0" w:color="auto"/>
        <w:bottom w:val="none" w:sz="0" w:space="0" w:color="auto"/>
        <w:right w:val="none" w:sz="0" w:space="0" w:color="auto"/>
      </w:divBdr>
      <w:divsChild>
        <w:div w:id="2047679895">
          <w:marLeft w:val="640"/>
          <w:marRight w:val="0"/>
          <w:marTop w:val="0"/>
          <w:marBottom w:val="0"/>
          <w:divBdr>
            <w:top w:val="none" w:sz="0" w:space="0" w:color="auto"/>
            <w:left w:val="none" w:sz="0" w:space="0" w:color="auto"/>
            <w:bottom w:val="none" w:sz="0" w:space="0" w:color="auto"/>
            <w:right w:val="none" w:sz="0" w:space="0" w:color="auto"/>
          </w:divBdr>
        </w:div>
        <w:div w:id="1232153893">
          <w:marLeft w:val="640"/>
          <w:marRight w:val="0"/>
          <w:marTop w:val="0"/>
          <w:marBottom w:val="0"/>
          <w:divBdr>
            <w:top w:val="none" w:sz="0" w:space="0" w:color="auto"/>
            <w:left w:val="none" w:sz="0" w:space="0" w:color="auto"/>
            <w:bottom w:val="none" w:sz="0" w:space="0" w:color="auto"/>
            <w:right w:val="none" w:sz="0" w:space="0" w:color="auto"/>
          </w:divBdr>
        </w:div>
        <w:div w:id="75589886">
          <w:marLeft w:val="640"/>
          <w:marRight w:val="0"/>
          <w:marTop w:val="0"/>
          <w:marBottom w:val="0"/>
          <w:divBdr>
            <w:top w:val="none" w:sz="0" w:space="0" w:color="auto"/>
            <w:left w:val="none" w:sz="0" w:space="0" w:color="auto"/>
            <w:bottom w:val="none" w:sz="0" w:space="0" w:color="auto"/>
            <w:right w:val="none" w:sz="0" w:space="0" w:color="auto"/>
          </w:divBdr>
        </w:div>
        <w:div w:id="65610824">
          <w:marLeft w:val="640"/>
          <w:marRight w:val="0"/>
          <w:marTop w:val="0"/>
          <w:marBottom w:val="0"/>
          <w:divBdr>
            <w:top w:val="none" w:sz="0" w:space="0" w:color="auto"/>
            <w:left w:val="none" w:sz="0" w:space="0" w:color="auto"/>
            <w:bottom w:val="none" w:sz="0" w:space="0" w:color="auto"/>
            <w:right w:val="none" w:sz="0" w:space="0" w:color="auto"/>
          </w:divBdr>
        </w:div>
        <w:div w:id="1998342503">
          <w:marLeft w:val="640"/>
          <w:marRight w:val="0"/>
          <w:marTop w:val="0"/>
          <w:marBottom w:val="0"/>
          <w:divBdr>
            <w:top w:val="none" w:sz="0" w:space="0" w:color="auto"/>
            <w:left w:val="none" w:sz="0" w:space="0" w:color="auto"/>
            <w:bottom w:val="none" w:sz="0" w:space="0" w:color="auto"/>
            <w:right w:val="none" w:sz="0" w:space="0" w:color="auto"/>
          </w:divBdr>
        </w:div>
        <w:div w:id="606960329">
          <w:marLeft w:val="640"/>
          <w:marRight w:val="0"/>
          <w:marTop w:val="0"/>
          <w:marBottom w:val="0"/>
          <w:divBdr>
            <w:top w:val="none" w:sz="0" w:space="0" w:color="auto"/>
            <w:left w:val="none" w:sz="0" w:space="0" w:color="auto"/>
            <w:bottom w:val="none" w:sz="0" w:space="0" w:color="auto"/>
            <w:right w:val="none" w:sz="0" w:space="0" w:color="auto"/>
          </w:divBdr>
        </w:div>
        <w:div w:id="208539452">
          <w:marLeft w:val="640"/>
          <w:marRight w:val="0"/>
          <w:marTop w:val="0"/>
          <w:marBottom w:val="0"/>
          <w:divBdr>
            <w:top w:val="none" w:sz="0" w:space="0" w:color="auto"/>
            <w:left w:val="none" w:sz="0" w:space="0" w:color="auto"/>
            <w:bottom w:val="none" w:sz="0" w:space="0" w:color="auto"/>
            <w:right w:val="none" w:sz="0" w:space="0" w:color="auto"/>
          </w:divBdr>
        </w:div>
        <w:div w:id="71241433">
          <w:marLeft w:val="640"/>
          <w:marRight w:val="0"/>
          <w:marTop w:val="0"/>
          <w:marBottom w:val="0"/>
          <w:divBdr>
            <w:top w:val="none" w:sz="0" w:space="0" w:color="auto"/>
            <w:left w:val="none" w:sz="0" w:space="0" w:color="auto"/>
            <w:bottom w:val="none" w:sz="0" w:space="0" w:color="auto"/>
            <w:right w:val="none" w:sz="0" w:space="0" w:color="auto"/>
          </w:divBdr>
        </w:div>
        <w:div w:id="970863552">
          <w:marLeft w:val="640"/>
          <w:marRight w:val="0"/>
          <w:marTop w:val="0"/>
          <w:marBottom w:val="0"/>
          <w:divBdr>
            <w:top w:val="none" w:sz="0" w:space="0" w:color="auto"/>
            <w:left w:val="none" w:sz="0" w:space="0" w:color="auto"/>
            <w:bottom w:val="none" w:sz="0" w:space="0" w:color="auto"/>
            <w:right w:val="none" w:sz="0" w:space="0" w:color="auto"/>
          </w:divBdr>
        </w:div>
        <w:div w:id="1629239627">
          <w:marLeft w:val="640"/>
          <w:marRight w:val="0"/>
          <w:marTop w:val="0"/>
          <w:marBottom w:val="0"/>
          <w:divBdr>
            <w:top w:val="none" w:sz="0" w:space="0" w:color="auto"/>
            <w:left w:val="none" w:sz="0" w:space="0" w:color="auto"/>
            <w:bottom w:val="none" w:sz="0" w:space="0" w:color="auto"/>
            <w:right w:val="none" w:sz="0" w:space="0" w:color="auto"/>
          </w:divBdr>
        </w:div>
        <w:div w:id="223177775">
          <w:marLeft w:val="640"/>
          <w:marRight w:val="0"/>
          <w:marTop w:val="0"/>
          <w:marBottom w:val="0"/>
          <w:divBdr>
            <w:top w:val="none" w:sz="0" w:space="0" w:color="auto"/>
            <w:left w:val="none" w:sz="0" w:space="0" w:color="auto"/>
            <w:bottom w:val="none" w:sz="0" w:space="0" w:color="auto"/>
            <w:right w:val="none" w:sz="0" w:space="0" w:color="auto"/>
          </w:divBdr>
        </w:div>
        <w:div w:id="1565675082">
          <w:marLeft w:val="640"/>
          <w:marRight w:val="0"/>
          <w:marTop w:val="0"/>
          <w:marBottom w:val="0"/>
          <w:divBdr>
            <w:top w:val="none" w:sz="0" w:space="0" w:color="auto"/>
            <w:left w:val="none" w:sz="0" w:space="0" w:color="auto"/>
            <w:bottom w:val="none" w:sz="0" w:space="0" w:color="auto"/>
            <w:right w:val="none" w:sz="0" w:space="0" w:color="auto"/>
          </w:divBdr>
        </w:div>
        <w:div w:id="456292270">
          <w:marLeft w:val="640"/>
          <w:marRight w:val="0"/>
          <w:marTop w:val="0"/>
          <w:marBottom w:val="0"/>
          <w:divBdr>
            <w:top w:val="none" w:sz="0" w:space="0" w:color="auto"/>
            <w:left w:val="none" w:sz="0" w:space="0" w:color="auto"/>
            <w:bottom w:val="none" w:sz="0" w:space="0" w:color="auto"/>
            <w:right w:val="none" w:sz="0" w:space="0" w:color="auto"/>
          </w:divBdr>
        </w:div>
        <w:div w:id="1868370559">
          <w:marLeft w:val="640"/>
          <w:marRight w:val="0"/>
          <w:marTop w:val="0"/>
          <w:marBottom w:val="0"/>
          <w:divBdr>
            <w:top w:val="none" w:sz="0" w:space="0" w:color="auto"/>
            <w:left w:val="none" w:sz="0" w:space="0" w:color="auto"/>
            <w:bottom w:val="none" w:sz="0" w:space="0" w:color="auto"/>
            <w:right w:val="none" w:sz="0" w:space="0" w:color="auto"/>
          </w:divBdr>
        </w:div>
        <w:div w:id="831414399">
          <w:marLeft w:val="640"/>
          <w:marRight w:val="0"/>
          <w:marTop w:val="0"/>
          <w:marBottom w:val="0"/>
          <w:divBdr>
            <w:top w:val="none" w:sz="0" w:space="0" w:color="auto"/>
            <w:left w:val="none" w:sz="0" w:space="0" w:color="auto"/>
            <w:bottom w:val="none" w:sz="0" w:space="0" w:color="auto"/>
            <w:right w:val="none" w:sz="0" w:space="0" w:color="auto"/>
          </w:divBdr>
        </w:div>
        <w:div w:id="215552289">
          <w:marLeft w:val="640"/>
          <w:marRight w:val="0"/>
          <w:marTop w:val="0"/>
          <w:marBottom w:val="0"/>
          <w:divBdr>
            <w:top w:val="none" w:sz="0" w:space="0" w:color="auto"/>
            <w:left w:val="none" w:sz="0" w:space="0" w:color="auto"/>
            <w:bottom w:val="none" w:sz="0" w:space="0" w:color="auto"/>
            <w:right w:val="none" w:sz="0" w:space="0" w:color="auto"/>
          </w:divBdr>
        </w:div>
        <w:div w:id="665206374">
          <w:marLeft w:val="640"/>
          <w:marRight w:val="0"/>
          <w:marTop w:val="0"/>
          <w:marBottom w:val="0"/>
          <w:divBdr>
            <w:top w:val="none" w:sz="0" w:space="0" w:color="auto"/>
            <w:left w:val="none" w:sz="0" w:space="0" w:color="auto"/>
            <w:bottom w:val="none" w:sz="0" w:space="0" w:color="auto"/>
            <w:right w:val="none" w:sz="0" w:space="0" w:color="auto"/>
          </w:divBdr>
        </w:div>
        <w:div w:id="1469325324">
          <w:marLeft w:val="640"/>
          <w:marRight w:val="0"/>
          <w:marTop w:val="0"/>
          <w:marBottom w:val="0"/>
          <w:divBdr>
            <w:top w:val="none" w:sz="0" w:space="0" w:color="auto"/>
            <w:left w:val="none" w:sz="0" w:space="0" w:color="auto"/>
            <w:bottom w:val="none" w:sz="0" w:space="0" w:color="auto"/>
            <w:right w:val="none" w:sz="0" w:space="0" w:color="auto"/>
          </w:divBdr>
        </w:div>
        <w:div w:id="155732019">
          <w:marLeft w:val="640"/>
          <w:marRight w:val="0"/>
          <w:marTop w:val="0"/>
          <w:marBottom w:val="0"/>
          <w:divBdr>
            <w:top w:val="none" w:sz="0" w:space="0" w:color="auto"/>
            <w:left w:val="none" w:sz="0" w:space="0" w:color="auto"/>
            <w:bottom w:val="none" w:sz="0" w:space="0" w:color="auto"/>
            <w:right w:val="none" w:sz="0" w:space="0" w:color="auto"/>
          </w:divBdr>
        </w:div>
        <w:div w:id="1745224642">
          <w:marLeft w:val="640"/>
          <w:marRight w:val="0"/>
          <w:marTop w:val="0"/>
          <w:marBottom w:val="0"/>
          <w:divBdr>
            <w:top w:val="none" w:sz="0" w:space="0" w:color="auto"/>
            <w:left w:val="none" w:sz="0" w:space="0" w:color="auto"/>
            <w:bottom w:val="none" w:sz="0" w:space="0" w:color="auto"/>
            <w:right w:val="none" w:sz="0" w:space="0" w:color="auto"/>
          </w:divBdr>
        </w:div>
        <w:div w:id="806165831">
          <w:marLeft w:val="640"/>
          <w:marRight w:val="0"/>
          <w:marTop w:val="0"/>
          <w:marBottom w:val="0"/>
          <w:divBdr>
            <w:top w:val="none" w:sz="0" w:space="0" w:color="auto"/>
            <w:left w:val="none" w:sz="0" w:space="0" w:color="auto"/>
            <w:bottom w:val="none" w:sz="0" w:space="0" w:color="auto"/>
            <w:right w:val="none" w:sz="0" w:space="0" w:color="auto"/>
          </w:divBdr>
        </w:div>
        <w:div w:id="1117068263">
          <w:marLeft w:val="640"/>
          <w:marRight w:val="0"/>
          <w:marTop w:val="0"/>
          <w:marBottom w:val="0"/>
          <w:divBdr>
            <w:top w:val="none" w:sz="0" w:space="0" w:color="auto"/>
            <w:left w:val="none" w:sz="0" w:space="0" w:color="auto"/>
            <w:bottom w:val="none" w:sz="0" w:space="0" w:color="auto"/>
            <w:right w:val="none" w:sz="0" w:space="0" w:color="auto"/>
          </w:divBdr>
        </w:div>
        <w:div w:id="131413420">
          <w:marLeft w:val="640"/>
          <w:marRight w:val="0"/>
          <w:marTop w:val="0"/>
          <w:marBottom w:val="0"/>
          <w:divBdr>
            <w:top w:val="none" w:sz="0" w:space="0" w:color="auto"/>
            <w:left w:val="none" w:sz="0" w:space="0" w:color="auto"/>
            <w:bottom w:val="none" w:sz="0" w:space="0" w:color="auto"/>
            <w:right w:val="none" w:sz="0" w:space="0" w:color="auto"/>
          </w:divBdr>
        </w:div>
        <w:div w:id="509955956">
          <w:marLeft w:val="640"/>
          <w:marRight w:val="0"/>
          <w:marTop w:val="0"/>
          <w:marBottom w:val="0"/>
          <w:divBdr>
            <w:top w:val="none" w:sz="0" w:space="0" w:color="auto"/>
            <w:left w:val="none" w:sz="0" w:space="0" w:color="auto"/>
            <w:bottom w:val="none" w:sz="0" w:space="0" w:color="auto"/>
            <w:right w:val="none" w:sz="0" w:space="0" w:color="auto"/>
          </w:divBdr>
        </w:div>
        <w:div w:id="1098909201">
          <w:marLeft w:val="640"/>
          <w:marRight w:val="0"/>
          <w:marTop w:val="0"/>
          <w:marBottom w:val="0"/>
          <w:divBdr>
            <w:top w:val="none" w:sz="0" w:space="0" w:color="auto"/>
            <w:left w:val="none" w:sz="0" w:space="0" w:color="auto"/>
            <w:bottom w:val="none" w:sz="0" w:space="0" w:color="auto"/>
            <w:right w:val="none" w:sz="0" w:space="0" w:color="auto"/>
          </w:divBdr>
        </w:div>
        <w:div w:id="985626264">
          <w:marLeft w:val="640"/>
          <w:marRight w:val="0"/>
          <w:marTop w:val="0"/>
          <w:marBottom w:val="0"/>
          <w:divBdr>
            <w:top w:val="none" w:sz="0" w:space="0" w:color="auto"/>
            <w:left w:val="none" w:sz="0" w:space="0" w:color="auto"/>
            <w:bottom w:val="none" w:sz="0" w:space="0" w:color="auto"/>
            <w:right w:val="none" w:sz="0" w:space="0" w:color="auto"/>
          </w:divBdr>
        </w:div>
        <w:div w:id="1070810524">
          <w:marLeft w:val="640"/>
          <w:marRight w:val="0"/>
          <w:marTop w:val="0"/>
          <w:marBottom w:val="0"/>
          <w:divBdr>
            <w:top w:val="none" w:sz="0" w:space="0" w:color="auto"/>
            <w:left w:val="none" w:sz="0" w:space="0" w:color="auto"/>
            <w:bottom w:val="none" w:sz="0" w:space="0" w:color="auto"/>
            <w:right w:val="none" w:sz="0" w:space="0" w:color="auto"/>
          </w:divBdr>
        </w:div>
        <w:div w:id="236717773">
          <w:marLeft w:val="640"/>
          <w:marRight w:val="0"/>
          <w:marTop w:val="0"/>
          <w:marBottom w:val="0"/>
          <w:divBdr>
            <w:top w:val="none" w:sz="0" w:space="0" w:color="auto"/>
            <w:left w:val="none" w:sz="0" w:space="0" w:color="auto"/>
            <w:bottom w:val="none" w:sz="0" w:space="0" w:color="auto"/>
            <w:right w:val="none" w:sz="0" w:space="0" w:color="auto"/>
          </w:divBdr>
        </w:div>
        <w:div w:id="2114352008">
          <w:marLeft w:val="640"/>
          <w:marRight w:val="0"/>
          <w:marTop w:val="0"/>
          <w:marBottom w:val="0"/>
          <w:divBdr>
            <w:top w:val="none" w:sz="0" w:space="0" w:color="auto"/>
            <w:left w:val="none" w:sz="0" w:space="0" w:color="auto"/>
            <w:bottom w:val="none" w:sz="0" w:space="0" w:color="auto"/>
            <w:right w:val="none" w:sz="0" w:space="0" w:color="auto"/>
          </w:divBdr>
        </w:div>
        <w:div w:id="1444836641">
          <w:marLeft w:val="640"/>
          <w:marRight w:val="0"/>
          <w:marTop w:val="0"/>
          <w:marBottom w:val="0"/>
          <w:divBdr>
            <w:top w:val="none" w:sz="0" w:space="0" w:color="auto"/>
            <w:left w:val="none" w:sz="0" w:space="0" w:color="auto"/>
            <w:bottom w:val="none" w:sz="0" w:space="0" w:color="auto"/>
            <w:right w:val="none" w:sz="0" w:space="0" w:color="auto"/>
          </w:divBdr>
        </w:div>
        <w:div w:id="377553638">
          <w:marLeft w:val="640"/>
          <w:marRight w:val="0"/>
          <w:marTop w:val="0"/>
          <w:marBottom w:val="0"/>
          <w:divBdr>
            <w:top w:val="none" w:sz="0" w:space="0" w:color="auto"/>
            <w:left w:val="none" w:sz="0" w:space="0" w:color="auto"/>
            <w:bottom w:val="none" w:sz="0" w:space="0" w:color="auto"/>
            <w:right w:val="none" w:sz="0" w:space="0" w:color="auto"/>
          </w:divBdr>
        </w:div>
        <w:div w:id="1003631877">
          <w:marLeft w:val="640"/>
          <w:marRight w:val="0"/>
          <w:marTop w:val="0"/>
          <w:marBottom w:val="0"/>
          <w:divBdr>
            <w:top w:val="none" w:sz="0" w:space="0" w:color="auto"/>
            <w:left w:val="none" w:sz="0" w:space="0" w:color="auto"/>
            <w:bottom w:val="none" w:sz="0" w:space="0" w:color="auto"/>
            <w:right w:val="none" w:sz="0" w:space="0" w:color="auto"/>
          </w:divBdr>
        </w:div>
        <w:div w:id="184170907">
          <w:marLeft w:val="640"/>
          <w:marRight w:val="0"/>
          <w:marTop w:val="0"/>
          <w:marBottom w:val="0"/>
          <w:divBdr>
            <w:top w:val="none" w:sz="0" w:space="0" w:color="auto"/>
            <w:left w:val="none" w:sz="0" w:space="0" w:color="auto"/>
            <w:bottom w:val="none" w:sz="0" w:space="0" w:color="auto"/>
            <w:right w:val="none" w:sz="0" w:space="0" w:color="auto"/>
          </w:divBdr>
        </w:div>
        <w:div w:id="2037191977">
          <w:marLeft w:val="640"/>
          <w:marRight w:val="0"/>
          <w:marTop w:val="0"/>
          <w:marBottom w:val="0"/>
          <w:divBdr>
            <w:top w:val="none" w:sz="0" w:space="0" w:color="auto"/>
            <w:left w:val="none" w:sz="0" w:space="0" w:color="auto"/>
            <w:bottom w:val="none" w:sz="0" w:space="0" w:color="auto"/>
            <w:right w:val="none" w:sz="0" w:space="0" w:color="auto"/>
          </w:divBdr>
        </w:div>
        <w:div w:id="1249996133">
          <w:marLeft w:val="640"/>
          <w:marRight w:val="0"/>
          <w:marTop w:val="0"/>
          <w:marBottom w:val="0"/>
          <w:divBdr>
            <w:top w:val="none" w:sz="0" w:space="0" w:color="auto"/>
            <w:left w:val="none" w:sz="0" w:space="0" w:color="auto"/>
            <w:bottom w:val="none" w:sz="0" w:space="0" w:color="auto"/>
            <w:right w:val="none" w:sz="0" w:space="0" w:color="auto"/>
          </w:divBdr>
        </w:div>
        <w:div w:id="1918318998">
          <w:marLeft w:val="640"/>
          <w:marRight w:val="0"/>
          <w:marTop w:val="0"/>
          <w:marBottom w:val="0"/>
          <w:divBdr>
            <w:top w:val="none" w:sz="0" w:space="0" w:color="auto"/>
            <w:left w:val="none" w:sz="0" w:space="0" w:color="auto"/>
            <w:bottom w:val="none" w:sz="0" w:space="0" w:color="auto"/>
            <w:right w:val="none" w:sz="0" w:space="0" w:color="auto"/>
          </w:divBdr>
        </w:div>
        <w:div w:id="1105690305">
          <w:marLeft w:val="640"/>
          <w:marRight w:val="0"/>
          <w:marTop w:val="0"/>
          <w:marBottom w:val="0"/>
          <w:divBdr>
            <w:top w:val="none" w:sz="0" w:space="0" w:color="auto"/>
            <w:left w:val="none" w:sz="0" w:space="0" w:color="auto"/>
            <w:bottom w:val="none" w:sz="0" w:space="0" w:color="auto"/>
            <w:right w:val="none" w:sz="0" w:space="0" w:color="auto"/>
          </w:divBdr>
        </w:div>
        <w:div w:id="1892694627">
          <w:marLeft w:val="640"/>
          <w:marRight w:val="0"/>
          <w:marTop w:val="0"/>
          <w:marBottom w:val="0"/>
          <w:divBdr>
            <w:top w:val="none" w:sz="0" w:space="0" w:color="auto"/>
            <w:left w:val="none" w:sz="0" w:space="0" w:color="auto"/>
            <w:bottom w:val="none" w:sz="0" w:space="0" w:color="auto"/>
            <w:right w:val="none" w:sz="0" w:space="0" w:color="auto"/>
          </w:divBdr>
        </w:div>
        <w:div w:id="134689005">
          <w:marLeft w:val="640"/>
          <w:marRight w:val="0"/>
          <w:marTop w:val="0"/>
          <w:marBottom w:val="0"/>
          <w:divBdr>
            <w:top w:val="none" w:sz="0" w:space="0" w:color="auto"/>
            <w:left w:val="none" w:sz="0" w:space="0" w:color="auto"/>
            <w:bottom w:val="none" w:sz="0" w:space="0" w:color="auto"/>
            <w:right w:val="none" w:sz="0" w:space="0" w:color="auto"/>
          </w:divBdr>
        </w:div>
        <w:div w:id="36130794">
          <w:marLeft w:val="640"/>
          <w:marRight w:val="0"/>
          <w:marTop w:val="0"/>
          <w:marBottom w:val="0"/>
          <w:divBdr>
            <w:top w:val="none" w:sz="0" w:space="0" w:color="auto"/>
            <w:left w:val="none" w:sz="0" w:space="0" w:color="auto"/>
            <w:bottom w:val="none" w:sz="0" w:space="0" w:color="auto"/>
            <w:right w:val="none" w:sz="0" w:space="0" w:color="auto"/>
          </w:divBdr>
        </w:div>
        <w:div w:id="1715929472">
          <w:marLeft w:val="640"/>
          <w:marRight w:val="0"/>
          <w:marTop w:val="0"/>
          <w:marBottom w:val="0"/>
          <w:divBdr>
            <w:top w:val="none" w:sz="0" w:space="0" w:color="auto"/>
            <w:left w:val="none" w:sz="0" w:space="0" w:color="auto"/>
            <w:bottom w:val="none" w:sz="0" w:space="0" w:color="auto"/>
            <w:right w:val="none" w:sz="0" w:space="0" w:color="auto"/>
          </w:divBdr>
        </w:div>
        <w:div w:id="128324418">
          <w:marLeft w:val="640"/>
          <w:marRight w:val="0"/>
          <w:marTop w:val="0"/>
          <w:marBottom w:val="0"/>
          <w:divBdr>
            <w:top w:val="none" w:sz="0" w:space="0" w:color="auto"/>
            <w:left w:val="none" w:sz="0" w:space="0" w:color="auto"/>
            <w:bottom w:val="none" w:sz="0" w:space="0" w:color="auto"/>
            <w:right w:val="none" w:sz="0" w:space="0" w:color="auto"/>
          </w:divBdr>
        </w:div>
        <w:div w:id="1554854370">
          <w:marLeft w:val="640"/>
          <w:marRight w:val="0"/>
          <w:marTop w:val="0"/>
          <w:marBottom w:val="0"/>
          <w:divBdr>
            <w:top w:val="none" w:sz="0" w:space="0" w:color="auto"/>
            <w:left w:val="none" w:sz="0" w:space="0" w:color="auto"/>
            <w:bottom w:val="none" w:sz="0" w:space="0" w:color="auto"/>
            <w:right w:val="none" w:sz="0" w:space="0" w:color="auto"/>
          </w:divBdr>
        </w:div>
        <w:div w:id="1366370786">
          <w:marLeft w:val="640"/>
          <w:marRight w:val="0"/>
          <w:marTop w:val="0"/>
          <w:marBottom w:val="0"/>
          <w:divBdr>
            <w:top w:val="none" w:sz="0" w:space="0" w:color="auto"/>
            <w:left w:val="none" w:sz="0" w:space="0" w:color="auto"/>
            <w:bottom w:val="none" w:sz="0" w:space="0" w:color="auto"/>
            <w:right w:val="none" w:sz="0" w:space="0" w:color="auto"/>
          </w:divBdr>
        </w:div>
        <w:div w:id="1789813871">
          <w:marLeft w:val="640"/>
          <w:marRight w:val="0"/>
          <w:marTop w:val="0"/>
          <w:marBottom w:val="0"/>
          <w:divBdr>
            <w:top w:val="none" w:sz="0" w:space="0" w:color="auto"/>
            <w:left w:val="none" w:sz="0" w:space="0" w:color="auto"/>
            <w:bottom w:val="none" w:sz="0" w:space="0" w:color="auto"/>
            <w:right w:val="none" w:sz="0" w:space="0" w:color="auto"/>
          </w:divBdr>
        </w:div>
        <w:div w:id="210191072">
          <w:marLeft w:val="640"/>
          <w:marRight w:val="0"/>
          <w:marTop w:val="0"/>
          <w:marBottom w:val="0"/>
          <w:divBdr>
            <w:top w:val="none" w:sz="0" w:space="0" w:color="auto"/>
            <w:left w:val="none" w:sz="0" w:space="0" w:color="auto"/>
            <w:bottom w:val="none" w:sz="0" w:space="0" w:color="auto"/>
            <w:right w:val="none" w:sz="0" w:space="0" w:color="auto"/>
          </w:divBdr>
        </w:div>
        <w:div w:id="929774243">
          <w:marLeft w:val="640"/>
          <w:marRight w:val="0"/>
          <w:marTop w:val="0"/>
          <w:marBottom w:val="0"/>
          <w:divBdr>
            <w:top w:val="none" w:sz="0" w:space="0" w:color="auto"/>
            <w:left w:val="none" w:sz="0" w:space="0" w:color="auto"/>
            <w:bottom w:val="none" w:sz="0" w:space="0" w:color="auto"/>
            <w:right w:val="none" w:sz="0" w:space="0" w:color="auto"/>
          </w:divBdr>
        </w:div>
        <w:div w:id="222719656">
          <w:marLeft w:val="640"/>
          <w:marRight w:val="0"/>
          <w:marTop w:val="0"/>
          <w:marBottom w:val="0"/>
          <w:divBdr>
            <w:top w:val="none" w:sz="0" w:space="0" w:color="auto"/>
            <w:left w:val="none" w:sz="0" w:space="0" w:color="auto"/>
            <w:bottom w:val="none" w:sz="0" w:space="0" w:color="auto"/>
            <w:right w:val="none" w:sz="0" w:space="0" w:color="auto"/>
          </w:divBdr>
        </w:div>
        <w:div w:id="1096636421">
          <w:marLeft w:val="640"/>
          <w:marRight w:val="0"/>
          <w:marTop w:val="0"/>
          <w:marBottom w:val="0"/>
          <w:divBdr>
            <w:top w:val="none" w:sz="0" w:space="0" w:color="auto"/>
            <w:left w:val="none" w:sz="0" w:space="0" w:color="auto"/>
            <w:bottom w:val="none" w:sz="0" w:space="0" w:color="auto"/>
            <w:right w:val="none" w:sz="0" w:space="0" w:color="auto"/>
          </w:divBdr>
        </w:div>
        <w:div w:id="1701666817">
          <w:marLeft w:val="640"/>
          <w:marRight w:val="0"/>
          <w:marTop w:val="0"/>
          <w:marBottom w:val="0"/>
          <w:divBdr>
            <w:top w:val="none" w:sz="0" w:space="0" w:color="auto"/>
            <w:left w:val="none" w:sz="0" w:space="0" w:color="auto"/>
            <w:bottom w:val="none" w:sz="0" w:space="0" w:color="auto"/>
            <w:right w:val="none" w:sz="0" w:space="0" w:color="auto"/>
          </w:divBdr>
        </w:div>
        <w:div w:id="707726040">
          <w:marLeft w:val="640"/>
          <w:marRight w:val="0"/>
          <w:marTop w:val="0"/>
          <w:marBottom w:val="0"/>
          <w:divBdr>
            <w:top w:val="none" w:sz="0" w:space="0" w:color="auto"/>
            <w:left w:val="none" w:sz="0" w:space="0" w:color="auto"/>
            <w:bottom w:val="none" w:sz="0" w:space="0" w:color="auto"/>
            <w:right w:val="none" w:sz="0" w:space="0" w:color="auto"/>
          </w:divBdr>
        </w:div>
        <w:div w:id="182667714">
          <w:marLeft w:val="640"/>
          <w:marRight w:val="0"/>
          <w:marTop w:val="0"/>
          <w:marBottom w:val="0"/>
          <w:divBdr>
            <w:top w:val="none" w:sz="0" w:space="0" w:color="auto"/>
            <w:left w:val="none" w:sz="0" w:space="0" w:color="auto"/>
            <w:bottom w:val="none" w:sz="0" w:space="0" w:color="auto"/>
            <w:right w:val="none" w:sz="0" w:space="0" w:color="auto"/>
          </w:divBdr>
        </w:div>
        <w:div w:id="625739516">
          <w:marLeft w:val="640"/>
          <w:marRight w:val="0"/>
          <w:marTop w:val="0"/>
          <w:marBottom w:val="0"/>
          <w:divBdr>
            <w:top w:val="none" w:sz="0" w:space="0" w:color="auto"/>
            <w:left w:val="none" w:sz="0" w:space="0" w:color="auto"/>
            <w:bottom w:val="none" w:sz="0" w:space="0" w:color="auto"/>
            <w:right w:val="none" w:sz="0" w:space="0" w:color="auto"/>
          </w:divBdr>
        </w:div>
        <w:div w:id="1962765403">
          <w:marLeft w:val="640"/>
          <w:marRight w:val="0"/>
          <w:marTop w:val="0"/>
          <w:marBottom w:val="0"/>
          <w:divBdr>
            <w:top w:val="none" w:sz="0" w:space="0" w:color="auto"/>
            <w:left w:val="none" w:sz="0" w:space="0" w:color="auto"/>
            <w:bottom w:val="none" w:sz="0" w:space="0" w:color="auto"/>
            <w:right w:val="none" w:sz="0" w:space="0" w:color="auto"/>
          </w:divBdr>
        </w:div>
        <w:div w:id="2126730649">
          <w:marLeft w:val="640"/>
          <w:marRight w:val="0"/>
          <w:marTop w:val="0"/>
          <w:marBottom w:val="0"/>
          <w:divBdr>
            <w:top w:val="none" w:sz="0" w:space="0" w:color="auto"/>
            <w:left w:val="none" w:sz="0" w:space="0" w:color="auto"/>
            <w:bottom w:val="none" w:sz="0" w:space="0" w:color="auto"/>
            <w:right w:val="none" w:sz="0" w:space="0" w:color="auto"/>
          </w:divBdr>
        </w:div>
        <w:div w:id="2104494952">
          <w:marLeft w:val="640"/>
          <w:marRight w:val="0"/>
          <w:marTop w:val="0"/>
          <w:marBottom w:val="0"/>
          <w:divBdr>
            <w:top w:val="none" w:sz="0" w:space="0" w:color="auto"/>
            <w:left w:val="none" w:sz="0" w:space="0" w:color="auto"/>
            <w:bottom w:val="none" w:sz="0" w:space="0" w:color="auto"/>
            <w:right w:val="none" w:sz="0" w:space="0" w:color="auto"/>
          </w:divBdr>
        </w:div>
        <w:div w:id="318000744">
          <w:marLeft w:val="640"/>
          <w:marRight w:val="0"/>
          <w:marTop w:val="0"/>
          <w:marBottom w:val="0"/>
          <w:divBdr>
            <w:top w:val="none" w:sz="0" w:space="0" w:color="auto"/>
            <w:left w:val="none" w:sz="0" w:space="0" w:color="auto"/>
            <w:bottom w:val="none" w:sz="0" w:space="0" w:color="auto"/>
            <w:right w:val="none" w:sz="0" w:space="0" w:color="auto"/>
          </w:divBdr>
        </w:div>
        <w:div w:id="2123257886">
          <w:marLeft w:val="640"/>
          <w:marRight w:val="0"/>
          <w:marTop w:val="0"/>
          <w:marBottom w:val="0"/>
          <w:divBdr>
            <w:top w:val="none" w:sz="0" w:space="0" w:color="auto"/>
            <w:left w:val="none" w:sz="0" w:space="0" w:color="auto"/>
            <w:bottom w:val="none" w:sz="0" w:space="0" w:color="auto"/>
            <w:right w:val="none" w:sz="0" w:space="0" w:color="auto"/>
          </w:divBdr>
        </w:div>
        <w:div w:id="694187162">
          <w:marLeft w:val="640"/>
          <w:marRight w:val="0"/>
          <w:marTop w:val="0"/>
          <w:marBottom w:val="0"/>
          <w:divBdr>
            <w:top w:val="none" w:sz="0" w:space="0" w:color="auto"/>
            <w:left w:val="none" w:sz="0" w:space="0" w:color="auto"/>
            <w:bottom w:val="none" w:sz="0" w:space="0" w:color="auto"/>
            <w:right w:val="none" w:sz="0" w:space="0" w:color="auto"/>
          </w:divBdr>
        </w:div>
        <w:div w:id="1729382077">
          <w:marLeft w:val="640"/>
          <w:marRight w:val="0"/>
          <w:marTop w:val="0"/>
          <w:marBottom w:val="0"/>
          <w:divBdr>
            <w:top w:val="none" w:sz="0" w:space="0" w:color="auto"/>
            <w:left w:val="none" w:sz="0" w:space="0" w:color="auto"/>
            <w:bottom w:val="none" w:sz="0" w:space="0" w:color="auto"/>
            <w:right w:val="none" w:sz="0" w:space="0" w:color="auto"/>
          </w:divBdr>
        </w:div>
        <w:div w:id="1266961674">
          <w:marLeft w:val="640"/>
          <w:marRight w:val="0"/>
          <w:marTop w:val="0"/>
          <w:marBottom w:val="0"/>
          <w:divBdr>
            <w:top w:val="none" w:sz="0" w:space="0" w:color="auto"/>
            <w:left w:val="none" w:sz="0" w:space="0" w:color="auto"/>
            <w:bottom w:val="none" w:sz="0" w:space="0" w:color="auto"/>
            <w:right w:val="none" w:sz="0" w:space="0" w:color="auto"/>
          </w:divBdr>
        </w:div>
        <w:div w:id="348412911">
          <w:marLeft w:val="640"/>
          <w:marRight w:val="0"/>
          <w:marTop w:val="0"/>
          <w:marBottom w:val="0"/>
          <w:divBdr>
            <w:top w:val="none" w:sz="0" w:space="0" w:color="auto"/>
            <w:left w:val="none" w:sz="0" w:space="0" w:color="auto"/>
            <w:bottom w:val="none" w:sz="0" w:space="0" w:color="auto"/>
            <w:right w:val="none" w:sz="0" w:space="0" w:color="auto"/>
          </w:divBdr>
        </w:div>
        <w:div w:id="108278783">
          <w:marLeft w:val="640"/>
          <w:marRight w:val="0"/>
          <w:marTop w:val="0"/>
          <w:marBottom w:val="0"/>
          <w:divBdr>
            <w:top w:val="none" w:sz="0" w:space="0" w:color="auto"/>
            <w:left w:val="none" w:sz="0" w:space="0" w:color="auto"/>
            <w:bottom w:val="none" w:sz="0" w:space="0" w:color="auto"/>
            <w:right w:val="none" w:sz="0" w:space="0" w:color="auto"/>
          </w:divBdr>
        </w:div>
        <w:div w:id="1643382650">
          <w:marLeft w:val="640"/>
          <w:marRight w:val="0"/>
          <w:marTop w:val="0"/>
          <w:marBottom w:val="0"/>
          <w:divBdr>
            <w:top w:val="none" w:sz="0" w:space="0" w:color="auto"/>
            <w:left w:val="none" w:sz="0" w:space="0" w:color="auto"/>
            <w:bottom w:val="none" w:sz="0" w:space="0" w:color="auto"/>
            <w:right w:val="none" w:sz="0" w:space="0" w:color="auto"/>
          </w:divBdr>
        </w:div>
        <w:div w:id="1717775166">
          <w:marLeft w:val="640"/>
          <w:marRight w:val="0"/>
          <w:marTop w:val="0"/>
          <w:marBottom w:val="0"/>
          <w:divBdr>
            <w:top w:val="none" w:sz="0" w:space="0" w:color="auto"/>
            <w:left w:val="none" w:sz="0" w:space="0" w:color="auto"/>
            <w:bottom w:val="none" w:sz="0" w:space="0" w:color="auto"/>
            <w:right w:val="none" w:sz="0" w:space="0" w:color="auto"/>
          </w:divBdr>
        </w:div>
        <w:div w:id="33312557">
          <w:marLeft w:val="640"/>
          <w:marRight w:val="0"/>
          <w:marTop w:val="0"/>
          <w:marBottom w:val="0"/>
          <w:divBdr>
            <w:top w:val="none" w:sz="0" w:space="0" w:color="auto"/>
            <w:left w:val="none" w:sz="0" w:space="0" w:color="auto"/>
            <w:bottom w:val="none" w:sz="0" w:space="0" w:color="auto"/>
            <w:right w:val="none" w:sz="0" w:space="0" w:color="auto"/>
          </w:divBdr>
        </w:div>
        <w:div w:id="331494623">
          <w:marLeft w:val="640"/>
          <w:marRight w:val="0"/>
          <w:marTop w:val="0"/>
          <w:marBottom w:val="0"/>
          <w:divBdr>
            <w:top w:val="none" w:sz="0" w:space="0" w:color="auto"/>
            <w:left w:val="none" w:sz="0" w:space="0" w:color="auto"/>
            <w:bottom w:val="none" w:sz="0" w:space="0" w:color="auto"/>
            <w:right w:val="none" w:sz="0" w:space="0" w:color="auto"/>
          </w:divBdr>
        </w:div>
        <w:div w:id="2002926400">
          <w:marLeft w:val="640"/>
          <w:marRight w:val="0"/>
          <w:marTop w:val="0"/>
          <w:marBottom w:val="0"/>
          <w:divBdr>
            <w:top w:val="none" w:sz="0" w:space="0" w:color="auto"/>
            <w:left w:val="none" w:sz="0" w:space="0" w:color="auto"/>
            <w:bottom w:val="none" w:sz="0" w:space="0" w:color="auto"/>
            <w:right w:val="none" w:sz="0" w:space="0" w:color="auto"/>
          </w:divBdr>
        </w:div>
        <w:div w:id="756486060">
          <w:marLeft w:val="640"/>
          <w:marRight w:val="0"/>
          <w:marTop w:val="0"/>
          <w:marBottom w:val="0"/>
          <w:divBdr>
            <w:top w:val="none" w:sz="0" w:space="0" w:color="auto"/>
            <w:left w:val="none" w:sz="0" w:space="0" w:color="auto"/>
            <w:bottom w:val="none" w:sz="0" w:space="0" w:color="auto"/>
            <w:right w:val="none" w:sz="0" w:space="0" w:color="auto"/>
          </w:divBdr>
        </w:div>
      </w:divsChild>
    </w:div>
    <w:div w:id="919829114">
      <w:bodyDiv w:val="1"/>
      <w:marLeft w:val="0"/>
      <w:marRight w:val="0"/>
      <w:marTop w:val="0"/>
      <w:marBottom w:val="0"/>
      <w:divBdr>
        <w:top w:val="none" w:sz="0" w:space="0" w:color="auto"/>
        <w:left w:val="none" w:sz="0" w:space="0" w:color="auto"/>
        <w:bottom w:val="none" w:sz="0" w:space="0" w:color="auto"/>
        <w:right w:val="none" w:sz="0" w:space="0" w:color="auto"/>
      </w:divBdr>
      <w:divsChild>
        <w:div w:id="1189371395">
          <w:marLeft w:val="0"/>
          <w:marRight w:val="0"/>
          <w:marTop w:val="240"/>
          <w:marBottom w:val="240"/>
          <w:divBdr>
            <w:top w:val="none" w:sz="0" w:space="0" w:color="auto"/>
            <w:left w:val="none" w:sz="0" w:space="0" w:color="auto"/>
            <w:bottom w:val="none" w:sz="0" w:space="0" w:color="auto"/>
            <w:right w:val="none" w:sz="0" w:space="0" w:color="auto"/>
          </w:divBdr>
        </w:div>
        <w:div w:id="1225995323">
          <w:marLeft w:val="0"/>
          <w:marRight w:val="0"/>
          <w:marTop w:val="240"/>
          <w:marBottom w:val="240"/>
          <w:divBdr>
            <w:top w:val="none" w:sz="0" w:space="0" w:color="auto"/>
            <w:left w:val="none" w:sz="0" w:space="0" w:color="auto"/>
            <w:bottom w:val="none" w:sz="0" w:space="0" w:color="auto"/>
            <w:right w:val="none" w:sz="0" w:space="0" w:color="auto"/>
          </w:divBdr>
        </w:div>
        <w:div w:id="1502233704">
          <w:marLeft w:val="0"/>
          <w:marRight w:val="0"/>
          <w:marTop w:val="240"/>
          <w:marBottom w:val="240"/>
          <w:divBdr>
            <w:top w:val="none" w:sz="0" w:space="0" w:color="auto"/>
            <w:left w:val="none" w:sz="0" w:space="0" w:color="auto"/>
            <w:bottom w:val="none" w:sz="0" w:space="0" w:color="auto"/>
            <w:right w:val="none" w:sz="0" w:space="0" w:color="auto"/>
          </w:divBdr>
        </w:div>
        <w:div w:id="1878158195">
          <w:marLeft w:val="0"/>
          <w:marRight w:val="0"/>
          <w:marTop w:val="240"/>
          <w:marBottom w:val="240"/>
          <w:divBdr>
            <w:top w:val="none" w:sz="0" w:space="0" w:color="auto"/>
            <w:left w:val="none" w:sz="0" w:space="0" w:color="auto"/>
            <w:bottom w:val="none" w:sz="0" w:space="0" w:color="auto"/>
            <w:right w:val="none" w:sz="0" w:space="0" w:color="auto"/>
          </w:divBdr>
        </w:div>
      </w:divsChild>
    </w:div>
    <w:div w:id="954558758">
      <w:bodyDiv w:val="1"/>
      <w:marLeft w:val="0"/>
      <w:marRight w:val="0"/>
      <w:marTop w:val="0"/>
      <w:marBottom w:val="0"/>
      <w:divBdr>
        <w:top w:val="none" w:sz="0" w:space="0" w:color="auto"/>
        <w:left w:val="none" w:sz="0" w:space="0" w:color="auto"/>
        <w:bottom w:val="none" w:sz="0" w:space="0" w:color="auto"/>
        <w:right w:val="none" w:sz="0" w:space="0" w:color="auto"/>
      </w:divBdr>
    </w:div>
    <w:div w:id="977342173">
      <w:bodyDiv w:val="1"/>
      <w:marLeft w:val="0"/>
      <w:marRight w:val="0"/>
      <w:marTop w:val="0"/>
      <w:marBottom w:val="0"/>
      <w:divBdr>
        <w:top w:val="none" w:sz="0" w:space="0" w:color="auto"/>
        <w:left w:val="none" w:sz="0" w:space="0" w:color="auto"/>
        <w:bottom w:val="none" w:sz="0" w:space="0" w:color="auto"/>
        <w:right w:val="none" w:sz="0" w:space="0" w:color="auto"/>
      </w:divBdr>
    </w:div>
    <w:div w:id="985738508">
      <w:bodyDiv w:val="1"/>
      <w:marLeft w:val="0"/>
      <w:marRight w:val="0"/>
      <w:marTop w:val="0"/>
      <w:marBottom w:val="0"/>
      <w:divBdr>
        <w:top w:val="none" w:sz="0" w:space="0" w:color="auto"/>
        <w:left w:val="none" w:sz="0" w:space="0" w:color="auto"/>
        <w:bottom w:val="none" w:sz="0" w:space="0" w:color="auto"/>
        <w:right w:val="none" w:sz="0" w:space="0" w:color="auto"/>
      </w:divBdr>
    </w:div>
    <w:div w:id="1005212111">
      <w:bodyDiv w:val="1"/>
      <w:marLeft w:val="0"/>
      <w:marRight w:val="0"/>
      <w:marTop w:val="0"/>
      <w:marBottom w:val="0"/>
      <w:divBdr>
        <w:top w:val="none" w:sz="0" w:space="0" w:color="auto"/>
        <w:left w:val="none" w:sz="0" w:space="0" w:color="auto"/>
        <w:bottom w:val="none" w:sz="0" w:space="0" w:color="auto"/>
        <w:right w:val="none" w:sz="0" w:space="0" w:color="auto"/>
      </w:divBdr>
    </w:div>
    <w:div w:id="1013647175">
      <w:bodyDiv w:val="1"/>
      <w:marLeft w:val="0"/>
      <w:marRight w:val="0"/>
      <w:marTop w:val="0"/>
      <w:marBottom w:val="0"/>
      <w:divBdr>
        <w:top w:val="none" w:sz="0" w:space="0" w:color="auto"/>
        <w:left w:val="none" w:sz="0" w:space="0" w:color="auto"/>
        <w:bottom w:val="none" w:sz="0" w:space="0" w:color="auto"/>
        <w:right w:val="none" w:sz="0" w:space="0" w:color="auto"/>
      </w:divBdr>
      <w:divsChild>
        <w:div w:id="1740053387">
          <w:marLeft w:val="0"/>
          <w:marRight w:val="0"/>
          <w:marTop w:val="0"/>
          <w:marBottom w:val="0"/>
          <w:divBdr>
            <w:top w:val="none" w:sz="0" w:space="0" w:color="auto"/>
            <w:left w:val="none" w:sz="0" w:space="0" w:color="auto"/>
            <w:bottom w:val="none" w:sz="0" w:space="0" w:color="auto"/>
            <w:right w:val="none" w:sz="0" w:space="0" w:color="auto"/>
          </w:divBdr>
          <w:divsChild>
            <w:div w:id="1834298857">
              <w:marLeft w:val="0"/>
              <w:marRight w:val="0"/>
              <w:marTop w:val="0"/>
              <w:marBottom w:val="0"/>
              <w:divBdr>
                <w:top w:val="none" w:sz="0" w:space="0" w:color="auto"/>
                <w:left w:val="none" w:sz="0" w:space="0" w:color="auto"/>
                <w:bottom w:val="none" w:sz="0" w:space="0" w:color="auto"/>
                <w:right w:val="none" w:sz="0" w:space="0" w:color="auto"/>
              </w:divBdr>
              <w:divsChild>
                <w:div w:id="13090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6114">
      <w:bodyDiv w:val="1"/>
      <w:marLeft w:val="0"/>
      <w:marRight w:val="0"/>
      <w:marTop w:val="0"/>
      <w:marBottom w:val="0"/>
      <w:divBdr>
        <w:top w:val="none" w:sz="0" w:space="0" w:color="auto"/>
        <w:left w:val="none" w:sz="0" w:space="0" w:color="auto"/>
        <w:bottom w:val="none" w:sz="0" w:space="0" w:color="auto"/>
        <w:right w:val="none" w:sz="0" w:space="0" w:color="auto"/>
      </w:divBdr>
    </w:div>
    <w:div w:id="1038551594">
      <w:bodyDiv w:val="1"/>
      <w:marLeft w:val="0"/>
      <w:marRight w:val="0"/>
      <w:marTop w:val="0"/>
      <w:marBottom w:val="0"/>
      <w:divBdr>
        <w:top w:val="none" w:sz="0" w:space="0" w:color="auto"/>
        <w:left w:val="none" w:sz="0" w:space="0" w:color="auto"/>
        <w:bottom w:val="none" w:sz="0" w:space="0" w:color="auto"/>
        <w:right w:val="none" w:sz="0" w:space="0" w:color="auto"/>
      </w:divBdr>
    </w:div>
    <w:div w:id="1049570687">
      <w:bodyDiv w:val="1"/>
      <w:marLeft w:val="0"/>
      <w:marRight w:val="0"/>
      <w:marTop w:val="0"/>
      <w:marBottom w:val="0"/>
      <w:divBdr>
        <w:top w:val="none" w:sz="0" w:space="0" w:color="auto"/>
        <w:left w:val="none" w:sz="0" w:space="0" w:color="auto"/>
        <w:bottom w:val="none" w:sz="0" w:space="0" w:color="auto"/>
        <w:right w:val="none" w:sz="0" w:space="0" w:color="auto"/>
      </w:divBdr>
    </w:div>
    <w:div w:id="1050614102">
      <w:bodyDiv w:val="1"/>
      <w:marLeft w:val="0"/>
      <w:marRight w:val="0"/>
      <w:marTop w:val="0"/>
      <w:marBottom w:val="0"/>
      <w:divBdr>
        <w:top w:val="none" w:sz="0" w:space="0" w:color="auto"/>
        <w:left w:val="none" w:sz="0" w:space="0" w:color="auto"/>
        <w:bottom w:val="none" w:sz="0" w:space="0" w:color="auto"/>
        <w:right w:val="none" w:sz="0" w:space="0" w:color="auto"/>
      </w:divBdr>
    </w:div>
    <w:div w:id="1067608070">
      <w:bodyDiv w:val="1"/>
      <w:marLeft w:val="0"/>
      <w:marRight w:val="0"/>
      <w:marTop w:val="0"/>
      <w:marBottom w:val="0"/>
      <w:divBdr>
        <w:top w:val="none" w:sz="0" w:space="0" w:color="auto"/>
        <w:left w:val="none" w:sz="0" w:space="0" w:color="auto"/>
        <w:bottom w:val="none" w:sz="0" w:space="0" w:color="auto"/>
        <w:right w:val="none" w:sz="0" w:space="0" w:color="auto"/>
      </w:divBdr>
      <w:divsChild>
        <w:div w:id="2007318751">
          <w:marLeft w:val="640"/>
          <w:marRight w:val="0"/>
          <w:marTop w:val="0"/>
          <w:marBottom w:val="0"/>
          <w:divBdr>
            <w:top w:val="none" w:sz="0" w:space="0" w:color="auto"/>
            <w:left w:val="none" w:sz="0" w:space="0" w:color="auto"/>
            <w:bottom w:val="none" w:sz="0" w:space="0" w:color="auto"/>
            <w:right w:val="none" w:sz="0" w:space="0" w:color="auto"/>
          </w:divBdr>
        </w:div>
        <w:div w:id="1371800605">
          <w:marLeft w:val="640"/>
          <w:marRight w:val="0"/>
          <w:marTop w:val="0"/>
          <w:marBottom w:val="0"/>
          <w:divBdr>
            <w:top w:val="none" w:sz="0" w:space="0" w:color="auto"/>
            <w:left w:val="none" w:sz="0" w:space="0" w:color="auto"/>
            <w:bottom w:val="none" w:sz="0" w:space="0" w:color="auto"/>
            <w:right w:val="none" w:sz="0" w:space="0" w:color="auto"/>
          </w:divBdr>
        </w:div>
        <w:div w:id="1404832322">
          <w:marLeft w:val="640"/>
          <w:marRight w:val="0"/>
          <w:marTop w:val="0"/>
          <w:marBottom w:val="0"/>
          <w:divBdr>
            <w:top w:val="none" w:sz="0" w:space="0" w:color="auto"/>
            <w:left w:val="none" w:sz="0" w:space="0" w:color="auto"/>
            <w:bottom w:val="none" w:sz="0" w:space="0" w:color="auto"/>
            <w:right w:val="none" w:sz="0" w:space="0" w:color="auto"/>
          </w:divBdr>
        </w:div>
        <w:div w:id="467472717">
          <w:marLeft w:val="640"/>
          <w:marRight w:val="0"/>
          <w:marTop w:val="0"/>
          <w:marBottom w:val="0"/>
          <w:divBdr>
            <w:top w:val="none" w:sz="0" w:space="0" w:color="auto"/>
            <w:left w:val="none" w:sz="0" w:space="0" w:color="auto"/>
            <w:bottom w:val="none" w:sz="0" w:space="0" w:color="auto"/>
            <w:right w:val="none" w:sz="0" w:space="0" w:color="auto"/>
          </w:divBdr>
        </w:div>
        <w:div w:id="1199320338">
          <w:marLeft w:val="640"/>
          <w:marRight w:val="0"/>
          <w:marTop w:val="0"/>
          <w:marBottom w:val="0"/>
          <w:divBdr>
            <w:top w:val="none" w:sz="0" w:space="0" w:color="auto"/>
            <w:left w:val="none" w:sz="0" w:space="0" w:color="auto"/>
            <w:bottom w:val="none" w:sz="0" w:space="0" w:color="auto"/>
            <w:right w:val="none" w:sz="0" w:space="0" w:color="auto"/>
          </w:divBdr>
        </w:div>
        <w:div w:id="389963295">
          <w:marLeft w:val="640"/>
          <w:marRight w:val="0"/>
          <w:marTop w:val="0"/>
          <w:marBottom w:val="0"/>
          <w:divBdr>
            <w:top w:val="none" w:sz="0" w:space="0" w:color="auto"/>
            <w:left w:val="none" w:sz="0" w:space="0" w:color="auto"/>
            <w:bottom w:val="none" w:sz="0" w:space="0" w:color="auto"/>
            <w:right w:val="none" w:sz="0" w:space="0" w:color="auto"/>
          </w:divBdr>
        </w:div>
        <w:div w:id="1696612955">
          <w:marLeft w:val="640"/>
          <w:marRight w:val="0"/>
          <w:marTop w:val="0"/>
          <w:marBottom w:val="0"/>
          <w:divBdr>
            <w:top w:val="none" w:sz="0" w:space="0" w:color="auto"/>
            <w:left w:val="none" w:sz="0" w:space="0" w:color="auto"/>
            <w:bottom w:val="none" w:sz="0" w:space="0" w:color="auto"/>
            <w:right w:val="none" w:sz="0" w:space="0" w:color="auto"/>
          </w:divBdr>
        </w:div>
        <w:div w:id="1195657680">
          <w:marLeft w:val="640"/>
          <w:marRight w:val="0"/>
          <w:marTop w:val="0"/>
          <w:marBottom w:val="0"/>
          <w:divBdr>
            <w:top w:val="none" w:sz="0" w:space="0" w:color="auto"/>
            <w:left w:val="none" w:sz="0" w:space="0" w:color="auto"/>
            <w:bottom w:val="none" w:sz="0" w:space="0" w:color="auto"/>
            <w:right w:val="none" w:sz="0" w:space="0" w:color="auto"/>
          </w:divBdr>
        </w:div>
        <w:div w:id="1399745069">
          <w:marLeft w:val="640"/>
          <w:marRight w:val="0"/>
          <w:marTop w:val="0"/>
          <w:marBottom w:val="0"/>
          <w:divBdr>
            <w:top w:val="none" w:sz="0" w:space="0" w:color="auto"/>
            <w:left w:val="none" w:sz="0" w:space="0" w:color="auto"/>
            <w:bottom w:val="none" w:sz="0" w:space="0" w:color="auto"/>
            <w:right w:val="none" w:sz="0" w:space="0" w:color="auto"/>
          </w:divBdr>
        </w:div>
        <w:div w:id="1796748900">
          <w:marLeft w:val="640"/>
          <w:marRight w:val="0"/>
          <w:marTop w:val="0"/>
          <w:marBottom w:val="0"/>
          <w:divBdr>
            <w:top w:val="none" w:sz="0" w:space="0" w:color="auto"/>
            <w:left w:val="none" w:sz="0" w:space="0" w:color="auto"/>
            <w:bottom w:val="none" w:sz="0" w:space="0" w:color="auto"/>
            <w:right w:val="none" w:sz="0" w:space="0" w:color="auto"/>
          </w:divBdr>
        </w:div>
        <w:div w:id="1031340963">
          <w:marLeft w:val="640"/>
          <w:marRight w:val="0"/>
          <w:marTop w:val="0"/>
          <w:marBottom w:val="0"/>
          <w:divBdr>
            <w:top w:val="none" w:sz="0" w:space="0" w:color="auto"/>
            <w:left w:val="none" w:sz="0" w:space="0" w:color="auto"/>
            <w:bottom w:val="none" w:sz="0" w:space="0" w:color="auto"/>
            <w:right w:val="none" w:sz="0" w:space="0" w:color="auto"/>
          </w:divBdr>
        </w:div>
        <w:div w:id="535849392">
          <w:marLeft w:val="640"/>
          <w:marRight w:val="0"/>
          <w:marTop w:val="0"/>
          <w:marBottom w:val="0"/>
          <w:divBdr>
            <w:top w:val="none" w:sz="0" w:space="0" w:color="auto"/>
            <w:left w:val="none" w:sz="0" w:space="0" w:color="auto"/>
            <w:bottom w:val="none" w:sz="0" w:space="0" w:color="auto"/>
            <w:right w:val="none" w:sz="0" w:space="0" w:color="auto"/>
          </w:divBdr>
        </w:div>
        <w:div w:id="904494339">
          <w:marLeft w:val="640"/>
          <w:marRight w:val="0"/>
          <w:marTop w:val="0"/>
          <w:marBottom w:val="0"/>
          <w:divBdr>
            <w:top w:val="none" w:sz="0" w:space="0" w:color="auto"/>
            <w:left w:val="none" w:sz="0" w:space="0" w:color="auto"/>
            <w:bottom w:val="none" w:sz="0" w:space="0" w:color="auto"/>
            <w:right w:val="none" w:sz="0" w:space="0" w:color="auto"/>
          </w:divBdr>
        </w:div>
        <w:div w:id="98137383">
          <w:marLeft w:val="640"/>
          <w:marRight w:val="0"/>
          <w:marTop w:val="0"/>
          <w:marBottom w:val="0"/>
          <w:divBdr>
            <w:top w:val="none" w:sz="0" w:space="0" w:color="auto"/>
            <w:left w:val="none" w:sz="0" w:space="0" w:color="auto"/>
            <w:bottom w:val="none" w:sz="0" w:space="0" w:color="auto"/>
            <w:right w:val="none" w:sz="0" w:space="0" w:color="auto"/>
          </w:divBdr>
        </w:div>
        <w:div w:id="2141992891">
          <w:marLeft w:val="640"/>
          <w:marRight w:val="0"/>
          <w:marTop w:val="0"/>
          <w:marBottom w:val="0"/>
          <w:divBdr>
            <w:top w:val="none" w:sz="0" w:space="0" w:color="auto"/>
            <w:left w:val="none" w:sz="0" w:space="0" w:color="auto"/>
            <w:bottom w:val="none" w:sz="0" w:space="0" w:color="auto"/>
            <w:right w:val="none" w:sz="0" w:space="0" w:color="auto"/>
          </w:divBdr>
        </w:div>
        <w:div w:id="512114711">
          <w:marLeft w:val="640"/>
          <w:marRight w:val="0"/>
          <w:marTop w:val="0"/>
          <w:marBottom w:val="0"/>
          <w:divBdr>
            <w:top w:val="none" w:sz="0" w:space="0" w:color="auto"/>
            <w:left w:val="none" w:sz="0" w:space="0" w:color="auto"/>
            <w:bottom w:val="none" w:sz="0" w:space="0" w:color="auto"/>
            <w:right w:val="none" w:sz="0" w:space="0" w:color="auto"/>
          </w:divBdr>
        </w:div>
        <w:div w:id="1176457159">
          <w:marLeft w:val="640"/>
          <w:marRight w:val="0"/>
          <w:marTop w:val="0"/>
          <w:marBottom w:val="0"/>
          <w:divBdr>
            <w:top w:val="none" w:sz="0" w:space="0" w:color="auto"/>
            <w:left w:val="none" w:sz="0" w:space="0" w:color="auto"/>
            <w:bottom w:val="none" w:sz="0" w:space="0" w:color="auto"/>
            <w:right w:val="none" w:sz="0" w:space="0" w:color="auto"/>
          </w:divBdr>
        </w:div>
        <w:div w:id="438720602">
          <w:marLeft w:val="640"/>
          <w:marRight w:val="0"/>
          <w:marTop w:val="0"/>
          <w:marBottom w:val="0"/>
          <w:divBdr>
            <w:top w:val="none" w:sz="0" w:space="0" w:color="auto"/>
            <w:left w:val="none" w:sz="0" w:space="0" w:color="auto"/>
            <w:bottom w:val="none" w:sz="0" w:space="0" w:color="auto"/>
            <w:right w:val="none" w:sz="0" w:space="0" w:color="auto"/>
          </w:divBdr>
        </w:div>
        <w:div w:id="517963443">
          <w:marLeft w:val="640"/>
          <w:marRight w:val="0"/>
          <w:marTop w:val="0"/>
          <w:marBottom w:val="0"/>
          <w:divBdr>
            <w:top w:val="none" w:sz="0" w:space="0" w:color="auto"/>
            <w:left w:val="none" w:sz="0" w:space="0" w:color="auto"/>
            <w:bottom w:val="none" w:sz="0" w:space="0" w:color="auto"/>
            <w:right w:val="none" w:sz="0" w:space="0" w:color="auto"/>
          </w:divBdr>
        </w:div>
        <w:div w:id="1498227665">
          <w:marLeft w:val="640"/>
          <w:marRight w:val="0"/>
          <w:marTop w:val="0"/>
          <w:marBottom w:val="0"/>
          <w:divBdr>
            <w:top w:val="none" w:sz="0" w:space="0" w:color="auto"/>
            <w:left w:val="none" w:sz="0" w:space="0" w:color="auto"/>
            <w:bottom w:val="none" w:sz="0" w:space="0" w:color="auto"/>
            <w:right w:val="none" w:sz="0" w:space="0" w:color="auto"/>
          </w:divBdr>
        </w:div>
        <w:div w:id="425620207">
          <w:marLeft w:val="640"/>
          <w:marRight w:val="0"/>
          <w:marTop w:val="0"/>
          <w:marBottom w:val="0"/>
          <w:divBdr>
            <w:top w:val="none" w:sz="0" w:space="0" w:color="auto"/>
            <w:left w:val="none" w:sz="0" w:space="0" w:color="auto"/>
            <w:bottom w:val="none" w:sz="0" w:space="0" w:color="auto"/>
            <w:right w:val="none" w:sz="0" w:space="0" w:color="auto"/>
          </w:divBdr>
        </w:div>
        <w:div w:id="1780828466">
          <w:marLeft w:val="640"/>
          <w:marRight w:val="0"/>
          <w:marTop w:val="0"/>
          <w:marBottom w:val="0"/>
          <w:divBdr>
            <w:top w:val="none" w:sz="0" w:space="0" w:color="auto"/>
            <w:left w:val="none" w:sz="0" w:space="0" w:color="auto"/>
            <w:bottom w:val="none" w:sz="0" w:space="0" w:color="auto"/>
            <w:right w:val="none" w:sz="0" w:space="0" w:color="auto"/>
          </w:divBdr>
        </w:div>
        <w:div w:id="395475150">
          <w:marLeft w:val="640"/>
          <w:marRight w:val="0"/>
          <w:marTop w:val="0"/>
          <w:marBottom w:val="0"/>
          <w:divBdr>
            <w:top w:val="none" w:sz="0" w:space="0" w:color="auto"/>
            <w:left w:val="none" w:sz="0" w:space="0" w:color="auto"/>
            <w:bottom w:val="none" w:sz="0" w:space="0" w:color="auto"/>
            <w:right w:val="none" w:sz="0" w:space="0" w:color="auto"/>
          </w:divBdr>
        </w:div>
        <w:div w:id="711273873">
          <w:marLeft w:val="640"/>
          <w:marRight w:val="0"/>
          <w:marTop w:val="0"/>
          <w:marBottom w:val="0"/>
          <w:divBdr>
            <w:top w:val="none" w:sz="0" w:space="0" w:color="auto"/>
            <w:left w:val="none" w:sz="0" w:space="0" w:color="auto"/>
            <w:bottom w:val="none" w:sz="0" w:space="0" w:color="auto"/>
            <w:right w:val="none" w:sz="0" w:space="0" w:color="auto"/>
          </w:divBdr>
        </w:div>
        <w:div w:id="804271325">
          <w:marLeft w:val="640"/>
          <w:marRight w:val="0"/>
          <w:marTop w:val="0"/>
          <w:marBottom w:val="0"/>
          <w:divBdr>
            <w:top w:val="none" w:sz="0" w:space="0" w:color="auto"/>
            <w:left w:val="none" w:sz="0" w:space="0" w:color="auto"/>
            <w:bottom w:val="none" w:sz="0" w:space="0" w:color="auto"/>
            <w:right w:val="none" w:sz="0" w:space="0" w:color="auto"/>
          </w:divBdr>
        </w:div>
        <w:div w:id="476921865">
          <w:marLeft w:val="640"/>
          <w:marRight w:val="0"/>
          <w:marTop w:val="0"/>
          <w:marBottom w:val="0"/>
          <w:divBdr>
            <w:top w:val="none" w:sz="0" w:space="0" w:color="auto"/>
            <w:left w:val="none" w:sz="0" w:space="0" w:color="auto"/>
            <w:bottom w:val="none" w:sz="0" w:space="0" w:color="auto"/>
            <w:right w:val="none" w:sz="0" w:space="0" w:color="auto"/>
          </w:divBdr>
        </w:div>
        <w:div w:id="911695532">
          <w:marLeft w:val="640"/>
          <w:marRight w:val="0"/>
          <w:marTop w:val="0"/>
          <w:marBottom w:val="0"/>
          <w:divBdr>
            <w:top w:val="none" w:sz="0" w:space="0" w:color="auto"/>
            <w:left w:val="none" w:sz="0" w:space="0" w:color="auto"/>
            <w:bottom w:val="none" w:sz="0" w:space="0" w:color="auto"/>
            <w:right w:val="none" w:sz="0" w:space="0" w:color="auto"/>
          </w:divBdr>
        </w:div>
        <w:div w:id="536890190">
          <w:marLeft w:val="640"/>
          <w:marRight w:val="0"/>
          <w:marTop w:val="0"/>
          <w:marBottom w:val="0"/>
          <w:divBdr>
            <w:top w:val="none" w:sz="0" w:space="0" w:color="auto"/>
            <w:left w:val="none" w:sz="0" w:space="0" w:color="auto"/>
            <w:bottom w:val="none" w:sz="0" w:space="0" w:color="auto"/>
            <w:right w:val="none" w:sz="0" w:space="0" w:color="auto"/>
          </w:divBdr>
        </w:div>
        <w:div w:id="398136516">
          <w:marLeft w:val="640"/>
          <w:marRight w:val="0"/>
          <w:marTop w:val="0"/>
          <w:marBottom w:val="0"/>
          <w:divBdr>
            <w:top w:val="none" w:sz="0" w:space="0" w:color="auto"/>
            <w:left w:val="none" w:sz="0" w:space="0" w:color="auto"/>
            <w:bottom w:val="none" w:sz="0" w:space="0" w:color="auto"/>
            <w:right w:val="none" w:sz="0" w:space="0" w:color="auto"/>
          </w:divBdr>
        </w:div>
        <w:div w:id="801772057">
          <w:marLeft w:val="640"/>
          <w:marRight w:val="0"/>
          <w:marTop w:val="0"/>
          <w:marBottom w:val="0"/>
          <w:divBdr>
            <w:top w:val="none" w:sz="0" w:space="0" w:color="auto"/>
            <w:left w:val="none" w:sz="0" w:space="0" w:color="auto"/>
            <w:bottom w:val="none" w:sz="0" w:space="0" w:color="auto"/>
            <w:right w:val="none" w:sz="0" w:space="0" w:color="auto"/>
          </w:divBdr>
        </w:div>
        <w:div w:id="1338120390">
          <w:marLeft w:val="640"/>
          <w:marRight w:val="0"/>
          <w:marTop w:val="0"/>
          <w:marBottom w:val="0"/>
          <w:divBdr>
            <w:top w:val="none" w:sz="0" w:space="0" w:color="auto"/>
            <w:left w:val="none" w:sz="0" w:space="0" w:color="auto"/>
            <w:bottom w:val="none" w:sz="0" w:space="0" w:color="auto"/>
            <w:right w:val="none" w:sz="0" w:space="0" w:color="auto"/>
          </w:divBdr>
        </w:div>
        <w:div w:id="1807819867">
          <w:marLeft w:val="640"/>
          <w:marRight w:val="0"/>
          <w:marTop w:val="0"/>
          <w:marBottom w:val="0"/>
          <w:divBdr>
            <w:top w:val="none" w:sz="0" w:space="0" w:color="auto"/>
            <w:left w:val="none" w:sz="0" w:space="0" w:color="auto"/>
            <w:bottom w:val="none" w:sz="0" w:space="0" w:color="auto"/>
            <w:right w:val="none" w:sz="0" w:space="0" w:color="auto"/>
          </w:divBdr>
        </w:div>
        <w:div w:id="1080717536">
          <w:marLeft w:val="640"/>
          <w:marRight w:val="0"/>
          <w:marTop w:val="0"/>
          <w:marBottom w:val="0"/>
          <w:divBdr>
            <w:top w:val="none" w:sz="0" w:space="0" w:color="auto"/>
            <w:left w:val="none" w:sz="0" w:space="0" w:color="auto"/>
            <w:bottom w:val="none" w:sz="0" w:space="0" w:color="auto"/>
            <w:right w:val="none" w:sz="0" w:space="0" w:color="auto"/>
          </w:divBdr>
        </w:div>
        <w:div w:id="1591045825">
          <w:marLeft w:val="640"/>
          <w:marRight w:val="0"/>
          <w:marTop w:val="0"/>
          <w:marBottom w:val="0"/>
          <w:divBdr>
            <w:top w:val="none" w:sz="0" w:space="0" w:color="auto"/>
            <w:left w:val="none" w:sz="0" w:space="0" w:color="auto"/>
            <w:bottom w:val="none" w:sz="0" w:space="0" w:color="auto"/>
            <w:right w:val="none" w:sz="0" w:space="0" w:color="auto"/>
          </w:divBdr>
        </w:div>
        <w:div w:id="59258382">
          <w:marLeft w:val="640"/>
          <w:marRight w:val="0"/>
          <w:marTop w:val="0"/>
          <w:marBottom w:val="0"/>
          <w:divBdr>
            <w:top w:val="none" w:sz="0" w:space="0" w:color="auto"/>
            <w:left w:val="none" w:sz="0" w:space="0" w:color="auto"/>
            <w:bottom w:val="none" w:sz="0" w:space="0" w:color="auto"/>
            <w:right w:val="none" w:sz="0" w:space="0" w:color="auto"/>
          </w:divBdr>
        </w:div>
        <w:div w:id="1094133082">
          <w:marLeft w:val="640"/>
          <w:marRight w:val="0"/>
          <w:marTop w:val="0"/>
          <w:marBottom w:val="0"/>
          <w:divBdr>
            <w:top w:val="none" w:sz="0" w:space="0" w:color="auto"/>
            <w:left w:val="none" w:sz="0" w:space="0" w:color="auto"/>
            <w:bottom w:val="none" w:sz="0" w:space="0" w:color="auto"/>
            <w:right w:val="none" w:sz="0" w:space="0" w:color="auto"/>
          </w:divBdr>
        </w:div>
        <w:div w:id="224338363">
          <w:marLeft w:val="640"/>
          <w:marRight w:val="0"/>
          <w:marTop w:val="0"/>
          <w:marBottom w:val="0"/>
          <w:divBdr>
            <w:top w:val="none" w:sz="0" w:space="0" w:color="auto"/>
            <w:left w:val="none" w:sz="0" w:space="0" w:color="auto"/>
            <w:bottom w:val="none" w:sz="0" w:space="0" w:color="auto"/>
            <w:right w:val="none" w:sz="0" w:space="0" w:color="auto"/>
          </w:divBdr>
        </w:div>
        <w:div w:id="269439097">
          <w:marLeft w:val="640"/>
          <w:marRight w:val="0"/>
          <w:marTop w:val="0"/>
          <w:marBottom w:val="0"/>
          <w:divBdr>
            <w:top w:val="none" w:sz="0" w:space="0" w:color="auto"/>
            <w:left w:val="none" w:sz="0" w:space="0" w:color="auto"/>
            <w:bottom w:val="none" w:sz="0" w:space="0" w:color="auto"/>
            <w:right w:val="none" w:sz="0" w:space="0" w:color="auto"/>
          </w:divBdr>
        </w:div>
        <w:div w:id="1422410339">
          <w:marLeft w:val="640"/>
          <w:marRight w:val="0"/>
          <w:marTop w:val="0"/>
          <w:marBottom w:val="0"/>
          <w:divBdr>
            <w:top w:val="none" w:sz="0" w:space="0" w:color="auto"/>
            <w:left w:val="none" w:sz="0" w:space="0" w:color="auto"/>
            <w:bottom w:val="none" w:sz="0" w:space="0" w:color="auto"/>
            <w:right w:val="none" w:sz="0" w:space="0" w:color="auto"/>
          </w:divBdr>
        </w:div>
        <w:div w:id="1690452369">
          <w:marLeft w:val="640"/>
          <w:marRight w:val="0"/>
          <w:marTop w:val="0"/>
          <w:marBottom w:val="0"/>
          <w:divBdr>
            <w:top w:val="none" w:sz="0" w:space="0" w:color="auto"/>
            <w:left w:val="none" w:sz="0" w:space="0" w:color="auto"/>
            <w:bottom w:val="none" w:sz="0" w:space="0" w:color="auto"/>
            <w:right w:val="none" w:sz="0" w:space="0" w:color="auto"/>
          </w:divBdr>
        </w:div>
        <w:div w:id="35473553">
          <w:marLeft w:val="640"/>
          <w:marRight w:val="0"/>
          <w:marTop w:val="0"/>
          <w:marBottom w:val="0"/>
          <w:divBdr>
            <w:top w:val="none" w:sz="0" w:space="0" w:color="auto"/>
            <w:left w:val="none" w:sz="0" w:space="0" w:color="auto"/>
            <w:bottom w:val="none" w:sz="0" w:space="0" w:color="auto"/>
            <w:right w:val="none" w:sz="0" w:space="0" w:color="auto"/>
          </w:divBdr>
        </w:div>
        <w:div w:id="12344217">
          <w:marLeft w:val="640"/>
          <w:marRight w:val="0"/>
          <w:marTop w:val="0"/>
          <w:marBottom w:val="0"/>
          <w:divBdr>
            <w:top w:val="none" w:sz="0" w:space="0" w:color="auto"/>
            <w:left w:val="none" w:sz="0" w:space="0" w:color="auto"/>
            <w:bottom w:val="none" w:sz="0" w:space="0" w:color="auto"/>
            <w:right w:val="none" w:sz="0" w:space="0" w:color="auto"/>
          </w:divBdr>
        </w:div>
        <w:div w:id="332270361">
          <w:marLeft w:val="640"/>
          <w:marRight w:val="0"/>
          <w:marTop w:val="0"/>
          <w:marBottom w:val="0"/>
          <w:divBdr>
            <w:top w:val="none" w:sz="0" w:space="0" w:color="auto"/>
            <w:left w:val="none" w:sz="0" w:space="0" w:color="auto"/>
            <w:bottom w:val="none" w:sz="0" w:space="0" w:color="auto"/>
            <w:right w:val="none" w:sz="0" w:space="0" w:color="auto"/>
          </w:divBdr>
        </w:div>
        <w:div w:id="1002396784">
          <w:marLeft w:val="640"/>
          <w:marRight w:val="0"/>
          <w:marTop w:val="0"/>
          <w:marBottom w:val="0"/>
          <w:divBdr>
            <w:top w:val="none" w:sz="0" w:space="0" w:color="auto"/>
            <w:left w:val="none" w:sz="0" w:space="0" w:color="auto"/>
            <w:bottom w:val="none" w:sz="0" w:space="0" w:color="auto"/>
            <w:right w:val="none" w:sz="0" w:space="0" w:color="auto"/>
          </w:divBdr>
        </w:div>
        <w:div w:id="1406028418">
          <w:marLeft w:val="640"/>
          <w:marRight w:val="0"/>
          <w:marTop w:val="0"/>
          <w:marBottom w:val="0"/>
          <w:divBdr>
            <w:top w:val="none" w:sz="0" w:space="0" w:color="auto"/>
            <w:left w:val="none" w:sz="0" w:space="0" w:color="auto"/>
            <w:bottom w:val="none" w:sz="0" w:space="0" w:color="auto"/>
            <w:right w:val="none" w:sz="0" w:space="0" w:color="auto"/>
          </w:divBdr>
        </w:div>
        <w:div w:id="1924025695">
          <w:marLeft w:val="640"/>
          <w:marRight w:val="0"/>
          <w:marTop w:val="0"/>
          <w:marBottom w:val="0"/>
          <w:divBdr>
            <w:top w:val="none" w:sz="0" w:space="0" w:color="auto"/>
            <w:left w:val="none" w:sz="0" w:space="0" w:color="auto"/>
            <w:bottom w:val="none" w:sz="0" w:space="0" w:color="auto"/>
            <w:right w:val="none" w:sz="0" w:space="0" w:color="auto"/>
          </w:divBdr>
        </w:div>
        <w:div w:id="1480076435">
          <w:marLeft w:val="640"/>
          <w:marRight w:val="0"/>
          <w:marTop w:val="0"/>
          <w:marBottom w:val="0"/>
          <w:divBdr>
            <w:top w:val="none" w:sz="0" w:space="0" w:color="auto"/>
            <w:left w:val="none" w:sz="0" w:space="0" w:color="auto"/>
            <w:bottom w:val="none" w:sz="0" w:space="0" w:color="auto"/>
            <w:right w:val="none" w:sz="0" w:space="0" w:color="auto"/>
          </w:divBdr>
        </w:div>
        <w:div w:id="201674376">
          <w:marLeft w:val="640"/>
          <w:marRight w:val="0"/>
          <w:marTop w:val="0"/>
          <w:marBottom w:val="0"/>
          <w:divBdr>
            <w:top w:val="none" w:sz="0" w:space="0" w:color="auto"/>
            <w:left w:val="none" w:sz="0" w:space="0" w:color="auto"/>
            <w:bottom w:val="none" w:sz="0" w:space="0" w:color="auto"/>
            <w:right w:val="none" w:sz="0" w:space="0" w:color="auto"/>
          </w:divBdr>
        </w:div>
        <w:div w:id="1718044885">
          <w:marLeft w:val="640"/>
          <w:marRight w:val="0"/>
          <w:marTop w:val="0"/>
          <w:marBottom w:val="0"/>
          <w:divBdr>
            <w:top w:val="none" w:sz="0" w:space="0" w:color="auto"/>
            <w:left w:val="none" w:sz="0" w:space="0" w:color="auto"/>
            <w:bottom w:val="none" w:sz="0" w:space="0" w:color="auto"/>
            <w:right w:val="none" w:sz="0" w:space="0" w:color="auto"/>
          </w:divBdr>
        </w:div>
        <w:div w:id="942957646">
          <w:marLeft w:val="640"/>
          <w:marRight w:val="0"/>
          <w:marTop w:val="0"/>
          <w:marBottom w:val="0"/>
          <w:divBdr>
            <w:top w:val="none" w:sz="0" w:space="0" w:color="auto"/>
            <w:left w:val="none" w:sz="0" w:space="0" w:color="auto"/>
            <w:bottom w:val="none" w:sz="0" w:space="0" w:color="auto"/>
            <w:right w:val="none" w:sz="0" w:space="0" w:color="auto"/>
          </w:divBdr>
        </w:div>
        <w:div w:id="492185379">
          <w:marLeft w:val="640"/>
          <w:marRight w:val="0"/>
          <w:marTop w:val="0"/>
          <w:marBottom w:val="0"/>
          <w:divBdr>
            <w:top w:val="none" w:sz="0" w:space="0" w:color="auto"/>
            <w:left w:val="none" w:sz="0" w:space="0" w:color="auto"/>
            <w:bottom w:val="none" w:sz="0" w:space="0" w:color="auto"/>
            <w:right w:val="none" w:sz="0" w:space="0" w:color="auto"/>
          </w:divBdr>
        </w:div>
        <w:div w:id="1955601500">
          <w:marLeft w:val="640"/>
          <w:marRight w:val="0"/>
          <w:marTop w:val="0"/>
          <w:marBottom w:val="0"/>
          <w:divBdr>
            <w:top w:val="none" w:sz="0" w:space="0" w:color="auto"/>
            <w:left w:val="none" w:sz="0" w:space="0" w:color="auto"/>
            <w:bottom w:val="none" w:sz="0" w:space="0" w:color="auto"/>
            <w:right w:val="none" w:sz="0" w:space="0" w:color="auto"/>
          </w:divBdr>
        </w:div>
        <w:div w:id="120156326">
          <w:marLeft w:val="640"/>
          <w:marRight w:val="0"/>
          <w:marTop w:val="0"/>
          <w:marBottom w:val="0"/>
          <w:divBdr>
            <w:top w:val="none" w:sz="0" w:space="0" w:color="auto"/>
            <w:left w:val="none" w:sz="0" w:space="0" w:color="auto"/>
            <w:bottom w:val="none" w:sz="0" w:space="0" w:color="auto"/>
            <w:right w:val="none" w:sz="0" w:space="0" w:color="auto"/>
          </w:divBdr>
        </w:div>
        <w:div w:id="849222864">
          <w:marLeft w:val="640"/>
          <w:marRight w:val="0"/>
          <w:marTop w:val="0"/>
          <w:marBottom w:val="0"/>
          <w:divBdr>
            <w:top w:val="none" w:sz="0" w:space="0" w:color="auto"/>
            <w:left w:val="none" w:sz="0" w:space="0" w:color="auto"/>
            <w:bottom w:val="none" w:sz="0" w:space="0" w:color="auto"/>
            <w:right w:val="none" w:sz="0" w:space="0" w:color="auto"/>
          </w:divBdr>
        </w:div>
        <w:div w:id="1492910251">
          <w:marLeft w:val="640"/>
          <w:marRight w:val="0"/>
          <w:marTop w:val="0"/>
          <w:marBottom w:val="0"/>
          <w:divBdr>
            <w:top w:val="none" w:sz="0" w:space="0" w:color="auto"/>
            <w:left w:val="none" w:sz="0" w:space="0" w:color="auto"/>
            <w:bottom w:val="none" w:sz="0" w:space="0" w:color="auto"/>
            <w:right w:val="none" w:sz="0" w:space="0" w:color="auto"/>
          </w:divBdr>
        </w:div>
        <w:div w:id="574635214">
          <w:marLeft w:val="640"/>
          <w:marRight w:val="0"/>
          <w:marTop w:val="0"/>
          <w:marBottom w:val="0"/>
          <w:divBdr>
            <w:top w:val="none" w:sz="0" w:space="0" w:color="auto"/>
            <w:left w:val="none" w:sz="0" w:space="0" w:color="auto"/>
            <w:bottom w:val="none" w:sz="0" w:space="0" w:color="auto"/>
            <w:right w:val="none" w:sz="0" w:space="0" w:color="auto"/>
          </w:divBdr>
        </w:div>
        <w:div w:id="1433553899">
          <w:marLeft w:val="640"/>
          <w:marRight w:val="0"/>
          <w:marTop w:val="0"/>
          <w:marBottom w:val="0"/>
          <w:divBdr>
            <w:top w:val="none" w:sz="0" w:space="0" w:color="auto"/>
            <w:left w:val="none" w:sz="0" w:space="0" w:color="auto"/>
            <w:bottom w:val="none" w:sz="0" w:space="0" w:color="auto"/>
            <w:right w:val="none" w:sz="0" w:space="0" w:color="auto"/>
          </w:divBdr>
        </w:div>
        <w:div w:id="634021292">
          <w:marLeft w:val="640"/>
          <w:marRight w:val="0"/>
          <w:marTop w:val="0"/>
          <w:marBottom w:val="0"/>
          <w:divBdr>
            <w:top w:val="none" w:sz="0" w:space="0" w:color="auto"/>
            <w:left w:val="none" w:sz="0" w:space="0" w:color="auto"/>
            <w:bottom w:val="none" w:sz="0" w:space="0" w:color="auto"/>
            <w:right w:val="none" w:sz="0" w:space="0" w:color="auto"/>
          </w:divBdr>
        </w:div>
        <w:div w:id="383525059">
          <w:marLeft w:val="640"/>
          <w:marRight w:val="0"/>
          <w:marTop w:val="0"/>
          <w:marBottom w:val="0"/>
          <w:divBdr>
            <w:top w:val="none" w:sz="0" w:space="0" w:color="auto"/>
            <w:left w:val="none" w:sz="0" w:space="0" w:color="auto"/>
            <w:bottom w:val="none" w:sz="0" w:space="0" w:color="auto"/>
            <w:right w:val="none" w:sz="0" w:space="0" w:color="auto"/>
          </w:divBdr>
        </w:div>
        <w:div w:id="1767731844">
          <w:marLeft w:val="640"/>
          <w:marRight w:val="0"/>
          <w:marTop w:val="0"/>
          <w:marBottom w:val="0"/>
          <w:divBdr>
            <w:top w:val="none" w:sz="0" w:space="0" w:color="auto"/>
            <w:left w:val="none" w:sz="0" w:space="0" w:color="auto"/>
            <w:bottom w:val="none" w:sz="0" w:space="0" w:color="auto"/>
            <w:right w:val="none" w:sz="0" w:space="0" w:color="auto"/>
          </w:divBdr>
        </w:div>
        <w:div w:id="1562325131">
          <w:marLeft w:val="640"/>
          <w:marRight w:val="0"/>
          <w:marTop w:val="0"/>
          <w:marBottom w:val="0"/>
          <w:divBdr>
            <w:top w:val="none" w:sz="0" w:space="0" w:color="auto"/>
            <w:left w:val="none" w:sz="0" w:space="0" w:color="auto"/>
            <w:bottom w:val="none" w:sz="0" w:space="0" w:color="auto"/>
            <w:right w:val="none" w:sz="0" w:space="0" w:color="auto"/>
          </w:divBdr>
        </w:div>
        <w:div w:id="1211380736">
          <w:marLeft w:val="640"/>
          <w:marRight w:val="0"/>
          <w:marTop w:val="0"/>
          <w:marBottom w:val="0"/>
          <w:divBdr>
            <w:top w:val="none" w:sz="0" w:space="0" w:color="auto"/>
            <w:left w:val="none" w:sz="0" w:space="0" w:color="auto"/>
            <w:bottom w:val="none" w:sz="0" w:space="0" w:color="auto"/>
            <w:right w:val="none" w:sz="0" w:space="0" w:color="auto"/>
          </w:divBdr>
        </w:div>
        <w:div w:id="1857111654">
          <w:marLeft w:val="640"/>
          <w:marRight w:val="0"/>
          <w:marTop w:val="0"/>
          <w:marBottom w:val="0"/>
          <w:divBdr>
            <w:top w:val="none" w:sz="0" w:space="0" w:color="auto"/>
            <w:left w:val="none" w:sz="0" w:space="0" w:color="auto"/>
            <w:bottom w:val="none" w:sz="0" w:space="0" w:color="auto"/>
            <w:right w:val="none" w:sz="0" w:space="0" w:color="auto"/>
          </w:divBdr>
        </w:div>
        <w:div w:id="1274243784">
          <w:marLeft w:val="640"/>
          <w:marRight w:val="0"/>
          <w:marTop w:val="0"/>
          <w:marBottom w:val="0"/>
          <w:divBdr>
            <w:top w:val="none" w:sz="0" w:space="0" w:color="auto"/>
            <w:left w:val="none" w:sz="0" w:space="0" w:color="auto"/>
            <w:bottom w:val="none" w:sz="0" w:space="0" w:color="auto"/>
            <w:right w:val="none" w:sz="0" w:space="0" w:color="auto"/>
          </w:divBdr>
        </w:div>
        <w:div w:id="719018076">
          <w:marLeft w:val="640"/>
          <w:marRight w:val="0"/>
          <w:marTop w:val="0"/>
          <w:marBottom w:val="0"/>
          <w:divBdr>
            <w:top w:val="none" w:sz="0" w:space="0" w:color="auto"/>
            <w:left w:val="none" w:sz="0" w:space="0" w:color="auto"/>
            <w:bottom w:val="none" w:sz="0" w:space="0" w:color="auto"/>
            <w:right w:val="none" w:sz="0" w:space="0" w:color="auto"/>
          </w:divBdr>
        </w:div>
        <w:div w:id="1838494845">
          <w:marLeft w:val="640"/>
          <w:marRight w:val="0"/>
          <w:marTop w:val="0"/>
          <w:marBottom w:val="0"/>
          <w:divBdr>
            <w:top w:val="none" w:sz="0" w:space="0" w:color="auto"/>
            <w:left w:val="none" w:sz="0" w:space="0" w:color="auto"/>
            <w:bottom w:val="none" w:sz="0" w:space="0" w:color="auto"/>
            <w:right w:val="none" w:sz="0" w:space="0" w:color="auto"/>
          </w:divBdr>
        </w:div>
      </w:divsChild>
    </w:div>
    <w:div w:id="1078403712">
      <w:bodyDiv w:val="1"/>
      <w:marLeft w:val="0"/>
      <w:marRight w:val="0"/>
      <w:marTop w:val="0"/>
      <w:marBottom w:val="0"/>
      <w:divBdr>
        <w:top w:val="none" w:sz="0" w:space="0" w:color="auto"/>
        <w:left w:val="none" w:sz="0" w:space="0" w:color="auto"/>
        <w:bottom w:val="none" w:sz="0" w:space="0" w:color="auto"/>
        <w:right w:val="none" w:sz="0" w:space="0" w:color="auto"/>
      </w:divBdr>
    </w:div>
    <w:div w:id="1085690416">
      <w:bodyDiv w:val="1"/>
      <w:marLeft w:val="0"/>
      <w:marRight w:val="0"/>
      <w:marTop w:val="0"/>
      <w:marBottom w:val="0"/>
      <w:divBdr>
        <w:top w:val="none" w:sz="0" w:space="0" w:color="auto"/>
        <w:left w:val="none" w:sz="0" w:space="0" w:color="auto"/>
        <w:bottom w:val="none" w:sz="0" w:space="0" w:color="auto"/>
        <w:right w:val="none" w:sz="0" w:space="0" w:color="auto"/>
      </w:divBdr>
      <w:divsChild>
        <w:div w:id="415634690">
          <w:marLeft w:val="0"/>
          <w:marRight w:val="0"/>
          <w:marTop w:val="240"/>
          <w:marBottom w:val="240"/>
          <w:divBdr>
            <w:top w:val="none" w:sz="0" w:space="0" w:color="auto"/>
            <w:left w:val="none" w:sz="0" w:space="0" w:color="auto"/>
            <w:bottom w:val="none" w:sz="0" w:space="0" w:color="auto"/>
            <w:right w:val="none" w:sz="0" w:space="0" w:color="auto"/>
          </w:divBdr>
        </w:div>
        <w:div w:id="661280038">
          <w:marLeft w:val="0"/>
          <w:marRight w:val="0"/>
          <w:marTop w:val="240"/>
          <w:marBottom w:val="240"/>
          <w:divBdr>
            <w:top w:val="none" w:sz="0" w:space="0" w:color="auto"/>
            <w:left w:val="none" w:sz="0" w:space="0" w:color="auto"/>
            <w:bottom w:val="none" w:sz="0" w:space="0" w:color="auto"/>
            <w:right w:val="none" w:sz="0" w:space="0" w:color="auto"/>
          </w:divBdr>
        </w:div>
        <w:div w:id="2028170946">
          <w:marLeft w:val="0"/>
          <w:marRight w:val="0"/>
          <w:marTop w:val="240"/>
          <w:marBottom w:val="240"/>
          <w:divBdr>
            <w:top w:val="none" w:sz="0" w:space="0" w:color="auto"/>
            <w:left w:val="none" w:sz="0" w:space="0" w:color="auto"/>
            <w:bottom w:val="none" w:sz="0" w:space="0" w:color="auto"/>
            <w:right w:val="none" w:sz="0" w:space="0" w:color="auto"/>
          </w:divBdr>
        </w:div>
      </w:divsChild>
    </w:div>
    <w:div w:id="1107116846">
      <w:bodyDiv w:val="1"/>
      <w:marLeft w:val="0"/>
      <w:marRight w:val="0"/>
      <w:marTop w:val="0"/>
      <w:marBottom w:val="0"/>
      <w:divBdr>
        <w:top w:val="none" w:sz="0" w:space="0" w:color="auto"/>
        <w:left w:val="none" w:sz="0" w:space="0" w:color="auto"/>
        <w:bottom w:val="none" w:sz="0" w:space="0" w:color="auto"/>
        <w:right w:val="none" w:sz="0" w:space="0" w:color="auto"/>
      </w:divBdr>
    </w:div>
    <w:div w:id="1128472867">
      <w:bodyDiv w:val="1"/>
      <w:marLeft w:val="0"/>
      <w:marRight w:val="0"/>
      <w:marTop w:val="0"/>
      <w:marBottom w:val="0"/>
      <w:divBdr>
        <w:top w:val="none" w:sz="0" w:space="0" w:color="auto"/>
        <w:left w:val="none" w:sz="0" w:space="0" w:color="auto"/>
        <w:bottom w:val="none" w:sz="0" w:space="0" w:color="auto"/>
        <w:right w:val="none" w:sz="0" w:space="0" w:color="auto"/>
      </w:divBdr>
    </w:div>
    <w:div w:id="1137265411">
      <w:bodyDiv w:val="1"/>
      <w:marLeft w:val="0"/>
      <w:marRight w:val="0"/>
      <w:marTop w:val="0"/>
      <w:marBottom w:val="0"/>
      <w:divBdr>
        <w:top w:val="none" w:sz="0" w:space="0" w:color="auto"/>
        <w:left w:val="none" w:sz="0" w:space="0" w:color="auto"/>
        <w:bottom w:val="none" w:sz="0" w:space="0" w:color="auto"/>
        <w:right w:val="none" w:sz="0" w:space="0" w:color="auto"/>
      </w:divBdr>
    </w:div>
    <w:div w:id="1145511357">
      <w:bodyDiv w:val="1"/>
      <w:marLeft w:val="0"/>
      <w:marRight w:val="0"/>
      <w:marTop w:val="0"/>
      <w:marBottom w:val="0"/>
      <w:divBdr>
        <w:top w:val="none" w:sz="0" w:space="0" w:color="auto"/>
        <w:left w:val="none" w:sz="0" w:space="0" w:color="auto"/>
        <w:bottom w:val="none" w:sz="0" w:space="0" w:color="auto"/>
        <w:right w:val="none" w:sz="0" w:space="0" w:color="auto"/>
      </w:divBdr>
    </w:div>
    <w:div w:id="1146095077">
      <w:bodyDiv w:val="1"/>
      <w:marLeft w:val="0"/>
      <w:marRight w:val="0"/>
      <w:marTop w:val="0"/>
      <w:marBottom w:val="0"/>
      <w:divBdr>
        <w:top w:val="none" w:sz="0" w:space="0" w:color="auto"/>
        <w:left w:val="none" w:sz="0" w:space="0" w:color="auto"/>
        <w:bottom w:val="none" w:sz="0" w:space="0" w:color="auto"/>
        <w:right w:val="none" w:sz="0" w:space="0" w:color="auto"/>
      </w:divBdr>
    </w:div>
    <w:div w:id="1200515198">
      <w:bodyDiv w:val="1"/>
      <w:marLeft w:val="0"/>
      <w:marRight w:val="0"/>
      <w:marTop w:val="0"/>
      <w:marBottom w:val="0"/>
      <w:divBdr>
        <w:top w:val="none" w:sz="0" w:space="0" w:color="auto"/>
        <w:left w:val="none" w:sz="0" w:space="0" w:color="auto"/>
        <w:bottom w:val="none" w:sz="0" w:space="0" w:color="auto"/>
        <w:right w:val="none" w:sz="0" w:space="0" w:color="auto"/>
      </w:divBdr>
    </w:div>
    <w:div w:id="1221333001">
      <w:bodyDiv w:val="1"/>
      <w:marLeft w:val="0"/>
      <w:marRight w:val="0"/>
      <w:marTop w:val="0"/>
      <w:marBottom w:val="0"/>
      <w:divBdr>
        <w:top w:val="none" w:sz="0" w:space="0" w:color="auto"/>
        <w:left w:val="none" w:sz="0" w:space="0" w:color="auto"/>
        <w:bottom w:val="none" w:sz="0" w:space="0" w:color="auto"/>
        <w:right w:val="none" w:sz="0" w:space="0" w:color="auto"/>
      </w:divBdr>
      <w:divsChild>
        <w:div w:id="70199346">
          <w:marLeft w:val="640"/>
          <w:marRight w:val="0"/>
          <w:marTop w:val="0"/>
          <w:marBottom w:val="0"/>
          <w:divBdr>
            <w:top w:val="none" w:sz="0" w:space="0" w:color="auto"/>
            <w:left w:val="none" w:sz="0" w:space="0" w:color="auto"/>
            <w:bottom w:val="none" w:sz="0" w:space="0" w:color="auto"/>
            <w:right w:val="none" w:sz="0" w:space="0" w:color="auto"/>
          </w:divBdr>
        </w:div>
        <w:div w:id="582109312">
          <w:marLeft w:val="640"/>
          <w:marRight w:val="0"/>
          <w:marTop w:val="0"/>
          <w:marBottom w:val="0"/>
          <w:divBdr>
            <w:top w:val="none" w:sz="0" w:space="0" w:color="auto"/>
            <w:left w:val="none" w:sz="0" w:space="0" w:color="auto"/>
            <w:bottom w:val="none" w:sz="0" w:space="0" w:color="auto"/>
            <w:right w:val="none" w:sz="0" w:space="0" w:color="auto"/>
          </w:divBdr>
        </w:div>
        <w:div w:id="1802460865">
          <w:marLeft w:val="640"/>
          <w:marRight w:val="0"/>
          <w:marTop w:val="0"/>
          <w:marBottom w:val="0"/>
          <w:divBdr>
            <w:top w:val="none" w:sz="0" w:space="0" w:color="auto"/>
            <w:left w:val="none" w:sz="0" w:space="0" w:color="auto"/>
            <w:bottom w:val="none" w:sz="0" w:space="0" w:color="auto"/>
            <w:right w:val="none" w:sz="0" w:space="0" w:color="auto"/>
          </w:divBdr>
        </w:div>
        <w:div w:id="1021590224">
          <w:marLeft w:val="640"/>
          <w:marRight w:val="0"/>
          <w:marTop w:val="0"/>
          <w:marBottom w:val="0"/>
          <w:divBdr>
            <w:top w:val="none" w:sz="0" w:space="0" w:color="auto"/>
            <w:left w:val="none" w:sz="0" w:space="0" w:color="auto"/>
            <w:bottom w:val="none" w:sz="0" w:space="0" w:color="auto"/>
            <w:right w:val="none" w:sz="0" w:space="0" w:color="auto"/>
          </w:divBdr>
        </w:div>
        <w:div w:id="1753118566">
          <w:marLeft w:val="640"/>
          <w:marRight w:val="0"/>
          <w:marTop w:val="0"/>
          <w:marBottom w:val="0"/>
          <w:divBdr>
            <w:top w:val="none" w:sz="0" w:space="0" w:color="auto"/>
            <w:left w:val="none" w:sz="0" w:space="0" w:color="auto"/>
            <w:bottom w:val="none" w:sz="0" w:space="0" w:color="auto"/>
            <w:right w:val="none" w:sz="0" w:space="0" w:color="auto"/>
          </w:divBdr>
        </w:div>
        <w:div w:id="789864316">
          <w:marLeft w:val="640"/>
          <w:marRight w:val="0"/>
          <w:marTop w:val="0"/>
          <w:marBottom w:val="0"/>
          <w:divBdr>
            <w:top w:val="none" w:sz="0" w:space="0" w:color="auto"/>
            <w:left w:val="none" w:sz="0" w:space="0" w:color="auto"/>
            <w:bottom w:val="none" w:sz="0" w:space="0" w:color="auto"/>
            <w:right w:val="none" w:sz="0" w:space="0" w:color="auto"/>
          </w:divBdr>
        </w:div>
        <w:div w:id="703597823">
          <w:marLeft w:val="640"/>
          <w:marRight w:val="0"/>
          <w:marTop w:val="0"/>
          <w:marBottom w:val="0"/>
          <w:divBdr>
            <w:top w:val="none" w:sz="0" w:space="0" w:color="auto"/>
            <w:left w:val="none" w:sz="0" w:space="0" w:color="auto"/>
            <w:bottom w:val="none" w:sz="0" w:space="0" w:color="auto"/>
            <w:right w:val="none" w:sz="0" w:space="0" w:color="auto"/>
          </w:divBdr>
        </w:div>
        <w:div w:id="263267432">
          <w:marLeft w:val="640"/>
          <w:marRight w:val="0"/>
          <w:marTop w:val="0"/>
          <w:marBottom w:val="0"/>
          <w:divBdr>
            <w:top w:val="none" w:sz="0" w:space="0" w:color="auto"/>
            <w:left w:val="none" w:sz="0" w:space="0" w:color="auto"/>
            <w:bottom w:val="none" w:sz="0" w:space="0" w:color="auto"/>
            <w:right w:val="none" w:sz="0" w:space="0" w:color="auto"/>
          </w:divBdr>
        </w:div>
        <w:div w:id="951135212">
          <w:marLeft w:val="640"/>
          <w:marRight w:val="0"/>
          <w:marTop w:val="0"/>
          <w:marBottom w:val="0"/>
          <w:divBdr>
            <w:top w:val="none" w:sz="0" w:space="0" w:color="auto"/>
            <w:left w:val="none" w:sz="0" w:space="0" w:color="auto"/>
            <w:bottom w:val="none" w:sz="0" w:space="0" w:color="auto"/>
            <w:right w:val="none" w:sz="0" w:space="0" w:color="auto"/>
          </w:divBdr>
        </w:div>
        <w:div w:id="2132092513">
          <w:marLeft w:val="640"/>
          <w:marRight w:val="0"/>
          <w:marTop w:val="0"/>
          <w:marBottom w:val="0"/>
          <w:divBdr>
            <w:top w:val="none" w:sz="0" w:space="0" w:color="auto"/>
            <w:left w:val="none" w:sz="0" w:space="0" w:color="auto"/>
            <w:bottom w:val="none" w:sz="0" w:space="0" w:color="auto"/>
            <w:right w:val="none" w:sz="0" w:space="0" w:color="auto"/>
          </w:divBdr>
        </w:div>
        <w:div w:id="2034110832">
          <w:marLeft w:val="640"/>
          <w:marRight w:val="0"/>
          <w:marTop w:val="0"/>
          <w:marBottom w:val="0"/>
          <w:divBdr>
            <w:top w:val="none" w:sz="0" w:space="0" w:color="auto"/>
            <w:left w:val="none" w:sz="0" w:space="0" w:color="auto"/>
            <w:bottom w:val="none" w:sz="0" w:space="0" w:color="auto"/>
            <w:right w:val="none" w:sz="0" w:space="0" w:color="auto"/>
          </w:divBdr>
        </w:div>
        <w:div w:id="198980281">
          <w:marLeft w:val="640"/>
          <w:marRight w:val="0"/>
          <w:marTop w:val="0"/>
          <w:marBottom w:val="0"/>
          <w:divBdr>
            <w:top w:val="none" w:sz="0" w:space="0" w:color="auto"/>
            <w:left w:val="none" w:sz="0" w:space="0" w:color="auto"/>
            <w:bottom w:val="none" w:sz="0" w:space="0" w:color="auto"/>
            <w:right w:val="none" w:sz="0" w:space="0" w:color="auto"/>
          </w:divBdr>
        </w:div>
        <w:div w:id="1736969834">
          <w:marLeft w:val="640"/>
          <w:marRight w:val="0"/>
          <w:marTop w:val="0"/>
          <w:marBottom w:val="0"/>
          <w:divBdr>
            <w:top w:val="none" w:sz="0" w:space="0" w:color="auto"/>
            <w:left w:val="none" w:sz="0" w:space="0" w:color="auto"/>
            <w:bottom w:val="none" w:sz="0" w:space="0" w:color="auto"/>
            <w:right w:val="none" w:sz="0" w:space="0" w:color="auto"/>
          </w:divBdr>
        </w:div>
        <w:div w:id="296566115">
          <w:marLeft w:val="640"/>
          <w:marRight w:val="0"/>
          <w:marTop w:val="0"/>
          <w:marBottom w:val="0"/>
          <w:divBdr>
            <w:top w:val="none" w:sz="0" w:space="0" w:color="auto"/>
            <w:left w:val="none" w:sz="0" w:space="0" w:color="auto"/>
            <w:bottom w:val="none" w:sz="0" w:space="0" w:color="auto"/>
            <w:right w:val="none" w:sz="0" w:space="0" w:color="auto"/>
          </w:divBdr>
        </w:div>
        <w:div w:id="539897359">
          <w:marLeft w:val="640"/>
          <w:marRight w:val="0"/>
          <w:marTop w:val="0"/>
          <w:marBottom w:val="0"/>
          <w:divBdr>
            <w:top w:val="none" w:sz="0" w:space="0" w:color="auto"/>
            <w:left w:val="none" w:sz="0" w:space="0" w:color="auto"/>
            <w:bottom w:val="none" w:sz="0" w:space="0" w:color="auto"/>
            <w:right w:val="none" w:sz="0" w:space="0" w:color="auto"/>
          </w:divBdr>
        </w:div>
        <w:div w:id="340548741">
          <w:marLeft w:val="640"/>
          <w:marRight w:val="0"/>
          <w:marTop w:val="0"/>
          <w:marBottom w:val="0"/>
          <w:divBdr>
            <w:top w:val="none" w:sz="0" w:space="0" w:color="auto"/>
            <w:left w:val="none" w:sz="0" w:space="0" w:color="auto"/>
            <w:bottom w:val="none" w:sz="0" w:space="0" w:color="auto"/>
            <w:right w:val="none" w:sz="0" w:space="0" w:color="auto"/>
          </w:divBdr>
        </w:div>
        <w:div w:id="3091545">
          <w:marLeft w:val="640"/>
          <w:marRight w:val="0"/>
          <w:marTop w:val="0"/>
          <w:marBottom w:val="0"/>
          <w:divBdr>
            <w:top w:val="none" w:sz="0" w:space="0" w:color="auto"/>
            <w:left w:val="none" w:sz="0" w:space="0" w:color="auto"/>
            <w:bottom w:val="none" w:sz="0" w:space="0" w:color="auto"/>
            <w:right w:val="none" w:sz="0" w:space="0" w:color="auto"/>
          </w:divBdr>
        </w:div>
        <w:div w:id="2029330925">
          <w:marLeft w:val="640"/>
          <w:marRight w:val="0"/>
          <w:marTop w:val="0"/>
          <w:marBottom w:val="0"/>
          <w:divBdr>
            <w:top w:val="none" w:sz="0" w:space="0" w:color="auto"/>
            <w:left w:val="none" w:sz="0" w:space="0" w:color="auto"/>
            <w:bottom w:val="none" w:sz="0" w:space="0" w:color="auto"/>
            <w:right w:val="none" w:sz="0" w:space="0" w:color="auto"/>
          </w:divBdr>
        </w:div>
        <w:div w:id="492373216">
          <w:marLeft w:val="640"/>
          <w:marRight w:val="0"/>
          <w:marTop w:val="0"/>
          <w:marBottom w:val="0"/>
          <w:divBdr>
            <w:top w:val="none" w:sz="0" w:space="0" w:color="auto"/>
            <w:left w:val="none" w:sz="0" w:space="0" w:color="auto"/>
            <w:bottom w:val="none" w:sz="0" w:space="0" w:color="auto"/>
            <w:right w:val="none" w:sz="0" w:space="0" w:color="auto"/>
          </w:divBdr>
        </w:div>
        <w:div w:id="389698150">
          <w:marLeft w:val="640"/>
          <w:marRight w:val="0"/>
          <w:marTop w:val="0"/>
          <w:marBottom w:val="0"/>
          <w:divBdr>
            <w:top w:val="none" w:sz="0" w:space="0" w:color="auto"/>
            <w:left w:val="none" w:sz="0" w:space="0" w:color="auto"/>
            <w:bottom w:val="none" w:sz="0" w:space="0" w:color="auto"/>
            <w:right w:val="none" w:sz="0" w:space="0" w:color="auto"/>
          </w:divBdr>
        </w:div>
        <w:div w:id="1181970088">
          <w:marLeft w:val="640"/>
          <w:marRight w:val="0"/>
          <w:marTop w:val="0"/>
          <w:marBottom w:val="0"/>
          <w:divBdr>
            <w:top w:val="none" w:sz="0" w:space="0" w:color="auto"/>
            <w:left w:val="none" w:sz="0" w:space="0" w:color="auto"/>
            <w:bottom w:val="none" w:sz="0" w:space="0" w:color="auto"/>
            <w:right w:val="none" w:sz="0" w:space="0" w:color="auto"/>
          </w:divBdr>
        </w:div>
        <w:div w:id="1252735117">
          <w:marLeft w:val="640"/>
          <w:marRight w:val="0"/>
          <w:marTop w:val="0"/>
          <w:marBottom w:val="0"/>
          <w:divBdr>
            <w:top w:val="none" w:sz="0" w:space="0" w:color="auto"/>
            <w:left w:val="none" w:sz="0" w:space="0" w:color="auto"/>
            <w:bottom w:val="none" w:sz="0" w:space="0" w:color="auto"/>
            <w:right w:val="none" w:sz="0" w:space="0" w:color="auto"/>
          </w:divBdr>
        </w:div>
        <w:div w:id="323702493">
          <w:marLeft w:val="640"/>
          <w:marRight w:val="0"/>
          <w:marTop w:val="0"/>
          <w:marBottom w:val="0"/>
          <w:divBdr>
            <w:top w:val="none" w:sz="0" w:space="0" w:color="auto"/>
            <w:left w:val="none" w:sz="0" w:space="0" w:color="auto"/>
            <w:bottom w:val="none" w:sz="0" w:space="0" w:color="auto"/>
            <w:right w:val="none" w:sz="0" w:space="0" w:color="auto"/>
          </w:divBdr>
        </w:div>
        <w:div w:id="265234033">
          <w:marLeft w:val="640"/>
          <w:marRight w:val="0"/>
          <w:marTop w:val="0"/>
          <w:marBottom w:val="0"/>
          <w:divBdr>
            <w:top w:val="none" w:sz="0" w:space="0" w:color="auto"/>
            <w:left w:val="none" w:sz="0" w:space="0" w:color="auto"/>
            <w:bottom w:val="none" w:sz="0" w:space="0" w:color="auto"/>
            <w:right w:val="none" w:sz="0" w:space="0" w:color="auto"/>
          </w:divBdr>
        </w:div>
        <w:div w:id="1174958120">
          <w:marLeft w:val="640"/>
          <w:marRight w:val="0"/>
          <w:marTop w:val="0"/>
          <w:marBottom w:val="0"/>
          <w:divBdr>
            <w:top w:val="none" w:sz="0" w:space="0" w:color="auto"/>
            <w:left w:val="none" w:sz="0" w:space="0" w:color="auto"/>
            <w:bottom w:val="none" w:sz="0" w:space="0" w:color="auto"/>
            <w:right w:val="none" w:sz="0" w:space="0" w:color="auto"/>
          </w:divBdr>
        </w:div>
        <w:div w:id="1294754982">
          <w:marLeft w:val="640"/>
          <w:marRight w:val="0"/>
          <w:marTop w:val="0"/>
          <w:marBottom w:val="0"/>
          <w:divBdr>
            <w:top w:val="none" w:sz="0" w:space="0" w:color="auto"/>
            <w:left w:val="none" w:sz="0" w:space="0" w:color="auto"/>
            <w:bottom w:val="none" w:sz="0" w:space="0" w:color="auto"/>
            <w:right w:val="none" w:sz="0" w:space="0" w:color="auto"/>
          </w:divBdr>
        </w:div>
        <w:div w:id="1332442130">
          <w:marLeft w:val="640"/>
          <w:marRight w:val="0"/>
          <w:marTop w:val="0"/>
          <w:marBottom w:val="0"/>
          <w:divBdr>
            <w:top w:val="none" w:sz="0" w:space="0" w:color="auto"/>
            <w:left w:val="none" w:sz="0" w:space="0" w:color="auto"/>
            <w:bottom w:val="none" w:sz="0" w:space="0" w:color="auto"/>
            <w:right w:val="none" w:sz="0" w:space="0" w:color="auto"/>
          </w:divBdr>
        </w:div>
        <w:div w:id="2105492432">
          <w:marLeft w:val="640"/>
          <w:marRight w:val="0"/>
          <w:marTop w:val="0"/>
          <w:marBottom w:val="0"/>
          <w:divBdr>
            <w:top w:val="none" w:sz="0" w:space="0" w:color="auto"/>
            <w:left w:val="none" w:sz="0" w:space="0" w:color="auto"/>
            <w:bottom w:val="none" w:sz="0" w:space="0" w:color="auto"/>
            <w:right w:val="none" w:sz="0" w:space="0" w:color="auto"/>
          </w:divBdr>
        </w:div>
        <w:div w:id="272593075">
          <w:marLeft w:val="640"/>
          <w:marRight w:val="0"/>
          <w:marTop w:val="0"/>
          <w:marBottom w:val="0"/>
          <w:divBdr>
            <w:top w:val="none" w:sz="0" w:space="0" w:color="auto"/>
            <w:left w:val="none" w:sz="0" w:space="0" w:color="auto"/>
            <w:bottom w:val="none" w:sz="0" w:space="0" w:color="auto"/>
            <w:right w:val="none" w:sz="0" w:space="0" w:color="auto"/>
          </w:divBdr>
        </w:div>
        <w:div w:id="526986718">
          <w:marLeft w:val="640"/>
          <w:marRight w:val="0"/>
          <w:marTop w:val="0"/>
          <w:marBottom w:val="0"/>
          <w:divBdr>
            <w:top w:val="none" w:sz="0" w:space="0" w:color="auto"/>
            <w:left w:val="none" w:sz="0" w:space="0" w:color="auto"/>
            <w:bottom w:val="none" w:sz="0" w:space="0" w:color="auto"/>
            <w:right w:val="none" w:sz="0" w:space="0" w:color="auto"/>
          </w:divBdr>
        </w:div>
        <w:div w:id="895702148">
          <w:marLeft w:val="640"/>
          <w:marRight w:val="0"/>
          <w:marTop w:val="0"/>
          <w:marBottom w:val="0"/>
          <w:divBdr>
            <w:top w:val="none" w:sz="0" w:space="0" w:color="auto"/>
            <w:left w:val="none" w:sz="0" w:space="0" w:color="auto"/>
            <w:bottom w:val="none" w:sz="0" w:space="0" w:color="auto"/>
            <w:right w:val="none" w:sz="0" w:space="0" w:color="auto"/>
          </w:divBdr>
        </w:div>
        <w:div w:id="2101100561">
          <w:marLeft w:val="640"/>
          <w:marRight w:val="0"/>
          <w:marTop w:val="0"/>
          <w:marBottom w:val="0"/>
          <w:divBdr>
            <w:top w:val="none" w:sz="0" w:space="0" w:color="auto"/>
            <w:left w:val="none" w:sz="0" w:space="0" w:color="auto"/>
            <w:bottom w:val="none" w:sz="0" w:space="0" w:color="auto"/>
            <w:right w:val="none" w:sz="0" w:space="0" w:color="auto"/>
          </w:divBdr>
        </w:div>
        <w:div w:id="1602640703">
          <w:marLeft w:val="640"/>
          <w:marRight w:val="0"/>
          <w:marTop w:val="0"/>
          <w:marBottom w:val="0"/>
          <w:divBdr>
            <w:top w:val="none" w:sz="0" w:space="0" w:color="auto"/>
            <w:left w:val="none" w:sz="0" w:space="0" w:color="auto"/>
            <w:bottom w:val="none" w:sz="0" w:space="0" w:color="auto"/>
            <w:right w:val="none" w:sz="0" w:space="0" w:color="auto"/>
          </w:divBdr>
        </w:div>
        <w:div w:id="904148709">
          <w:marLeft w:val="640"/>
          <w:marRight w:val="0"/>
          <w:marTop w:val="0"/>
          <w:marBottom w:val="0"/>
          <w:divBdr>
            <w:top w:val="none" w:sz="0" w:space="0" w:color="auto"/>
            <w:left w:val="none" w:sz="0" w:space="0" w:color="auto"/>
            <w:bottom w:val="none" w:sz="0" w:space="0" w:color="auto"/>
            <w:right w:val="none" w:sz="0" w:space="0" w:color="auto"/>
          </w:divBdr>
        </w:div>
        <w:div w:id="226494610">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435637744">
          <w:marLeft w:val="640"/>
          <w:marRight w:val="0"/>
          <w:marTop w:val="0"/>
          <w:marBottom w:val="0"/>
          <w:divBdr>
            <w:top w:val="none" w:sz="0" w:space="0" w:color="auto"/>
            <w:left w:val="none" w:sz="0" w:space="0" w:color="auto"/>
            <w:bottom w:val="none" w:sz="0" w:space="0" w:color="auto"/>
            <w:right w:val="none" w:sz="0" w:space="0" w:color="auto"/>
          </w:divBdr>
        </w:div>
        <w:div w:id="1473867246">
          <w:marLeft w:val="640"/>
          <w:marRight w:val="0"/>
          <w:marTop w:val="0"/>
          <w:marBottom w:val="0"/>
          <w:divBdr>
            <w:top w:val="none" w:sz="0" w:space="0" w:color="auto"/>
            <w:left w:val="none" w:sz="0" w:space="0" w:color="auto"/>
            <w:bottom w:val="none" w:sz="0" w:space="0" w:color="auto"/>
            <w:right w:val="none" w:sz="0" w:space="0" w:color="auto"/>
          </w:divBdr>
        </w:div>
        <w:div w:id="1499732206">
          <w:marLeft w:val="640"/>
          <w:marRight w:val="0"/>
          <w:marTop w:val="0"/>
          <w:marBottom w:val="0"/>
          <w:divBdr>
            <w:top w:val="none" w:sz="0" w:space="0" w:color="auto"/>
            <w:left w:val="none" w:sz="0" w:space="0" w:color="auto"/>
            <w:bottom w:val="none" w:sz="0" w:space="0" w:color="auto"/>
            <w:right w:val="none" w:sz="0" w:space="0" w:color="auto"/>
          </w:divBdr>
        </w:div>
        <w:div w:id="47461091">
          <w:marLeft w:val="640"/>
          <w:marRight w:val="0"/>
          <w:marTop w:val="0"/>
          <w:marBottom w:val="0"/>
          <w:divBdr>
            <w:top w:val="none" w:sz="0" w:space="0" w:color="auto"/>
            <w:left w:val="none" w:sz="0" w:space="0" w:color="auto"/>
            <w:bottom w:val="none" w:sz="0" w:space="0" w:color="auto"/>
            <w:right w:val="none" w:sz="0" w:space="0" w:color="auto"/>
          </w:divBdr>
        </w:div>
        <w:div w:id="1420982086">
          <w:marLeft w:val="640"/>
          <w:marRight w:val="0"/>
          <w:marTop w:val="0"/>
          <w:marBottom w:val="0"/>
          <w:divBdr>
            <w:top w:val="none" w:sz="0" w:space="0" w:color="auto"/>
            <w:left w:val="none" w:sz="0" w:space="0" w:color="auto"/>
            <w:bottom w:val="none" w:sz="0" w:space="0" w:color="auto"/>
            <w:right w:val="none" w:sz="0" w:space="0" w:color="auto"/>
          </w:divBdr>
        </w:div>
        <w:div w:id="1766922853">
          <w:marLeft w:val="640"/>
          <w:marRight w:val="0"/>
          <w:marTop w:val="0"/>
          <w:marBottom w:val="0"/>
          <w:divBdr>
            <w:top w:val="none" w:sz="0" w:space="0" w:color="auto"/>
            <w:left w:val="none" w:sz="0" w:space="0" w:color="auto"/>
            <w:bottom w:val="none" w:sz="0" w:space="0" w:color="auto"/>
            <w:right w:val="none" w:sz="0" w:space="0" w:color="auto"/>
          </w:divBdr>
        </w:div>
        <w:div w:id="368846360">
          <w:marLeft w:val="640"/>
          <w:marRight w:val="0"/>
          <w:marTop w:val="0"/>
          <w:marBottom w:val="0"/>
          <w:divBdr>
            <w:top w:val="none" w:sz="0" w:space="0" w:color="auto"/>
            <w:left w:val="none" w:sz="0" w:space="0" w:color="auto"/>
            <w:bottom w:val="none" w:sz="0" w:space="0" w:color="auto"/>
            <w:right w:val="none" w:sz="0" w:space="0" w:color="auto"/>
          </w:divBdr>
        </w:div>
        <w:div w:id="1996296093">
          <w:marLeft w:val="640"/>
          <w:marRight w:val="0"/>
          <w:marTop w:val="0"/>
          <w:marBottom w:val="0"/>
          <w:divBdr>
            <w:top w:val="none" w:sz="0" w:space="0" w:color="auto"/>
            <w:left w:val="none" w:sz="0" w:space="0" w:color="auto"/>
            <w:bottom w:val="none" w:sz="0" w:space="0" w:color="auto"/>
            <w:right w:val="none" w:sz="0" w:space="0" w:color="auto"/>
          </w:divBdr>
        </w:div>
        <w:div w:id="177430680">
          <w:marLeft w:val="640"/>
          <w:marRight w:val="0"/>
          <w:marTop w:val="0"/>
          <w:marBottom w:val="0"/>
          <w:divBdr>
            <w:top w:val="none" w:sz="0" w:space="0" w:color="auto"/>
            <w:left w:val="none" w:sz="0" w:space="0" w:color="auto"/>
            <w:bottom w:val="none" w:sz="0" w:space="0" w:color="auto"/>
            <w:right w:val="none" w:sz="0" w:space="0" w:color="auto"/>
          </w:divBdr>
        </w:div>
        <w:div w:id="1111899971">
          <w:marLeft w:val="640"/>
          <w:marRight w:val="0"/>
          <w:marTop w:val="0"/>
          <w:marBottom w:val="0"/>
          <w:divBdr>
            <w:top w:val="none" w:sz="0" w:space="0" w:color="auto"/>
            <w:left w:val="none" w:sz="0" w:space="0" w:color="auto"/>
            <w:bottom w:val="none" w:sz="0" w:space="0" w:color="auto"/>
            <w:right w:val="none" w:sz="0" w:space="0" w:color="auto"/>
          </w:divBdr>
        </w:div>
        <w:div w:id="2044985618">
          <w:marLeft w:val="640"/>
          <w:marRight w:val="0"/>
          <w:marTop w:val="0"/>
          <w:marBottom w:val="0"/>
          <w:divBdr>
            <w:top w:val="none" w:sz="0" w:space="0" w:color="auto"/>
            <w:left w:val="none" w:sz="0" w:space="0" w:color="auto"/>
            <w:bottom w:val="none" w:sz="0" w:space="0" w:color="auto"/>
            <w:right w:val="none" w:sz="0" w:space="0" w:color="auto"/>
          </w:divBdr>
        </w:div>
        <w:div w:id="617682828">
          <w:marLeft w:val="640"/>
          <w:marRight w:val="0"/>
          <w:marTop w:val="0"/>
          <w:marBottom w:val="0"/>
          <w:divBdr>
            <w:top w:val="none" w:sz="0" w:space="0" w:color="auto"/>
            <w:left w:val="none" w:sz="0" w:space="0" w:color="auto"/>
            <w:bottom w:val="none" w:sz="0" w:space="0" w:color="auto"/>
            <w:right w:val="none" w:sz="0" w:space="0" w:color="auto"/>
          </w:divBdr>
        </w:div>
        <w:div w:id="1648778809">
          <w:marLeft w:val="640"/>
          <w:marRight w:val="0"/>
          <w:marTop w:val="0"/>
          <w:marBottom w:val="0"/>
          <w:divBdr>
            <w:top w:val="none" w:sz="0" w:space="0" w:color="auto"/>
            <w:left w:val="none" w:sz="0" w:space="0" w:color="auto"/>
            <w:bottom w:val="none" w:sz="0" w:space="0" w:color="auto"/>
            <w:right w:val="none" w:sz="0" w:space="0" w:color="auto"/>
          </w:divBdr>
        </w:div>
        <w:div w:id="1278565245">
          <w:marLeft w:val="640"/>
          <w:marRight w:val="0"/>
          <w:marTop w:val="0"/>
          <w:marBottom w:val="0"/>
          <w:divBdr>
            <w:top w:val="none" w:sz="0" w:space="0" w:color="auto"/>
            <w:left w:val="none" w:sz="0" w:space="0" w:color="auto"/>
            <w:bottom w:val="none" w:sz="0" w:space="0" w:color="auto"/>
            <w:right w:val="none" w:sz="0" w:space="0" w:color="auto"/>
          </w:divBdr>
        </w:div>
        <w:div w:id="2366163">
          <w:marLeft w:val="640"/>
          <w:marRight w:val="0"/>
          <w:marTop w:val="0"/>
          <w:marBottom w:val="0"/>
          <w:divBdr>
            <w:top w:val="none" w:sz="0" w:space="0" w:color="auto"/>
            <w:left w:val="none" w:sz="0" w:space="0" w:color="auto"/>
            <w:bottom w:val="none" w:sz="0" w:space="0" w:color="auto"/>
            <w:right w:val="none" w:sz="0" w:space="0" w:color="auto"/>
          </w:divBdr>
        </w:div>
        <w:div w:id="404228658">
          <w:marLeft w:val="640"/>
          <w:marRight w:val="0"/>
          <w:marTop w:val="0"/>
          <w:marBottom w:val="0"/>
          <w:divBdr>
            <w:top w:val="none" w:sz="0" w:space="0" w:color="auto"/>
            <w:left w:val="none" w:sz="0" w:space="0" w:color="auto"/>
            <w:bottom w:val="none" w:sz="0" w:space="0" w:color="auto"/>
            <w:right w:val="none" w:sz="0" w:space="0" w:color="auto"/>
          </w:divBdr>
        </w:div>
        <w:div w:id="460420720">
          <w:marLeft w:val="640"/>
          <w:marRight w:val="0"/>
          <w:marTop w:val="0"/>
          <w:marBottom w:val="0"/>
          <w:divBdr>
            <w:top w:val="none" w:sz="0" w:space="0" w:color="auto"/>
            <w:left w:val="none" w:sz="0" w:space="0" w:color="auto"/>
            <w:bottom w:val="none" w:sz="0" w:space="0" w:color="auto"/>
            <w:right w:val="none" w:sz="0" w:space="0" w:color="auto"/>
          </w:divBdr>
        </w:div>
        <w:div w:id="1530070996">
          <w:marLeft w:val="640"/>
          <w:marRight w:val="0"/>
          <w:marTop w:val="0"/>
          <w:marBottom w:val="0"/>
          <w:divBdr>
            <w:top w:val="none" w:sz="0" w:space="0" w:color="auto"/>
            <w:left w:val="none" w:sz="0" w:space="0" w:color="auto"/>
            <w:bottom w:val="none" w:sz="0" w:space="0" w:color="auto"/>
            <w:right w:val="none" w:sz="0" w:space="0" w:color="auto"/>
          </w:divBdr>
        </w:div>
        <w:div w:id="1715545510">
          <w:marLeft w:val="640"/>
          <w:marRight w:val="0"/>
          <w:marTop w:val="0"/>
          <w:marBottom w:val="0"/>
          <w:divBdr>
            <w:top w:val="none" w:sz="0" w:space="0" w:color="auto"/>
            <w:left w:val="none" w:sz="0" w:space="0" w:color="auto"/>
            <w:bottom w:val="none" w:sz="0" w:space="0" w:color="auto"/>
            <w:right w:val="none" w:sz="0" w:space="0" w:color="auto"/>
          </w:divBdr>
        </w:div>
        <w:div w:id="1708682242">
          <w:marLeft w:val="640"/>
          <w:marRight w:val="0"/>
          <w:marTop w:val="0"/>
          <w:marBottom w:val="0"/>
          <w:divBdr>
            <w:top w:val="none" w:sz="0" w:space="0" w:color="auto"/>
            <w:left w:val="none" w:sz="0" w:space="0" w:color="auto"/>
            <w:bottom w:val="none" w:sz="0" w:space="0" w:color="auto"/>
            <w:right w:val="none" w:sz="0" w:space="0" w:color="auto"/>
          </w:divBdr>
        </w:div>
        <w:div w:id="777607741">
          <w:marLeft w:val="640"/>
          <w:marRight w:val="0"/>
          <w:marTop w:val="0"/>
          <w:marBottom w:val="0"/>
          <w:divBdr>
            <w:top w:val="none" w:sz="0" w:space="0" w:color="auto"/>
            <w:left w:val="none" w:sz="0" w:space="0" w:color="auto"/>
            <w:bottom w:val="none" w:sz="0" w:space="0" w:color="auto"/>
            <w:right w:val="none" w:sz="0" w:space="0" w:color="auto"/>
          </w:divBdr>
        </w:div>
        <w:div w:id="1839535590">
          <w:marLeft w:val="640"/>
          <w:marRight w:val="0"/>
          <w:marTop w:val="0"/>
          <w:marBottom w:val="0"/>
          <w:divBdr>
            <w:top w:val="none" w:sz="0" w:space="0" w:color="auto"/>
            <w:left w:val="none" w:sz="0" w:space="0" w:color="auto"/>
            <w:bottom w:val="none" w:sz="0" w:space="0" w:color="auto"/>
            <w:right w:val="none" w:sz="0" w:space="0" w:color="auto"/>
          </w:divBdr>
        </w:div>
        <w:div w:id="399986314">
          <w:marLeft w:val="640"/>
          <w:marRight w:val="0"/>
          <w:marTop w:val="0"/>
          <w:marBottom w:val="0"/>
          <w:divBdr>
            <w:top w:val="none" w:sz="0" w:space="0" w:color="auto"/>
            <w:left w:val="none" w:sz="0" w:space="0" w:color="auto"/>
            <w:bottom w:val="none" w:sz="0" w:space="0" w:color="auto"/>
            <w:right w:val="none" w:sz="0" w:space="0" w:color="auto"/>
          </w:divBdr>
        </w:div>
        <w:div w:id="382020769">
          <w:marLeft w:val="640"/>
          <w:marRight w:val="0"/>
          <w:marTop w:val="0"/>
          <w:marBottom w:val="0"/>
          <w:divBdr>
            <w:top w:val="none" w:sz="0" w:space="0" w:color="auto"/>
            <w:left w:val="none" w:sz="0" w:space="0" w:color="auto"/>
            <w:bottom w:val="none" w:sz="0" w:space="0" w:color="auto"/>
            <w:right w:val="none" w:sz="0" w:space="0" w:color="auto"/>
          </w:divBdr>
        </w:div>
        <w:div w:id="787890375">
          <w:marLeft w:val="640"/>
          <w:marRight w:val="0"/>
          <w:marTop w:val="0"/>
          <w:marBottom w:val="0"/>
          <w:divBdr>
            <w:top w:val="none" w:sz="0" w:space="0" w:color="auto"/>
            <w:left w:val="none" w:sz="0" w:space="0" w:color="auto"/>
            <w:bottom w:val="none" w:sz="0" w:space="0" w:color="auto"/>
            <w:right w:val="none" w:sz="0" w:space="0" w:color="auto"/>
          </w:divBdr>
        </w:div>
        <w:div w:id="646519715">
          <w:marLeft w:val="640"/>
          <w:marRight w:val="0"/>
          <w:marTop w:val="0"/>
          <w:marBottom w:val="0"/>
          <w:divBdr>
            <w:top w:val="none" w:sz="0" w:space="0" w:color="auto"/>
            <w:left w:val="none" w:sz="0" w:space="0" w:color="auto"/>
            <w:bottom w:val="none" w:sz="0" w:space="0" w:color="auto"/>
            <w:right w:val="none" w:sz="0" w:space="0" w:color="auto"/>
          </w:divBdr>
        </w:div>
        <w:div w:id="1204321635">
          <w:marLeft w:val="640"/>
          <w:marRight w:val="0"/>
          <w:marTop w:val="0"/>
          <w:marBottom w:val="0"/>
          <w:divBdr>
            <w:top w:val="none" w:sz="0" w:space="0" w:color="auto"/>
            <w:left w:val="none" w:sz="0" w:space="0" w:color="auto"/>
            <w:bottom w:val="none" w:sz="0" w:space="0" w:color="auto"/>
            <w:right w:val="none" w:sz="0" w:space="0" w:color="auto"/>
          </w:divBdr>
        </w:div>
        <w:div w:id="1721242853">
          <w:marLeft w:val="640"/>
          <w:marRight w:val="0"/>
          <w:marTop w:val="0"/>
          <w:marBottom w:val="0"/>
          <w:divBdr>
            <w:top w:val="none" w:sz="0" w:space="0" w:color="auto"/>
            <w:left w:val="none" w:sz="0" w:space="0" w:color="auto"/>
            <w:bottom w:val="none" w:sz="0" w:space="0" w:color="auto"/>
            <w:right w:val="none" w:sz="0" w:space="0" w:color="auto"/>
          </w:divBdr>
        </w:div>
        <w:div w:id="333456629">
          <w:marLeft w:val="640"/>
          <w:marRight w:val="0"/>
          <w:marTop w:val="0"/>
          <w:marBottom w:val="0"/>
          <w:divBdr>
            <w:top w:val="none" w:sz="0" w:space="0" w:color="auto"/>
            <w:left w:val="none" w:sz="0" w:space="0" w:color="auto"/>
            <w:bottom w:val="none" w:sz="0" w:space="0" w:color="auto"/>
            <w:right w:val="none" w:sz="0" w:space="0" w:color="auto"/>
          </w:divBdr>
        </w:div>
        <w:div w:id="1793938933">
          <w:marLeft w:val="640"/>
          <w:marRight w:val="0"/>
          <w:marTop w:val="0"/>
          <w:marBottom w:val="0"/>
          <w:divBdr>
            <w:top w:val="none" w:sz="0" w:space="0" w:color="auto"/>
            <w:left w:val="none" w:sz="0" w:space="0" w:color="auto"/>
            <w:bottom w:val="none" w:sz="0" w:space="0" w:color="auto"/>
            <w:right w:val="none" w:sz="0" w:space="0" w:color="auto"/>
          </w:divBdr>
        </w:div>
        <w:div w:id="725110212">
          <w:marLeft w:val="640"/>
          <w:marRight w:val="0"/>
          <w:marTop w:val="0"/>
          <w:marBottom w:val="0"/>
          <w:divBdr>
            <w:top w:val="none" w:sz="0" w:space="0" w:color="auto"/>
            <w:left w:val="none" w:sz="0" w:space="0" w:color="auto"/>
            <w:bottom w:val="none" w:sz="0" w:space="0" w:color="auto"/>
            <w:right w:val="none" w:sz="0" w:space="0" w:color="auto"/>
          </w:divBdr>
        </w:div>
        <w:div w:id="2144804231">
          <w:marLeft w:val="640"/>
          <w:marRight w:val="0"/>
          <w:marTop w:val="0"/>
          <w:marBottom w:val="0"/>
          <w:divBdr>
            <w:top w:val="none" w:sz="0" w:space="0" w:color="auto"/>
            <w:left w:val="none" w:sz="0" w:space="0" w:color="auto"/>
            <w:bottom w:val="none" w:sz="0" w:space="0" w:color="auto"/>
            <w:right w:val="none" w:sz="0" w:space="0" w:color="auto"/>
          </w:divBdr>
        </w:div>
        <w:div w:id="1553272018">
          <w:marLeft w:val="640"/>
          <w:marRight w:val="0"/>
          <w:marTop w:val="0"/>
          <w:marBottom w:val="0"/>
          <w:divBdr>
            <w:top w:val="none" w:sz="0" w:space="0" w:color="auto"/>
            <w:left w:val="none" w:sz="0" w:space="0" w:color="auto"/>
            <w:bottom w:val="none" w:sz="0" w:space="0" w:color="auto"/>
            <w:right w:val="none" w:sz="0" w:space="0" w:color="auto"/>
          </w:divBdr>
        </w:div>
        <w:div w:id="1349596203">
          <w:marLeft w:val="640"/>
          <w:marRight w:val="0"/>
          <w:marTop w:val="0"/>
          <w:marBottom w:val="0"/>
          <w:divBdr>
            <w:top w:val="none" w:sz="0" w:space="0" w:color="auto"/>
            <w:left w:val="none" w:sz="0" w:space="0" w:color="auto"/>
            <w:bottom w:val="none" w:sz="0" w:space="0" w:color="auto"/>
            <w:right w:val="none" w:sz="0" w:space="0" w:color="auto"/>
          </w:divBdr>
        </w:div>
        <w:div w:id="1769933589">
          <w:marLeft w:val="640"/>
          <w:marRight w:val="0"/>
          <w:marTop w:val="0"/>
          <w:marBottom w:val="0"/>
          <w:divBdr>
            <w:top w:val="none" w:sz="0" w:space="0" w:color="auto"/>
            <w:left w:val="none" w:sz="0" w:space="0" w:color="auto"/>
            <w:bottom w:val="none" w:sz="0" w:space="0" w:color="auto"/>
            <w:right w:val="none" w:sz="0" w:space="0" w:color="auto"/>
          </w:divBdr>
        </w:div>
        <w:div w:id="911768510">
          <w:marLeft w:val="640"/>
          <w:marRight w:val="0"/>
          <w:marTop w:val="0"/>
          <w:marBottom w:val="0"/>
          <w:divBdr>
            <w:top w:val="none" w:sz="0" w:space="0" w:color="auto"/>
            <w:left w:val="none" w:sz="0" w:space="0" w:color="auto"/>
            <w:bottom w:val="none" w:sz="0" w:space="0" w:color="auto"/>
            <w:right w:val="none" w:sz="0" w:space="0" w:color="auto"/>
          </w:divBdr>
        </w:div>
      </w:divsChild>
    </w:div>
    <w:div w:id="1222868346">
      <w:bodyDiv w:val="1"/>
      <w:marLeft w:val="0"/>
      <w:marRight w:val="0"/>
      <w:marTop w:val="0"/>
      <w:marBottom w:val="0"/>
      <w:divBdr>
        <w:top w:val="none" w:sz="0" w:space="0" w:color="auto"/>
        <w:left w:val="none" w:sz="0" w:space="0" w:color="auto"/>
        <w:bottom w:val="none" w:sz="0" w:space="0" w:color="auto"/>
        <w:right w:val="none" w:sz="0" w:space="0" w:color="auto"/>
      </w:divBdr>
    </w:div>
    <w:div w:id="1231890041">
      <w:bodyDiv w:val="1"/>
      <w:marLeft w:val="0"/>
      <w:marRight w:val="0"/>
      <w:marTop w:val="0"/>
      <w:marBottom w:val="0"/>
      <w:divBdr>
        <w:top w:val="none" w:sz="0" w:space="0" w:color="auto"/>
        <w:left w:val="none" w:sz="0" w:space="0" w:color="auto"/>
        <w:bottom w:val="none" w:sz="0" w:space="0" w:color="auto"/>
        <w:right w:val="none" w:sz="0" w:space="0" w:color="auto"/>
      </w:divBdr>
    </w:div>
    <w:div w:id="1240364916">
      <w:bodyDiv w:val="1"/>
      <w:marLeft w:val="0"/>
      <w:marRight w:val="0"/>
      <w:marTop w:val="0"/>
      <w:marBottom w:val="0"/>
      <w:divBdr>
        <w:top w:val="none" w:sz="0" w:space="0" w:color="auto"/>
        <w:left w:val="none" w:sz="0" w:space="0" w:color="auto"/>
        <w:bottom w:val="none" w:sz="0" w:space="0" w:color="auto"/>
        <w:right w:val="none" w:sz="0" w:space="0" w:color="auto"/>
      </w:divBdr>
      <w:divsChild>
        <w:div w:id="2055421101">
          <w:marLeft w:val="480"/>
          <w:marRight w:val="0"/>
          <w:marTop w:val="0"/>
          <w:marBottom w:val="0"/>
          <w:divBdr>
            <w:top w:val="none" w:sz="0" w:space="0" w:color="auto"/>
            <w:left w:val="none" w:sz="0" w:space="0" w:color="auto"/>
            <w:bottom w:val="none" w:sz="0" w:space="0" w:color="auto"/>
            <w:right w:val="none" w:sz="0" w:space="0" w:color="auto"/>
          </w:divBdr>
        </w:div>
      </w:divsChild>
    </w:div>
    <w:div w:id="1251888518">
      <w:bodyDiv w:val="1"/>
      <w:marLeft w:val="0"/>
      <w:marRight w:val="0"/>
      <w:marTop w:val="0"/>
      <w:marBottom w:val="0"/>
      <w:divBdr>
        <w:top w:val="none" w:sz="0" w:space="0" w:color="auto"/>
        <w:left w:val="none" w:sz="0" w:space="0" w:color="auto"/>
        <w:bottom w:val="none" w:sz="0" w:space="0" w:color="auto"/>
        <w:right w:val="none" w:sz="0" w:space="0" w:color="auto"/>
      </w:divBdr>
    </w:div>
    <w:div w:id="1274440372">
      <w:bodyDiv w:val="1"/>
      <w:marLeft w:val="0"/>
      <w:marRight w:val="0"/>
      <w:marTop w:val="0"/>
      <w:marBottom w:val="0"/>
      <w:divBdr>
        <w:top w:val="none" w:sz="0" w:space="0" w:color="auto"/>
        <w:left w:val="none" w:sz="0" w:space="0" w:color="auto"/>
        <w:bottom w:val="none" w:sz="0" w:space="0" w:color="auto"/>
        <w:right w:val="none" w:sz="0" w:space="0" w:color="auto"/>
      </w:divBdr>
    </w:div>
    <w:div w:id="1283148591">
      <w:bodyDiv w:val="1"/>
      <w:marLeft w:val="0"/>
      <w:marRight w:val="0"/>
      <w:marTop w:val="0"/>
      <w:marBottom w:val="0"/>
      <w:divBdr>
        <w:top w:val="none" w:sz="0" w:space="0" w:color="auto"/>
        <w:left w:val="none" w:sz="0" w:space="0" w:color="auto"/>
        <w:bottom w:val="none" w:sz="0" w:space="0" w:color="auto"/>
        <w:right w:val="none" w:sz="0" w:space="0" w:color="auto"/>
      </w:divBdr>
      <w:divsChild>
        <w:div w:id="1660038417">
          <w:marLeft w:val="640"/>
          <w:marRight w:val="0"/>
          <w:marTop w:val="0"/>
          <w:marBottom w:val="0"/>
          <w:divBdr>
            <w:top w:val="none" w:sz="0" w:space="0" w:color="auto"/>
            <w:left w:val="none" w:sz="0" w:space="0" w:color="auto"/>
            <w:bottom w:val="none" w:sz="0" w:space="0" w:color="auto"/>
            <w:right w:val="none" w:sz="0" w:space="0" w:color="auto"/>
          </w:divBdr>
        </w:div>
        <w:div w:id="102313825">
          <w:marLeft w:val="640"/>
          <w:marRight w:val="0"/>
          <w:marTop w:val="0"/>
          <w:marBottom w:val="0"/>
          <w:divBdr>
            <w:top w:val="none" w:sz="0" w:space="0" w:color="auto"/>
            <w:left w:val="none" w:sz="0" w:space="0" w:color="auto"/>
            <w:bottom w:val="none" w:sz="0" w:space="0" w:color="auto"/>
            <w:right w:val="none" w:sz="0" w:space="0" w:color="auto"/>
          </w:divBdr>
        </w:div>
        <w:div w:id="1121413792">
          <w:marLeft w:val="640"/>
          <w:marRight w:val="0"/>
          <w:marTop w:val="0"/>
          <w:marBottom w:val="0"/>
          <w:divBdr>
            <w:top w:val="none" w:sz="0" w:space="0" w:color="auto"/>
            <w:left w:val="none" w:sz="0" w:space="0" w:color="auto"/>
            <w:bottom w:val="none" w:sz="0" w:space="0" w:color="auto"/>
            <w:right w:val="none" w:sz="0" w:space="0" w:color="auto"/>
          </w:divBdr>
        </w:div>
        <w:div w:id="320543928">
          <w:marLeft w:val="640"/>
          <w:marRight w:val="0"/>
          <w:marTop w:val="0"/>
          <w:marBottom w:val="0"/>
          <w:divBdr>
            <w:top w:val="none" w:sz="0" w:space="0" w:color="auto"/>
            <w:left w:val="none" w:sz="0" w:space="0" w:color="auto"/>
            <w:bottom w:val="none" w:sz="0" w:space="0" w:color="auto"/>
            <w:right w:val="none" w:sz="0" w:space="0" w:color="auto"/>
          </w:divBdr>
        </w:div>
        <w:div w:id="1222713071">
          <w:marLeft w:val="640"/>
          <w:marRight w:val="0"/>
          <w:marTop w:val="0"/>
          <w:marBottom w:val="0"/>
          <w:divBdr>
            <w:top w:val="none" w:sz="0" w:space="0" w:color="auto"/>
            <w:left w:val="none" w:sz="0" w:space="0" w:color="auto"/>
            <w:bottom w:val="none" w:sz="0" w:space="0" w:color="auto"/>
            <w:right w:val="none" w:sz="0" w:space="0" w:color="auto"/>
          </w:divBdr>
        </w:div>
        <w:div w:id="921378332">
          <w:marLeft w:val="640"/>
          <w:marRight w:val="0"/>
          <w:marTop w:val="0"/>
          <w:marBottom w:val="0"/>
          <w:divBdr>
            <w:top w:val="none" w:sz="0" w:space="0" w:color="auto"/>
            <w:left w:val="none" w:sz="0" w:space="0" w:color="auto"/>
            <w:bottom w:val="none" w:sz="0" w:space="0" w:color="auto"/>
            <w:right w:val="none" w:sz="0" w:space="0" w:color="auto"/>
          </w:divBdr>
        </w:div>
        <w:div w:id="393504364">
          <w:marLeft w:val="640"/>
          <w:marRight w:val="0"/>
          <w:marTop w:val="0"/>
          <w:marBottom w:val="0"/>
          <w:divBdr>
            <w:top w:val="none" w:sz="0" w:space="0" w:color="auto"/>
            <w:left w:val="none" w:sz="0" w:space="0" w:color="auto"/>
            <w:bottom w:val="none" w:sz="0" w:space="0" w:color="auto"/>
            <w:right w:val="none" w:sz="0" w:space="0" w:color="auto"/>
          </w:divBdr>
        </w:div>
        <w:div w:id="1769620322">
          <w:marLeft w:val="640"/>
          <w:marRight w:val="0"/>
          <w:marTop w:val="0"/>
          <w:marBottom w:val="0"/>
          <w:divBdr>
            <w:top w:val="none" w:sz="0" w:space="0" w:color="auto"/>
            <w:left w:val="none" w:sz="0" w:space="0" w:color="auto"/>
            <w:bottom w:val="none" w:sz="0" w:space="0" w:color="auto"/>
            <w:right w:val="none" w:sz="0" w:space="0" w:color="auto"/>
          </w:divBdr>
        </w:div>
        <w:div w:id="550112148">
          <w:marLeft w:val="640"/>
          <w:marRight w:val="0"/>
          <w:marTop w:val="0"/>
          <w:marBottom w:val="0"/>
          <w:divBdr>
            <w:top w:val="none" w:sz="0" w:space="0" w:color="auto"/>
            <w:left w:val="none" w:sz="0" w:space="0" w:color="auto"/>
            <w:bottom w:val="none" w:sz="0" w:space="0" w:color="auto"/>
            <w:right w:val="none" w:sz="0" w:space="0" w:color="auto"/>
          </w:divBdr>
        </w:div>
        <w:div w:id="838934122">
          <w:marLeft w:val="640"/>
          <w:marRight w:val="0"/>
          <w:marTop w:val="0"/>
          <w:marBottom w:val="0"/>
          <w:divBdr>
            <w:top w:val="none" w:sz="0" w:space="0" w:color="auto"/>
            <w:left w:val="none" w:sz="0" w:space="0" w:color="auto"/>
            <w:bottom w:val="none" w:sz="0" w:space="0" w:color="auto"/>
            <w:right w:val="none" w:sz="0" w:space="0" w:color="auto"/>
          </w:divBdr>
        </w:div>
        <w:div w:id="1606689091">
          <w:marLeft w:val="640"/>
          <w:marRight w:val="0"/>
          <w:marTop w:val="0"/>
          <w:marBottom w:val="0"/>
          <w:divBdr>
            <w:top w:val="none" w:sz="0" w:space="0" w:color="auto"/>
            <w:left w:val="none" w:sz="0" w:space="0" w:color="auto"/>
            <w:bottom w:val="none" w:sz="0" w:space="0" w:color="auto"/>
            <w:right w:val="none" w:sz="0" w:space="0" w:color="auto"/>
          </w:divBdr>
        </w:div>
        <w:div w:id="132522157">
          <w:marLeft w:val="640"/>
          <w:marRight w:val="0"/>
          <w:marTop w:val="0"/>
          <w:marBottom w:val="0"/>
          <w:divBdr>
            <w:top w:val="none" w:sz="0" w:space="0" w:color="auto"/>
            <w:left w:val="none" w:sz="0" w:space="0" w:color="auto"/>
            <w:bottom w:val="none" w:sz="0" w:space="0" w:color="auto"/>
            <w:right w:val="none" w:sz="0" w:space="0" w:color="auto"/>
          </w:divBdr>
        </w:div>
        <w:div w:id="218902844">
          <w:marLeft w:val="640"/>
          <w:marRight w:val="0"/>
          <w:marTop w:val="0"/>
          <w:marBottom w:val="0"/>
          <w:divBdr>
            <w:top w:val="none" w:sz="0" w:space="0" w:color="auto"/>
            <w:left w:val="none" w:sz="0" w:space="0" w:color="auto"/>
            <w:bottom w:val="none" w:sz="0" w:space="0" w:color="auto"/>
            <w:right w:val="none" w:sz="0" w:space="0" w:color="auto"/>
          </w:divBdr>
        </w:div>
        <w:div w:id="1851988850">
          <w:marLeft w:val="640"/>
          <w:marRight w:val="0"/>
          <w:marTop w:val="0"/>
          <w:marBottom w:val="0"/>
          <w:divBdr>
            <w:top w:val="none" w:sz="0" w:space="0" w:color="auto"/>
            <w:left w:val="none" w:sz="0" w:space="0" w:color="auto"/>
            <w:bottom w:val="none" w:sz="0" w:space="0" w:color="auto"/>
            <w:right w:val="none" w:sz="0" w:space="0" w:color="auto"/>
          </w:divBdr>
        </w:div>
        <w:div w:id="2044013973">
          <w:marLeft w:val="640"/>
          <w:marRight w:val="0"/>
          <w:marTop w:val="0"/>
          <w:marBottom w:val="0"/>
          <w:divBdr>
            <w:top w:val="none" w:sz="0" w:space="0" w:color="auto"/>
            <w:left w:val="none" w:sz="0" w:space="0" w:color="auto"/>
            <w:bottom w:val="none" w:sz="0" w:space="0" w:color="auto"/>
            <w:right w:val="none" w:sz="0" w:space="0" w:color="auto"/>
          </w:divBdr>
        </w:div>
        <w:div w:id="883836047">
          <w:marLeft w:val="640"/>
          <w:marRight w:val="0"/>
          <w:marTop w:val="0"/>
          <w:marBottom w:val="0"/>
          <w:divBdr>
            <w:top w:val="none" w:sz="0" w:space="0" w:color="auto"/>
            <w:left w:val="none" w:sz="0" w:space="0" w:color="auto"/>
            <w:bottom w:val="none" w:sz="0" w:space="0" w:color="auto"/>
            <w:right w:val="none" w:sz="0" w:space="0" w:color="auto"/>
          </w:divBdr>
        </w:div>
        <w:div w:id="1357080133">
          <w:marLeft w:val="640"/>
          <w:marRight w:val="0"/>
          <w:marTop w:val="0"/>
          <w:marBottom w:val="0"/>
          <w:divBdr>
            <w:top w:val="none" w:sz="0" w:space="0" w:color="auto"/>
            <w:left w:val="none" w:sz="0" w:space="0" w:color="auto"/>
            <w:bottom w:val="none" w:sz="0" w:space="0" w:color="auto"/>
            <w:right w:val="none" w:sz="0" w:space="0" w:color="auto"/>
          </w:divBdr>
        </w:div>
        <w:div w:id="2057512288">
          <w:marLeft w:val="640"/>
          <w:marRight w:val="0"/>
          <w:marTop w:val="0"/>
          <w:marBottom w:val="0"/>
          <w:divBdr>
            <w:top w:val="none" w:sz="0" w:space="0" w:color="auto"/>
            <w:left w:val="none" w:sz="0" w:space="0" w:color="auto"/>
            <w:bottom w:val="none" w:sz="0" w:space="0" w:color="auto"/>
            <w:right w:val="none" w:sz="0" w:space="0" w:color="auto"/>
          </w:divBdr>
        </w:div>
        <w:div w:id="1413744970">
          <w:marLeft w:val="640"/>
          <w:marRight w:val="0"/>
          <w:marTop w:val="0"/>
          <w:marBottom w:val="0"/>
          <w:divBdr>
            <w:top w:val="none" w:sz="0" w:space="0" w:color="auto"/>
            <w:left w:val="none" w:sz="0" w:space="0" w:color="auto"/>
            <w:bottom w:val="none" w:sz="0" w:space="0" w:color="auto"/>
            <w:right w:val="none" w:sz="0" w:space="0" w:color="auto"/>
          </w:divBdr>
        </w:div>
        <w:div w:id="1958247962">
          <w:marLeft w:val="640"/>
          <w:marRight w:val="0"/>
          <w:marTop w:val="0"/>
          <w:marBottom w:val="0"/>
          <w:divBdr>
            <w:top w:val="none" w:sz="0" w:space="0" w:color="auto"/>
            <w:left w:val="none" w:sz="0" w:space="0" w:color="auto"/>
            <w:bottom w:val="none" w:sz="0" w:space="0" w:color="auto"/>
            <w:right w:val="none" w:sz="0" w:space="0" w:color="auto"/>
          </w:divBdr>
        </w:div>
        <w:div w:id="1191259652">
          <w:marLeft w:val="640"/>
          <w:marRight w:val="0"/>
          <w:marTop w:val="0"/>
          <w:marBottom w:val="0"/>
          <w:divBdr>
            <w:top w:val="none" w:sz="0" w:space="0" w:color="auto"/>
            <w:left w:val="none" w:sz="0" w:space="0" w:color="auto"/>
            <w:bottom w:val="none" w:sz="0" w:space="0" w:color="auto"/>
            <w:right w:val="none" w:sz="0" w:space="0" w:color="auto"/>
          </w:divBdr>
        </w:div>
        <w:div w:id="1929652795">
          <w:marLeft w:val="640"/>
          <w:marRight w:val="0"/>
          <w:marTop w:val="0"/>
          <w:marBottom w:val="0"/>
          <w:divBdr>
            <w:top w:val="none" w:sz="0" w:space="0" w:color="auto"/>
            <w:left w:val="none" w:sz="0" w:space="0" w:color="auto"/>
            <w:bottom w:val="none" w:sz="0" w:space="0" w:color="auto"/>
            <w:right w:val="none" w:sz="0" w:space="0" w:color="auto"/>
          </w:divBdr>
        </w:div>
        <w:div w:id="1003969560">
          <w:marLeft w:val="640"/>
          <w:marRight w:val="0"/>
          <w:marTop w:val="0"/>
          <w:marBottom w:val="0"/>
          <w:divBdr>
            <w:top w:val="none" w:sz="0" w:space="0" w:color="auto"/>
            <w:left w:val="none" w:sz="0" w:space="0" w:color="auto"/>
            <w:bottom w:val="none" w:sz="0" w:space="0" w:color="auto"/>
            <w:right w:val="none" w:sz="0" w:space="0" w:color="auto"/>
          </w:divBdr>
        </w:div>
        <w:div w:id="949163961">
          <w:marLeft w:val="640"/>
          <w:marRight w:val="0"/>
          <w:marTop w:val="0"/>
          <w:marBottom w:val="0"/>
          <w:divBdr>
            <w:top w:val="none" w:sz="0" w:space="0" w:color="auto"/>
            <w:left w:val="none" w:sz="0" w:space="0" w:color="auto"/>
            <w:bottom w:val="none" w:sz="0" w:space="0" w:color="auto"/>
            <w:right w:val="none" w:sz="0" w:space="0" w:color="auto"/>
          </w:divBdr>
        </w:div>
        <w:div w:id="294604931">
          <w:marLeft w:val="640"/>
          <w:marRight w:val="0"/>
          <w:marTop w:val="0"/>
          <w:marBottom w:val="0"/>
          <w:divBdr>
            <w:top w:val="none" w:sz="0" w:space="0" w:color="auto"/>
            <w:left w:val="none" w:sz="0" w:space="0" w:color="auto"/>
            <w:bottom w:val="none" w:sz="0" w:space="0" w:color="auto"/>
            <w:right w:val="none" w:sz="0" w:space="0" w:color="auto"/>
          </w:divBdr>
        </w:div>
        <w:div w:id="1229457724">
          <w:marLeft w:val="640"/>
          <w:marRight w:val="0"/>
          <w:marTop w:val="0"/>
          <w:marBottom w:val="0"/>
          <w:divBdr>
            <w:top w:val="none" w:sz="0" w:space="0" w:color="auto"/>
            <w:left w:val="none" w:sz="0" w:space="0" w:color="auto"/>
            <w:bottom w:val="none" w:sz="0" w:space="0" w:color="auto"/>
            <w:right w:val="none" w:sz="0" w:space="0" w:color="auto"/>
          </w:divBdr>
        </w:div>
        <w:div w:id="977877660">
          <w:marLeft w:val="640"/>
          <w:marRight w:val="0"/>
          <w:marTop w:val="0"/>
          <w:marBottom w:val="0"/>
          <w:divBdr>
            <w:top w:val="none" w:sz="0" w:space="0" w:color="auto"/>
            <w:left w:val="none" w:sz="0" w:space="0" w:color="auto"/>
            <w:bottom w:val="none" w:sz="0" w:space="0" w:color="auto"/>
            <w:right w:val="none" w:sz="0" w:space="0" w:color="auto"/>
          </w:divBdr>
        </w:div>
        <w:div w:id="241643552">
          <w:marLeft w:val="640"/>
          <w:marRight w:val="0"/>
          <w:marTop w:val="0"/>
          <w:marBottom w:val="0"/>
          <w:divBdr>
            <w:top w:val="none" w:sz="0" w:space="0" w:color="auto"/>
            <w:left w:val="none" w:sz="0" w:space="0" w:color="auto"/>
            <w:bottom w:val="none" w:sz="0" w:space="0" w:color="auto"/>
            <w:right w:val="none" w:sz="0" w:space="0" w:color="auto"/>
          </w:divBdr>
        </w:div>
        <w:div w:id="1187255532">
          <w:marLeft w:val="640"/>
          <w:marRight w:val="0"/>
          <w:marTop w:val="0"/>
          <w:marBottom w:val="0"/>
          <w:divBdr>
            <w:top w:val="none" w:sz="0" w:space="0" w:color="auto"/>
            <w:left w:val="none" w:sz="0" w:space="0" w:color="auto"/>
            <w:bottom w:val="none" w:sz="0" w:space="0" w:color="auto"/>
            <w:right w:val="none" w:sz="0" w:space="0" w:color="auto"/>
          </w:divBdr>
        </w:div>
        <w:div w:id="590041702">
          <w:marLeft w:val="640"/>
          <w:marRight w:val="0"/>
          <w:marTop w:val="0"/>
          <w:marBottom w:val="0"/>
          <w:divBdr>
            <w:top w:val="none" w:sz="0" w:space="0" w:color="auto"/>
            <w:left w:val="none" w:sz="0" w:space="0" w:color="auto"/>
            <w:bottom w:val="none" w:sz="0" w:space="0" w:color="auto"/>
            <w:right w:val="none" w:sz="0" w:space="0" w:color="auto"/>
          </w:divBdr>
        </w:div>
        <w:div w:id="1113013839">
          <w:marLeft w:val="640"/>
          <w:marRight w:val="0"/>
          <w:marTop w:val="0"/>
          <w:marBottom w:val="0"/>
          <w:divBdr>
            <w:top w:val="none" w:sz="0" w:space="0" w:color="auto"/>
            <w:left w:val="none" w:sz="0" w:space="0" w:color="auto"/>
            <w:bottom w:val="none" w:sz="0" w:space="0" w:color="auto"/>
            <w:right w:val="none" w:sz="0" w:space="0" w:color="auto"/>
          </w:divBdr>
        </w:div>
        <w:div w:id="1869442738">
          <w:marLeft w:val="640"/>
          <w:marRight w:val="0"/>
          <w:marTop w:val="0"/>
          <w:marBottom w:val="0"/>
          <w:divBdr>
            <w:top w:val="none" w:sz="0" w:space="0" w:color="auto"/>
            <w:left w:val="none" w:sz="0" w:space="0" w:color="auto"/>
            <w:bottom w:val="none" w:sz="0" w:space="0" w:color="auto"/>
            <w:right w:val="none" w:sz="0" w:space="0" w:color="auto"/>
          </w:divBdr>
        </w:div>
        <w:div w:id="1532262326">
          <w:marLeft w:val="640"/>
          <w:marRight w:val="0"/>
          <w:marTop w:val="0"/>
          <w:marBottom w:val="0"/>
          <w:divBdr>
            <w:top w:val="none" w:sz="0" w:space="0" w:color="auto"/>
            <w:left w:val="none" w:sz="0" w:space="0" w:color="auto"/>
            <w:bottom w:val="none" w:sz="0" w:space="0" w:color="auto"/>
            <w:right w:val="none" w:sz="0" w:space="0" w:color="auto"/>
          </w:divBdr>
        </w:div>
        <w:div w:id="1027027452">
          <w:marLeft w:val="640"/>
          <w:marRight w:val="0"/>
          <w:marTop w:val="0"/>
          <w:marBottom w:val="0"/>
          <w:divBdr>
            <w:top w:val="none" w:sz="0" w:space="0" w:color="auto"/>
            <w:left w:val="none" w:sz="0" w:space="0" w:color="auto"/>
            <w:bottom w:val="none" w:sz="0" w:space="0" w:color="auto"/>
            <w:right w:val="none" w:sz="0" w:space="0" w:color="auto"/>
          </w:divBdr>
        </w:div>
        <w:div w:id="834801246">
          <w:marLeft w:val="640"/>
          <w:marRight w:val="0"/>
          <w:marTop w:val="0"/>
          <w:marBottom w:val="0"/>
          <w:divBdr>
            <w:top w:val="none" w:sz="0" w:space="0" w:color="auto"/>
            <w:left w:val="none" w:sz="0" w:space="0" w:color="auto"/>
            <w:bottom w:val="none" w:sz="0" w:space="0" w:color="auto"/>
            <w:right w:val="none" w:sz="0" w:space="0" w:color="auto"/>
          </w:divBdr>
        </w:div>
        <w:div w:id="1162769430">
          <w:marLeft w:val="640"/>
          <w:marRight w:val="0"/>
          <w:marTop w:val="0"/>
          <w:marBottom w:val="0"/>
          <w:divBdr>
            <w:top w:val="none" w:sz="0" w:space="0" w:color="auto"/>
            <w:left w:val="none" w:sz="0" w:space="0" w:color="auto"/>
            <w:bottom w:val="none" w:sz="0" w:space="0" w:color="auto"/>
            <w:right w:val="none" w:sz="0" w:space="0" w:color="auto"/>
          </w:divBdr>
        </w:div>
        <w:div w:id="525875116">
          <w:marLeft w:val="640"/>
          <w:marRight w:val="0"/>
          <w:marTop w:val="0"/>
          <w:marBottom w:val="0"/>
          <w:divBdr>
            <w:top w:val="none" w:sz="0" w:space="0" w:color="auto"/>
            <w:left w:val="none" w:sz="0" w:space="0" w:color="auto"/>
            <w:bottom w:val="none" w:sz="0" w:space="0" w:color="auto"/>
            <w:right w:val="none" w:sz="0" w:space="0" w:color="auto"/>
          </w:divBdr>
        </w:div>
        <w:div w:id="1788501687">
          <w:marLeft w:val="640"/>
          <w:marRight w:val="0"/>
          <w:marTop w:val="0"/>
          <w:marBottom w:val="0"/>
          <w:divBdr>
            <w:top w:val="none" w:sz="0" w:space="0" w:color="auto"/>
            <w:left w:val="none" w:sz="0" w:space="0" w:color="auto"/>
            <w:bottom w:val="none" w:sz="0" w:space="0" w:color="auto"/>
            <w:right w:val="none" w:sz="0" w:space="0" w:color="auto"/>
          </w:divBdr>
        </w:div>
        <w:div w:id="1003125861">
          <w:marLeft w:val="640"/>
          <w:marRight w:val="0"/>
          <w:marTop w:val="0"/>
          <w:marBottom w:val="0"/>
          <w:divBdr>
            <w:top w:val="none" w:sz="0" w:space="0" w:color="auto"/>
            <w:left w:val="none" w:sz="0" w:space="0" w:color="auto"/>
            <w:bottom w:val="none" w:sz="0" w:space="0" w:color="auto"/>
            <w:right w:val="none" w:sz="0" w:space="0" w:color="auto"/>
          </w:divBdr>
        </w:div>
        <w:div w:id="1611742469">
          <w:marLeft w:val="640"/>
          <w:marRight w:val="0"/>
          <w:marTop w:val="0"/>
          <w:marBottom w:val="0"/>
          <w:divBdr>
            <w:top w:val="none" w:sz="0" w:space="0" w:color="auto"/>
            <w:left w:val="none" w:sz="0" w:space="0" w:color="auto"/>
            <w:bottom w:val="none" w:sz="0" w:space="0" w:color="auto"/>
            <w:right w:val="none" w:sz="0" w:space="0" w:color="auto"/>
          </w:divBdr>
        </w:div>
        <w:div w:id="2054621545">
          <w:marLeft w:val="640"/>
          <w:marRight w:val="0"/>
          <w:marTop w:val="0"/>
          <w:marBottom w:val="0"/>
          <w:divBdr>
            <w:top w:val="none" w:sz="0" w:space="0" w:color="auto"/>
            <w:left w:val="none" w:sz="0" w:space="0" w:color="auto"/>
            <w:bottom w:val="none" w:sz="0" w:space="0" w:color="auto"/>
            <w:right w:val="none" w:sz="0" w:space="0" w:color="auto"/>
          </w:divBdr>
        </w:div>
        <w:div w:id="478428425">
          <w:marLeft w:val="640"/>
          <w:marRight w:val="0"/>
          <w:marTop w:val="0"/>
          <w:marBottom w:val="0"/>
          <w:divBdr>
            <w:top w:val="none" w:sz="0" w:space="0" w:color="auto"/>
            <w:left w:val="none" w:sz="0" w:space="0" w:color="auto"/>
            <w:bottom w:val="none" w:sz="0" w:space="0" w:color="auto"/>
            <w:right w:val="none" w:sz="0" w:space="0" w:color="auto"/>
          </w:divBdr>
        </w:div>
        <w:div w:id="337655076">
          <w:marLeft w:val="640"/>
          <w:marRight w:val="0"/>
          <w:marTop w:val="0"/>
          <w:marBottom w:val="0"/>
          <w:divBdr>
            <w:top w:val="none" w:sz="0" w:space="0" w:color="auto"/>
            <w:left w:val="none" w:sz="0" w:space="0" w:color="auto"/>
            <w:bottom w:val="none" w:sz="0" w:space="0" w:color="auto"/>
            <w:right w:val="none" w:sz="0" w:space="0" w:color="auto"/>
          </w:divBdr>
        </w:div>
        <w:div w:id="857810020">
          <w:marLeft w:val="640"/>
          <w:marRight w:val="0"/>
          <w:marTop w:val="0"/>
          <w:marBottom w:val="0"/>
          <w:divBdr>
            <w:top w:val="none" w:sz="0" w:space="0" w:color="auto"/>
            <w:left w:val="none" w:sz="0" w:space="0" w:color="auto"/>
            <w:bottom w:val="none" w:sz="0" w:space="0" w:color="auto"/>
            <w:right w:val="none" w:sz="0" w:space="0" w:color="auto"/>
          </w:divBdr>
        </w:div>
        <w:div w:id="788478435">
          <w:marLeft w:val="640"/>
          <w:marRight w:val="0"/>
          <w:marTop w:val="0"/>
          <w:marBottom w:val="0"/>
          <w:divBdr>
            <w:top w:val="none" w:sz="0" w:space="0" w:color="auto"/>
            <w:left w:val="none" w:sz="0" w:space="0" w:color="auto"/>
            <w:bottom w:val="none" w:sz="0" w:space="0" w:color="auto"/>
            <w:right w:val="none" w:sz="0" w:space="0" w:color="auto"/>
          </w:divBdr>
        </w:div>
        <w:div w:id="1471095456">
          <w:marLeft w:val="640"/>
          <w:marRight w:val="0"/>
          <w:marTop w:val="0"/>
          <w:marBottom w:val="0"/>
          <w:divBdr>
            <w:top w:val="none" w:sz="0" w:space="0" w:color="auto"/>
            <w:left w:val="none" w:sz="0" w:space="0" w:color="auto"/>
            <w:bottom w:val="none" w:sz="0" w:space="0" w:color="auto"/>
            <w:right w:val="none" w:sz="0" w:space="0" w:color="auto"/>
          </w:divBdr>
        </w:div>
        <w:div w:id="1405765061">
          <w:marLeft w:val="640"/>
          <w:marRight w:val="0"/>
          <w:marTop w:val="0"/>
          <w:marBottom w:val="0"/>
          <w:divBdr>
            <w:top w:val="none" w:sz="0" w:space="0" w:color="auto"/>
            <w:left w:val="none" w:sz="0" w:space="0" w:color="auto"/>
            <w:bottom w:val="none" w:sz="0" w:space="0" w:color="auto"/>
            <w:right w:val="none" w:sz="0" w:space="0" w:color="auto"/>
          </w:divBdr>
        </w:div>
        <w:div w:id="1000694970">
          <w:marLeft w:val="640"/>
          <w:marRight w:val="0"/>
          <w:marTop w:val="0"/>
          <w:marBottom w:val="0"/>
          <w:divBdr>
            <w:top w:val="none" w:sz="0" w:space="0" w:color="auto"/>
            <w:left w:val="none" w:sz="0" w:space="0" w:color="auto"/>
            <w:bottom w:val="none" w:sz="0" w:space="0" w:color="auto"/>
            <w:right w:val="none" w:sz="0" w:space="0" w:color="auto"/>
          </w:divBdr>
        </w:div>
        <w:div w:id="1808161077">
          <w:marLeft w:val="640"/>
          <w:marRight w:val="0"/>
          <w:marTop w:val="0"/>
          <w:marBottom w:val="0"/>
          <w:divBdr>
            <w:top w:val="none" w:sz="0" w:space="0" w:color="auto"/>
            <w:left w:val="none" w:sz="0" w:space="0" w:color="auto"/>
            <w:bottom w:val="none" w:sz="0" w:space="0" w:color="auto"/>
            <w:right w:val="none" w:sz="0" w:space="0" w:color="auto"/>
          </w:divBdr>
        </w:div>
        <w:div w:id="1764450051">
          <w:marLeft w:val="640"/>
          <w:marRight w:val="0"/>
          <w:marTop w:val="0"/>
          <w:marBottom w:val="0"/>
          <w:divBdr>
            <w:top w:val="none" w:sz="0" w:space="0" w:color="auto"/>
            <w:left w:val="none" w:sz="0" w:space="0" w:color="auto"/>
            <w:bottom w:val="none" w:sz="0" w:space="0" w:color="auto"/>
            <w:right w:val="none" w:sz="0" w:space="0" w:color="auto"/>
          </w:divBdr>
        </w:div>
        <w:div w:id="702248934">
          <w:marLeft w:val="640"/>
          <w:marRight w:val="0"/>
          <w:marTop w:val="0"/>
          <w:marBottom w:val="0"/>
          <w:divBdr>
            <w:top w:val="none" w:sz="0" w:space="0" w:color="auto"/>
            <w:left w:val="none" w:sz="0" w:space="0" w:color="auto"/>
            <w:bottom w:val="none" w:sz="0" w:space="0" w:color="auto"/>
            <w:right w:val="none" w:sz="0" w:space="0" w:color="auto"/>
          </w:divBdr>
        </w:div>
        <w:div w:id="1796093911">
          <w:marLeft w:val="640"/>
          <w:marRight w:val="0"/>
          <w:marTop w:val="0"/>
          <w:marBottom w:val="0"/>
          <w:divBdr>
            <w:top w:val="none" w:sz="0" w:space="0" w:color="auto"/>
            <w:left w:val="none" w:sz="0" w:space="0" w:color="auto"/>
            <w:bottom w:val="none" w:sz="0" w:space="0" w:color="auto"/>
            <w:right w:val="none" w:sz="0" w:space="0" w:color="auto"/>
          </w:divBdr>
        </w:div>
        <w:div w:id="1107313508">
          <w:marLeft w:val="640"/>
          <w:marRight w:val="0"/>
          <w:marTop w:val="0"/>
          <w:marBottom w:val="0"/>
          <w:divBdr>
            <w:top w:val="none" w:sz="0" w:space="0" w:color="auto"/>
            <w:left w:val="none" w:sz="0" w:space="0" w:color="auto"/>
            <w:bottom w:val="none" w:sz="0" w:space="0" w:color="auto"/>
            <w:right w:val="none" w:sz="0" w:space="0" w:color="auto"/>
          </w:divBdr>
        </w:div>
        <w:div w:id="1739473357">
          <w:marLeft w:val="640"/>
          <w:marRight w:val="0"/>
          <w:marTop w:val="0"/>
          <w:marBottom w:val="0"/>
          <w:divBdr>
            <w:top w:val="none" w:sz="0" w:space="0" w:color="auto"/>
            <w:left w:val="none" w:sz="0" w:space="0" w:color="auto"/>
            <w:bottom w:val="none" w:sz="0" w:space="0" w:color="auto"/>
            <w:right w:val="none" w:sz="0" w:space="0" w:color="auto"/>
          </w:divBdr>
        </w:div>
        <w:div w:id="1643849132">
          <w:marLeft w:val="640"/>
          <w:marRight w:val="0"/>
          <w:marTop w:val="0"/>
          <w:marBottom w:val="0"/>
          <w:divBdr>
            <w:top w:val="none" w:sz="0" w:space="0" w:color="auto"/>
            <w:left w:val="none" w:sz="0" w:space="0" w:color="auto"/>
            <w:bottom w:val="none" w:sz="0" w:space="0" w:color="auto"/>
            <w:right w:val="none" w:sz="0" w:space="0" w:color="auto"/>
          </w:divBdr>
        </w:div>
        <w:div w:id="1265109843">
          <w:marLeft w:val="640"/>
          <w:marRight w:val="0"/>
          <w:marTop w:val="0"/>
          <w:marBottom w:val="0"/>
          <w:divBdr>
            <w:top w:val="none" w:sz="0" w:space="0" w:color="auto"/>
            <w:left w:val="none" w:sz="0" w:space="0" w:color="auto"/>
            <w:bottom w:val="none" w:sz="0" w:space="0" w:color="auto"/>
            <w:right w:val="none" w:sz="0" w:space="0" w:color="auto"/>
          </w:divBdr>
        </w:div>
        <w:div w:id="2040203977">
          <w:marLeft w:val="640"/>
          <w:marRight w:val="0"/>
          <w:marTop w:val="0"/>
          <w:marBottom w:val="0"/>
          <w:divBdr>
            <w:top w:val="none" w:sz="0" w:space="0" w:color="auto"/>
            <w:left w:val="none" w:sz="0" w:space="0" w:color="auto"/>
            <w:bottom w:val="none" w:sz="0" w:space="0" w:color="auto"/>
            <w:right w:val="none" w:sz="0" w:space="0" w:color="auto"/>
          </w:divBdr>
        </w:div>
        <w:div w:id="1202521434">
          <w:marLeft w:val="640"/>
          <w:marRight w:val="0"/>
          <w:marTop w:val="0"/>
          <w:marBottom w:val="0"/>
          <w:divBdr>
            <w:top w:val="none" w:sz="0" w:space="0" w:color="auto"/>
            <w:left w:val="none" w:sz="0" w:space="0" w:color="auto"/>
            <w:bottom w:val="none" w:sz="0" w:space="0" w:color="auto"/>
            <w:right w:val="none" w:sz="0" w:space="0" w:color="auto"/>
          </w:divBdr>
        </w:div>
        <w:div w:id="1283997901">
          <w:marLeft w:val="640"/>
          <w:marRight w:val="0"/>
          <w:marTop w:val="0"/>
          <w:marBottom w:val="0"/>
          <w:divBdr>
            <w:top w:val="none" w:sz="0" w:space="0" w:color="auto"/>
            <w:left w:val="none" w:sz="0" w:space="0" w:color="auto"/>
            <w:bottom w:val="none" w:sz="0" w:space="0" w:color="auto"/>
            <w:right w:val="none" w:sz="0" w:space="0" w:color="auto"/>
          </w:divBdr>
        </w:div>
        <w:div w:id="270863356">
          <w:marLeft w:val="640"/>
          <w:marRight w:val="0"/>
          <w:marTop w:val="0"/>
          <w:marBottom w:val="0"/>
          <w:divBdr>
            <w:top w:val="none" w:sz="0" w:space="0" w:color="auto"/>
            <w:left w:val="none" w:sz="0" w:space="0" w:color="auto"/>
            <w:bottom w:val="none" w:sz="0" w:space="0" w:color="auto"/>
            <w:right w:val="none" w:sz="0" w:space="0" w:color="auto"/>
          </w:divBdr>
        </w:div>
        <w:div w:id="1333340036">
          <w:marLeft w:val="640"/>
          <w:marRight w:val="0"/>
          <w:marTop w:val="0"/>
          <w:marBottom w:val="0"/>
          <w:divBdr>
            <w:top w:val="none" w:sz="0" w:space="0" w:color="auto"/>
            <w:left w:val="none" w:sz="0" w:space="0" w:color="auto"/>
            <w:bottom w:val="none" w:sz="0" w:space="0" w:color="auto"/>
            <w:right w:val="none" w:sz="0" w:space="0" w:color="auto"/>
          </w:divBdr>
        </w:div>
        <w:div w:id="276524099">
          <w:marLeft w:val="640"/>
          <w:marRight w:val="0"/>
          <w:marTop w:val="0"/>
          <w:marBottom w:val="0"/>
          <w:divBdr>
            <w:top w:val="none" w:sz="0" w:space="0" w:color="auto"/>
            <w:left w:val="none" w:sz="0" w:space="0" w:color="auto"/>
            <w:bottom w:val="none" w:sz="0" w:space="0" w:color="auto"/>
            <w:right w:val="none" w:sz="0" w:space="0" w:color="auto"/>
          </w:divBdr>
        </w:div>
        <w:div w:id="1632785776">
          <w:marLeft w:val="640"/>
          <w:marRight w:val="0"/>
          <w:marTop w:val="0"/>
          <w:marBottom w:val="0"/>
          <w:divBdr>
            <w:top w:val="none" w:sz="0" w:space="0" w:color="auto"/>
            <w:left w:val="none" w:sz="0" w:space="0" w:color="auto"/>
            <w:bottom w:val="none" w:sz="0" w:space="0" w:color="auto"/>
            <w:right w:val="none" w:sz="0" w:space="0" w:color="auto"/>
          </w:divBdr>
        </w:div>
        <w:div w:id="1545487568">
          <w:marLeft w:val="640"/>
          <w:marRight w:val="0"/>
          <w:marTop w:val="0"/>
          <w:marBottom w:val="0"/>
          <w:divBdr>
            <w:top w:val="none" w:sz="0" w:space="0" w:color="auto"/>
            <w:left w:val="none" w:sz="0" w:space="0" w:color="auto"/>
            <w:bottom w:val="none" w:sz="0" w:space="0" w:color="auto"/>
            <w:right w:val="none" w:sz="0" w:space="0" w:color="auto"/>
          </w:divBdr>
        </w:div>
        <w:div w:id="2106997115">
          <w:marLeft w:val="640"/>
          <w:marRight w:val="0"/>
          <w:marTop w:val="0"/>
          <w:marBottom w:val="0"/>
          <w:divBdr>
            <w:top w:val="none" w:sz="0" w:space="0" w:color="auto"/>
            <w:left w:val="none" w:sz="0" w:space="0" w:color="auto"/>
            <w:bottom w:val="none" w:sz="0" w:space="0" w:color="auto"/>
            <w:right w:val="none" w:sz="0" w:space="0" w:color="auto"/>
          </w:divBdr>
        </w:div>
        <w:div w:id="797528527">
          <w:marLeft w:val="640"/>
          <w:marRight w:val="0"/>
          <w:marTop w:val="0"/>
          <w:marBottom w:val="0"/>
          <w:divBdr>
            <w:top w:val="none" w:sz="0" w:space="0" w:color="auto"/>
            <w:left w:val="none" w:sz="0" w:space="0" w:color="auto"/>
            <w:bottom w:val="none" w:sz="0" w:space="0" w:color="auto"/>
            <w:right w:val="none" w:sz="0" w:space="0" w:color="auto"/>
          </w:divBdr>
        </w:div>
        <w:div w:id="191069211">
          <w:marLeft w:val="640"/>
          <w:marRight w:val="0"/>
          <w:marTop w:val="0"/>
          <w:marBottom w:val="0"/>
          <w:divBdr>
            <w:top w:val="none" w:sz="0" w:space="0" w:color="auto"/>
            <w:left w:val="none" w:sz="0" w:space="0" w:color="auto"/>
            <w:bottom w:val="none" w:sz="0" w:space="0" w:color="auto"/>
            <w:right w:val="none" w:sz="0" w:space="0" w:color="auto"/>
          </w:divBdr>
        </w:div>
        <w:div w:id="1412239009">
          <w:marLeft w:val="640"/>
          <w:marRight w:val="0"/>
          <w:marTop w:val="0"/>
          <w:marBottom w:val="0"/>
          <w:divBdr>
            <w:top w:val="none" w:sz="0" w:space="0" w:color="auto"/>
            <w:left w:val="none" w:sz="0" w:space="0" w:color="auto"/>
            <w:bottom w:val="none" w:sz="0" w:space="0" w:color="auto"/>
            <w:right w:val="none" w:sz="0" w:space="0" w:color="auto"/>
          </w:divBdr>
        </w:div>
        <w:div w:id="1132558293">
          <w:marLeft w:val="640"/>
          <w:marRight w:val="0"/>
          <w:marTop w:val="0"/>
          <w:marBottom w:val="0"/>
          <w:divBdr>
            <w:top w:val="none" w:sz="0" w:space="0" w:color="auto"/>
            <w:left w:val="none" w:sz="0" w:space="0" w:color="auto"/>
            <w:bottom w:val="none" w:sz="0" w:space="0" w:color="auto"/>
            <w:right w:val="none" w:sz="0" w:space="0" w:color="auto"/>
          </w:divBdr>
        </w:div>
      </w:divsChild>
    </w:div>
    <w:div w:id="1293747318">
      <w:bodyDiv w:val="1"/>
      <w:marLeft w:val="0"/>
      <w:marRight w:val="0"/>
      <w:marTop w:val="0"/>
      <w:marBottom w:val="0"/>
      <w:divBdr>
        <w:top w:val="none" w:sz="0" w:space="0" w:color="auto"/>
        <w:left w:val="none" w:sz="0" w:space="0" w:color="auto"/>
        <w:bottom w:val="none" w:sz="0" w:space="0" w:color="auto"/>
        <w:right w:val="none" w:sz="0" w:space="0" w:color="auto"/>
      </w:divBdr>
      <w:divsChild>
        <w:div w:id="1881816601">
          <w:marLeft w:val="640"/>
          <w:marRight w:val="0"/>
          <w:marTop w:val="0"/>
          <w:marBottom w:val="0"/>
          <w:divBdr>
            <w:top w:val="none" w:sz="0" w:space="0" w:color="auto"/>
            <w:left w:val="none" w:sz="0" w:space="0" w:color="auto"/>
            <w:bottom w:val="none" w:sz="0" w:space="0" w:color="auto"/>
            <w:right w:val="none" w:sz="0" w:space="0" w:color="auto"/>
          </w:divBdr>
        </w:div>
        <w:div w:id="1627739305">
          <w:marLeft w:val="640"/>
          <w:marRight w:val="0"/>
          <w:marTop w:val="0"/>
          <w:marBottom w:val="0"/>
          <w:divBdr>
            <w:top w:val="none" w:sz="0" w:space="0" w:color="auto"/>
            <w:left w:val="none" w:sz="0" w:space="0" w:color="auto"/>
            <w:bottom w:val="none" w:sz="0" w:space="0" w:color="auto"/>
            <w:right w:val="none" w:sz="0" w:space="0" w:color="auto"/>
          </w:divBdr>
        </w:div>
        <w:div w:id="143812366">
          <w:marLeft w:val="640"/>
          <w:marRight w:val="0"/>
          <w:marTop w:val="0"/>
          <w:marBottom w:val="0"/>
          <w:divBdr>
            <w:top w:val="none" w:sz="0" w:space="0" w:color="auto"/>
            <w:left w:val="none" w:sz="0" w:space="0" w:color="auto"/>
            <w:bottom w:val="none" w:sz="0" w:space="0" w:color="auto"/>
            <w:right w:val="none" w:sz="0" w:space="0" w:color="auto"/>
          </w:divBdr>
        </w:div>
        <w:div w:id="967667036">
          <w:marLeft w:val="640"/>
          <w:marRight w:val="0"/>
          <w:marTop w:val="0"/>
          <w:marBottom w:val="0"/>
          <w:divBdr>
            <w:top w:val="none" w:sz="0" w:space="0" w:color="auto"/>
            <w:left w:val="none" w:sz="0" w:space="0" w:color="auto"/>
            <w:bottom w:val="none" w:sz="0" w:space="0" w:color="auto"/>
            <w:right w:val="none" w:sz="0" w:space="0" w:color="auto"/>
          </w:divBdr>
        </w:div>
        <w:div w:id="2118136327">
          <w:marLeft w:val="640"/>
          <w:marRight w:val="0"/>
          <w:marTop w:val="0"/>
          <w:marBottom w:val="0"/>
          <w:divBdr>
            <w:top w:val="none" w:sz="0" w:space="0" w:color="auto"/>
            <w:left w:val="none" w:sz="0" w:space="0" w:color="auto"/>
            <w:bottom w:val="none" w:sz="0" w:space="0" w:color="auto"/>
            <w:right w:val="none" w:sz="0" w:space="0" w:color="auto"/>
          </w:divBdr>
        </w:div>
        <w:div w:id="1557357322">
          <w:marLeft w:val="640"/>
          <w:marRight w:val="0"/>
          <w:marTop w:val="0"/>
          <w:marBottom w:val="0"/>
          <w:divBdr>
            <w:top w:val="none" w:sz="0" w:space="0" w:color="auto"/>
            <w:left w:val="none" w:sz="0" w:space="0" w:color="auto"/>
            <w:bottom w:val="none" w:sz="0" w:space="0" w:color="auto"/>
            <w:right w:val="none" w:sz="0" w:space="0" w:color="auto"/>
          </w:divBdr>
        </w:div>
        <w:div w:id="532693398">
          <w:marLeft w:val="640"/>
          <w:marRight w:val="0"/>
          <w:marTop w:val="0"/>
          <w:marBottom w:val="0"/>
          <w:divBdr>
            <w:top w:val="none" w:sz="0" w:space="0" w:color="auto"/>
            <w:left w:val="none" w:sz="0" w:space="0" w:color="auto"/>
            <w:bottom w:val="none" w:sz="0" w:space="0" w:color="auto"/>
            <w:right w:val="none" w:sz="0" w:space="0" w:color="auto"/>
          </w:divBdr>
        </w:div>
        <w:div w:id="1146318371">
          <w:marLeft w:val="640"/>
          <w:marRight w:val="0"/>
          <w:marTop w:val="0"/>
          <w:marBottom w:val="0"/>
          <w:divBdr>
            <w:top w:val="none" w:sz="0" w:space="0" w:color="auto"/>
            <w:left w:val="none" w:sz="0" w:space="0" w:color="auto"/>
            <w:bottom w:val="none" w:sz="0" w:space="0" w:color="auto"/>
            <w:right w:val="none" w:sz="0" w:space="0" w:color="auto"/>
          </w:divBdr>
        </w:div>
        <w:div w:id="1351420510">
          <w:marLeft w:val="640"/>
          <w:marRight w:val="0"/>
          <w:marTop w:val="0"/>
          <w:marBottom w:val="0"/>
          <w:divBdr>
            <w:top w:val="none" w:sz="0" w:space="0" w:color="auto"/>
            <w:left w:val="none" w:sz="0" w:space="0" w:color="auto"/>
            <w:bottom w:val="none" w:sz="0" w:space="0" w:color="auto"/>
            <w:right w:val="none" w:sz="0" w:space="0" w:color="auto"/>
          </w:divBdr>
        </w:div>
        <w:div w:id="1327898973">
          <w:marLeft w:val="640"/>
          <w:marRight w:val="0"/>
          <w:marTop w:val="0"/>
          <w:marBottom w:val="0"/>
          <w:divBdr>
            <w:top w:val="none" w:sz="0" w:space="0" w:color="auto"/>
            <w:left w:val="none" w:sz="0" w:space="0" w:color="auto"/>
            <w:bottom w:val="none" w:sz="0" w:space="0" w:color="auto"/>
            <w:right w:val="none" w:sz="0" w:space="0" w:color="auto"/>
          </w:divBdr>
        </w:div>
        <w:div w:id="187791004">
          <w:marLeft w:val="640"/>
          <w:marRight w:val="0"/>
          <w:marTop w:val="0"/>
          <w:marBottom w:val="0"/>
          <w:divBdr>
            <w:top w:val="none" w:sz="0" w:space="0" w:color="auto"/>
            <w:left w:val="none" w:sz="0" w:space="0" w:color="auto"/>
            <w:bottom w:val="none" w:sz="0" w:space="0" w:color="auto"/>
            <w:right w:val="none" w:sz="0" w:space="0" w:color="auto"/>
          </w:divBdr>
        </w:div>
        <w:div w:id="1919555356">
          <w:marLeft w:val="640"/>
          <w:marRight w:val="0"/>
          <w:marTop w:val="0"/>
          <w:marBottom w:val="0"/>
          <w:divBdr>
            <w:top w:val="none" w:sz="0" w:space="0" w:color="auto"/>
            <w:left w:val="none" w:sz="0" w:space="0" w:color="auto"/>
            <w:bottom w:val="none" w:sz="0" w:space="0" w:color="auto"/>
            <w:right w:val="none" w:sz="0" w:space="0" w:color="auto"/>
          </w:divBdr>
        </w:div>
        <w:div w:id="728067383">
          <w:marLeft w:val="640"/>
          <w:marRight w:val="0"/>
          <w:marTop w:val="0"/>
          <w:marBottom w:val="0"/>
          <w:divBdr>
            <w:top w:val="none" w:sz="0" w:space="0" w:color="auto"/>
            <w:left w:val="none" w:sz="0" w:space="0" w:color="auto"/>
            <w:bottom w:val="none" w:sz="0" w:space="0" w:color="auto"/>
            <w:right w:val="none" w:sz="0" w:space="0" w:color="auto"/>
          </w:divBdr>
        </w:div>
        <w:div w:id="2147039297">
          <w:marLeft w:val="640"/>
          <w:marRight w:val="0"/>
          <w:marTop w:val="0"/>
          <w:marBottom w:val="0"/>
          <w:divBdr>
            <w:top w:val="none" w:sz="0" w:space="0" w:color="auto"/>
            <w:left w:val="none" w:sz="0" w:space="0" w:color="auto"/>
            <w:bottom w:val="none" w:sz="0" w:space="0" w:color="auto"/>
            <w:right w:val="none" w:sz="0" w:space="0" w:color="auto"/>
          </w:divBdr>
        </w:div>
        <w:div w:id="1078752818">
          <w:marLeft w:val="640"/>
          <w:marRight w:val="0"/>
          <w:marTop w:val="0"/>
          <w:marBottom w:val="0"/>
          <w:divBdr>
            <w:top w:val="none" w:sz="0" w:space="0" w:color="auto"/>
            <w:left w:val="none" w:sz="0" w:space="0" w:color="auto"/>
            <w:bottom w:val="none" w:sz="0" w:space="0" w:color="auto"/>
            <w:right w:val="none" w:sz="0" w:space="0" w:color="auto"/>
          </w:divBdr>
        </w:div>
        <w:div w:id="129983212">
          <w:marLeft w:val="640"/>
          <w:marRight w:val="0"/>
          <w:marTop w:val="0"/>
          <w:marBottom w:val="0"/>
          <w:divBdr>
            <w:top w:val="none" w:sz="0" w:space="0" w:color="auto"/>
            <w:left w:val="none" w:sz="0" w:space="0" w:color="auto"/>
            <w:bottom w:val="none" w:sz="0" w:space="0" w:color="auto"/>
            <w:right w:val="none" w:sz="0" w:space="0" w:color="auto"/>
          </w:divBdr>
        </w:div>
        <w:div w:id="556093379">
          <w:marLeft w:val="640"/>
          <w:marRight w:val="0"/>
          <w:marTop w:val="0"/>
          <w:marBottom w:val="0"/>
          <w:divBdr>
            <w:top w:val="none" w:sz="0" w:space="0" w:color="auto"/>
            <w:left w:val="none" w:sz="0" w:space="0" w:color="auto"/>
            <w:bottom w:val="none" w:sz="0" w:space="0" w:color="auto"/>
            <w:right w:val="none" w:sz="0" w:space="0" w:color="auto"/>
          </w:divBdr>
        </w:div>
        <w:div w:id="429204357">
          <w:marLeft w:val="640"/>
          <w:marRight w:val="0"/>
          <w:marTop w:val="0"/>
          <w:marBottom w:val="0"/>
          <w:divBdr>
            <w:top w:val="none" w:sz="0" w:space="0" w:color="auto"/>
            <w:left w:val="none" w:sz="0" w:space="0" w:color="auto"/>
            <w:bottom w:val="none" w:sz="0" w:space="0" w:color="auto"/>
            <w:right w:val="none" w:sz="0" w:space="0" w:color="auto"/>
          </w:divBdr>
        </w:div>
        <w:div w:id="880556534">
          <w:marLeft w:val="640"/>
          <w:marRight w:val="0"/>
          <w:marTop w:val="0"/>
          <w:marBottom w:val="0"/>
          <w:divBdr>
            <w:top w:val="none" w:sz="0" w:space="0" w:color="auto"/>
            <w:left w:val="none" w:sz="0" w:space="0" w:color="auto"/>
            <w:bottom w:val="none" w:sz="0" w:space="0" w:color="auto"/>
            <w:right w:val="none" w:sz="0" w:space="0" w:color="auto"/>
          </w:divBdr>
        </w:div>
        <w:div w:id="448011954">
          <w:marLeft w:val="640"/>
          <w:marRight w:val="0"/>
          <w:marTop w:val="0"/>
          <w:marBottom w:val="0"/>
          <w:divBdr>
            <w:top w:val="none" w:sz="0" w:space="0" w:color="auto"/>
            <w:left w:val="none" w:sz="0" w:space="0" w:color="auto"/>
            <w:bottom w:val="none" w:sz="0" w:space="0" w:color="auto"/>
            <w:right w:val="none" w:sz="0" w:space="0" w:color="auto"/>
          </w:divBdr>
        </w:div>
        <w:div w:id="535429977">
          <w:marLeft w:val="640"/>
          <w:marRight w:val="0"/>
          <w:marTop w:val="0"/>
          <w:marBottom w:val="0"/>
          <w:divBdr>
            <w:top w:val="none" w:sz="0" w:space="0" w:color="auto"/>
            <w:left w:val="none" w:sz="0" w:space="0" w:color="auto"/>
            <w:bottom w:val="none" w:sz="0" w:space="0" w:color="auto"/>
            <w:right w:val="none" w:sz="0" w:space="0" w:color="auto"/>
          </w:divBdr>
        </w:div>
        <w:div w:id="1816028921">
          <w:marLeft w:val="640"/>
          <w:marRight w:val="0"/>
          <w:marTop w:val="0"/>
          <w:marBottom w:val="0"/>
          <w:divBdr>
            <w:top w:val="none" w:sz="0" w:space="0" w:color="auto"/>
            <w:left w:val="none" w:sz="0" w:space="0" w:color="auto"/>
            <w:bottom w:val="none" w:sz="0" w:space="0" w:color="auto"/>
            <w:right w:val="none" w:sz="0" w:space="0" w:color="auto"/>
          </w:divBdr>
        </w:div>
        <w:div w:id="1997220286">
          <w:marLeft w:val="640"/>
          <w:marRight w:val="0"/>
          <w:marTop w:val="0"/>
          <w:marBottom w:val="0"/>
          <w:divBdr>
            <w:top w:val="none" w:sz="0" w:space="0" w:color="auto"/>
            <w:left w:val="none" w:sz="0" w:space="0" w:color="auto"/>
            <w:bottom w:val="none" w:sz="0" w:space="0" w:color="auto"/>
            <w:right w:val="none" w:sz="0" w:space="0" w:color="auto"/>
          </w:divBdr>
        </w:div>
        <w:div w:id="1812477281">
          <w:marLeft w:val="640"/>
          <w:marRight w:val="0"/>
          <w:marTop w:val="0"/>
          <w:marBottom w:val="0"/>
          <w:divBdr>
            <w:top w:val="none" w:sz="0" w:space="0" w:color="auto"/>
            <w:left w:val="none" w:sz="0" w:space="0" w:color="auto"/>
            <w:bottom w:val="none" w:sz="0" w:space="0" w:color="auto"/>
            <w:right w:val="none" w:sz="0" w:space="0" w:color="auto"/>
          </w:divBdr>
        </w:div>
        <w:div w:id="1865091845">
          <w:marLeft w:val="640"/>
          <w:marRight w:val="0"/>
          <w:marTop w:val="0"/>
          <w:marBottom w:val="0"/>
          <w:divBdr>
            <w:top w:val="none" w:sz="0" w:space="0" w:color="auto"/>
            <w:left w:val="none" w:sz="0" w:space="0" w:color="auto"/>
            <w:bottom w:val="none" w:sz="0" w:space="0" w:color="auto"/>
            <w:right w:val="none" w:sz="0" w:space="0" w:color="auto"/>
          </w:divBdr>
        </w:div>
        <w:div w:id="1263420628">
          <w:marLeft w:val="640"/>
          <w:marRight w:val="0"/>
          <w:marTop w:val="0"/>
          <w:marBottom w:val="0"/>
          <w:divBdr>
            <w:top w:val="none" w:sz="0" w:space="0" w:color="auto"/>
            <w:left w:val="none" w:sz="0" w:space="0" w:color="auto"/>
            <w:bottom w:val="none" w:sz="0" w:space="0" w:color="auto"/>
            <w:right w:val="none" w:sz="0" w:space="0" w:color="auto"/>
          </w:divBdr>
        </w:div>
        <w:div w:id="332807994">
          <w:marLeft w:val="640"/>
          <w:marRight w:val="0"/>
          <w:marTop w:val="0"/>
          <w:marBottom w:val="0"/>
          <w:divBdr>
            <w:top w:val="none" w:sz="0" w:space="0" w:color="auto"/>
            <w:left w:val="none" w:sz="0" w:space="0" w:color="auto"/>
            <w:bottom w:val="none" w:sz="0" w:space="0" w:color="auto"/>
            <w:right w:val="none" w:sz="0" w:space="0" w:color="auto"/>
          </w:divBdr>
        </w:div>
        <w:div w:id="624848184">
          <w:marLeft w:val="640"/>
          <w:marRight w:val="0"/>
          <w:marTop w:val="0"/>
          <w:marBottom w:val="0"/>
          <w:divBdr>
            <w:top w:val="none" w:sz="0" w:space="0" w:color="auto"/>
            <w:left w:val="none" w:sz="0" w:space="0" w:color="auto"/>
            <w:bottom w:val="none" w:sz="0" w:space="0" w:color="auto"/>
            <w:right w:val="none" w:sz="0" w:space="0" w:color="auto"/>
          </w:divBdr>
        </w:div>
        <w:div w:id="818688530">
          <w:marLeft w:val="640"/>
          <w:marRight w:val="0"/>
          <w:marTop w:val="0"/>
          <w:marBottom w:val="0"/>
          <w:divBdr>
            <w:top w:val="none" w:sz="0" w:space="0" w:color="auto"/>
            <w:left w:val="none" w:sz="0" w:space="0" w:color="auto"/>
            <w:bottom w:val="none" w:sz="0" w:space="0" w:color="auto"/>
            <w:right w:val="none" w:sz="0" w:space="0" w:color="auto"/>
          </w:divBdr>
        </w:div>
        <w:div w:id="2089765422">
          <w:marLeft w:val="640"/>
          <w:marRight w:val="0"/>
          <w:marTop w:val="0"/>
          <w:marBottom w:val="0"/>
          <w:divBdr>
            <w:top w:val="none" w:sz="0" w:space="0" w:color="auto"/>
            <w:left w:val="none" w:sz="0" w:space="0" w:color="auto"/>
            <w:bottom w:val="none" w:sz="0" w:space="0" w:color="auto"/>
            <w:right w:val="none" w:sz="0" w:space="0" w:color="auto"/>
          </w:divBdr>
        </w:div>
        <w:div w:id="1401488740">
          <w:marLeft w:val="640"/>
          <w:marRight w:val="0"/>
          <w:marTop w:val="0"/>
          <w:marBottom w:val="0"/>
          <w:divBdr>
            <w:top w:val="none" w:sz="0" w:space="0" w:color="auto"/>
            <w:left w:val="none" w:sz="0" w:space="0" w:color="auto"/>
            <w:bottom w:val="none" w:sz="0" w:space="0" w:color="auto"/>
            <w:right w:val="none" w:sz="0" w:space="0" w:color="auto"/>
          </w:divBdr>
        </w:div>
        <w:div w:id="1434323528">
          <w:marLeft w:val="640"/>
          <w:marRight w:val="0"/>
          <w:marTop w:val="0"/>
          <w:marBottom w:val="0"/>
          <w:divBdr>
            <w:top w:val="none" w:sz="0" w:space="0" w:color="auto"/>
            <w:left w:val="none" w:sz="0" w:space="0" w:color="auto"/>
            <w:bottom w:val="none" w:sz="0" w:space="0" w:color="auto"/>
            <w:right w:val="none" w:sz="0" w:space="0" w:color="auto"/>
          </w:divBdr>
        </w:div>
        <w:div w:id="153111613">
          <w:marLeft w:val="640"/>
          <w:marRight w:val="0"/>
          <w:marTop w:val="0"/>
          <w:marBottom w:val="0"/>
          <w:divBdr>
            <w:top w:val="none" w:sz="0" w:space="0" w:color="auto"/>
            <w:left w:val="none" w:sz="0" w:space="0" w:color="auto"/>
            <w:bottom w:val="none" w:sz="0" w:space="0" w:color="auto"/>
            <w:right w:val="none" w:sz="0" w:space="0" w:color="auto"/>
          </w:divBdr>
        </w:div>
        <w:div w:id="1326975170">
          <w:marLeft w:val="640"/>
          <w:marRight w:val="0"/>
          <w:marTop w:val="0"/>
          <w:marBottom w:val="0"/>
          <w:divBdr>
            <w:top w:val="none" w:sz="0" w:space="0" w:color="auto"/>
            <w:left w:val="none" w:sz="0" w:space="0" w:color="auto"/>
            <w:bottom w:val="none" w:sz="0" w:space="0" w:color="auto"/>
            <w:right w:val="none" w:sz="0" w:space="0" w:color="auto"/>
          </w:divBdr>
        </w:div>
        <w:div w:id="278295042">
          <w:marLeft w:val="640"/>
          <w:marRight w:val="0"/>
          <w:marTop w:val="0"/>
          <w:marBottom w:val="0"/>
          <w:divBdr>
            <w:top w:val="none" w:sz="0" w:space="0" w:color="auto"/>
            <w:left w:val="none" w:sz="0" w:space="0" w:color="auto"/>
            <w:bottom w:val="none" w:sz="0" w:space="0" w:color="auto"/>
            <w:right w:val="none" w:sz="0" w:space="0" w:color="auto"/>
          </w:divBdr>
        </w:div>
        <w:div w:id="1330867231">
          <w:marLeft w:val="640"/>
          <w:marRight w:val="0"/>
          <w:marTop w:val="0"/>
          <w:marBottom w:val="0"/>
          <w:divBdr>
            <w:top w:val="none" w:sz="0" w:space="0" w:color="auto"/>
            <w:left w:val="none" w:sz="0" w:space="0" w:color="auto"/>
            <w:bottom w:val="none" w:sz="0" w:space="0" w:color="auto"/>
            <w:right w:val="none" w:sz="0" w:space="0" w:color="auto"/>
          </w:divBdr>
        </w:div>
        <w:div w:id="402920565">
          <w:marLeft w:val="640"/>
          <w:marRight w:val="0"/>
          <w:marTop w:val="0"/>
          <w:marBottom w:val="0"/>
          <w:divBdr>
            <w:top w:val="none" w:sz="0" w:space="0" w:color="auto"/>
            <w:left w:val="none" w:sz="0" w:space="0" w:color="auto"/>
            <w:bottom w:val="none" w:sz="0" w:space="0" w:color="auto"/>
            <w:right w:val="none" w:sz="0" w:space="0" w:color="auto"/>
          </w:divBdr>
        </w:div>
        <w:div w:id="1371497816">
          <w:marLeft w:val="640"/>
          <w:marRight w:val="0"/>
          <w:marTop w:val="0"/>
          <w:marBottom w:val="0"/>
          <w:divBdr>
            <w:top w:val="none" w:sz="0" w:space="0" w:color="auto"/>
            <w:left w:val="none" w:sz="0" w:space="0" w:color="auto"/>
            <w:bottom w:val="none" w:sz="0" w:space="0" w:color="auto"/>
            <w:right w:val="none" w:sz="0" w:space="0" w:color="auto"/>
          </w:divBdr>
        </w:div>
        <w:div w:id="51933186">
          <w:marLeft w:val="640"/>
          <w:marRight w:val="0"/>
          <w:marTop w:val="0"/>
          <w:marBottom w:val="0"/>
          <w:divBdr>
            <w:top w:val="none" w:sz="0" w:space="0" w:color="auto"/>
            <w:left w:val="none" w:sz="0" w:space="0" w:color="auto"/>
            <w:bottom w:val="none" w:sz="0" w:space="0" w:color="auto"/>
            <w:right w:val="none" w:sz="0" w:space="0" w:color="auto"/>
          </w:divBdr>
        </w:div>
        <w:div w:id="421414776">
          <w:marLeft w:val="640"/>
          <w:marRight w:val="0"/>
          <w:marTop w:val="0"/>
          <w:marBottom w:val="0"/>
          <w:divBdr>
            <w:top w:val="none" w:sz="0" w:space="0" w:color="auto"/>
            <w:left w:val="none" w:sz="0" w:space="0" w:color="auto"/>
            <w:bottom w:val="none" w:sz="0" w:space="0" w:color="auto"/>
            <w:right w:val="none" w:sz="0" w:space="0" w:color="auto"/>
          </w:divBdr>
        </w:div>
        <w:div w:id="1772315684">
          <w:marLeft w:val="640"/>
          <w:marRight w:val="0"/>
          <w:marTop w:val="0"/>
          <w:marBottom w:val="0"/>
          <w:divBdr>
            <w:top w:val="none" w:sz="0" w:space="0" w:color="auto"/>
            <w:left w:val="none" w:sz="0" w:space="0" w:color="auto"/>
            <w:bottom w:val="none" w:sz="0" w:space="0" w:color="auto"/>
            <w:right w:val="none" w:sz="0" w:space="0" w:color="auto"/>
          </w:divBdr>
        </w:div>
        <w:div w:id="1818455994">
          <w:marLeft w:val="640"/>
          <w:marRight w:val="0"/>
          <w:marTop w:val="0"/>
          <w:marBottom w:val="0"/>
          <w:divBdr>
            <w:top w:val="none" w:sz="0" w:space="0" w:color="auto"/>
            <w:left w:val="none" w:sz="0" w:space="0" w:color="auto"/>
            <w:bottom w:val="none" w:sz="0" w:space="0" w:color="auto"/>
            <w:right w:val="none" w:sz="0" w:space="0" w:color="auto"/>
          </w:divBdr>
        </w:div>
        <w:div w:id="1820612011">
          <w:marLeft w:val="640"/>
          <w:marRight w:val="0"/>
          <w:marTop w:val="0"/>
          <w:marBottom w:val="0"/>
          <w:divBdr>
            <w:top w:val="none" w:sz="0" w:space="0" w:color="auto"/>
            <w:left w:val="none" w:sz="0" w:space="0" w:color="auto"/>
            <w:bottom w:val="none" w:sz="0" w:space="0" w:color="auto"/>
            <w:right w:val="none" w:sz="0" w:space="0" w:color="auto"/>
          </w:divBdr>
        </w:div>
        <w:div w:id="798765475">
          <w:marLeft w:val="640"/>
          <w:marRight w:val="0"/>
          <w:marTop w:val="0"/>
          <w:marBottom w:val="0"/>
          <w:divBdr>
            <w:top w:val="none" w:sz="0" w:space="0" w:color="auto"/>
            <w:left w:val="none" w:sz="0" w:space="0" w:color="auto"/>
            <w:bottom w:val="none" w:sz="0" w:space="0" w:color="auto"/>
            <w:right w:val="none" w:sz="0" w:space="0" w:color="auto"/>
          </w:divBdr>
        </w:div>
        <w:div w:id="1262760139">
          <w:marLeft w:val="640"/>
          <w:marRight w:val="0"/>
          <w:marTop w:val="0"/>
          <w:marBottom w:val="0"/>
          <w:divBdr>
            <w:top w:val="none" w:sz="0" w:space="0" w:color="auto"/>
            <w:left w:val="none" w:sz="0" w:space="0" w:color="auto"/>
            <w:bottom w:val="none" w:sz="0" w:space="0" w:color="auto"/>
            <w:right w:val="none" w:sz="0" w:space="0" w:color="auto"/>
          </w:divBdr>
        </w:div>
        <w:div w:id="1638759514">
          <w:marLeft w:val="640"/>
          <w:marRight w:val="0"/>
          <w:marTop w:val="0"/>
          <w:marBottom w:val="0"/>
          <w:divBdr>
            <w:top w:val="none" w:sz="0" w:space="0" w:color="auto"/>
            <w:left w:val="none" w:sz="0" w:space="0" w:color="auto"/>
            <w:bottom w:val="none" w:sz="0" w:space="0" w:color="auto"/>
            <w:right w:val="none" w:sz="0" w:space="0" w:color="auto"/>
          </w:divBdr>
        </w:div>
        <w:div w:id="808597293">
          <w:marLeft w:val="640"/>
          <w:marRight w:val="0"/>
          <w:marTop w:val="0"/>
          <w:marBottom w:val="0"/>
          <w:divBdr>
            <w:top w:val="none" w:sz="0" w:space="0" w:color="auto"/>
            <w:left w:val="none" w:sz="0" w:space="0" w:color="auto"/>
            <w:bottom w:val="none" w:sz="0" w:space="0" w:color="auto"/>
            <w:right w:val="none" w:sz="0" w:space="0" w:color="auto"/>
          </w:divBdr>
        </w:div>
        <w:div w:id="1607882646">
          <w:marLeft w:val="640"/>
          <w:marRight w:val="0"/>
          <w:marTop w:val="0"/>
          <w:marBottom w:val="0"/>
          <w:divBdr>
            <w:top w:val="none" w:sz="0" w:space="0" w:color="auto"/>
            <w:left w:val="none" w:sz="0" w:space="0" w:color="auto"/>
            <w:bottom w:val="none" w:sz="0" w:space="0" w:color="auto"/>
            <w:right w:val="none" w:sz="0" w:space="0" w:color="auto"/>
          </w:divBdr>
        </w:div>
        <w:div w:id="642738762">
          <w:marLeft w:val="640"/>
          <w:marRight w:val="0"/>
          <w:marTop w:val="0"/>
          <w:marBottom w:val="0"/>
          <w:divBdr>
            <w:top w:val="none" w:sz="0" w:space="0" w:color="auto"/>
            <w:left w:val="none" w:sz="0" w:space="0" w:color="auto"/>
            <w:bottom w:val="none" w:sz="0" w:space="0" w:color="auto"/>
            <w:right w:val="none" w:sz="0" w:space="0" w:color="auto"/>
          </w:divBdr>
        </w:div>
        <w:div w:id="988243511">
          <w:marLeft w:val="640"/>
          <w:marRight w:val="0"/>
          <w:marTop w:val="0"/>
          <w:marBottom w:val="0"/>
          <w:divBdr>
            <w:top w:val="none" w:sz="0" w:space="0" w:color="auto"/>
            <w:left w:val="none" w:sz="0" w:space="0" w:color="auto"/>
            <w:bottom w:val="none" w:sz="0" w:space="0" w:color="auto"/>
            <w:right w:val="none" w:sz="0" w:space="0" w:color="auto"/>
          </w:divBdr>
        </w:div>
        <w:div w:id="1944994999">
          <w:marLeft w:val="640"/>
          <w:marRight w:val="0"/>
          <w:marTop w:val="0"/>
          <w:marBottom w:val="0"/>
          <w:divBdr>
            <w:top w:val="none" w:sz="0" w:space="0" w:color="auto"/>
            <w:left w:val="none" w:sz="0" w:space="0" w:color="auto"/>
            <w:bottom w:val="none" w:sz="0" w:space="0" w:color="auto"/>
            <w:right w:val="none" w:sz="0" w:space="0" w:color="auto"/>
          </w:divBdr>
        </w:div>
        <w:div w:id="820342352">
          <w:marLeft w:val="640"/>
          <w:marRight w:val="0"/>
          <w:marTop w:val="0"/>
          <w:marBottom w:val="0"/>
          <w:divBdr>
            <w:top w:val="none" w:sz="0" w:space="0" w:color="auto"/>
            <w:left w:val="none" w:sz="0" w:space="0" w:color="auto"/>
            <w:bottom w:val="none" w:sz="0" w:space="0" w:color="auto"/>
            <w:right w:val="none" w:sz="0" w:space="0" w:color="auto"/>
          </w:divBdr>
        </w:div>
        <w:div w:id="355891367">
          <w:marLeft w:val="640"/>
          <w:marRight w:val="0"/>
          <w:marTop w:val="0"/>
          <w:marBottom w:val="0"/>
          <w:divBdr>
            <w:top w:val="none" w:sz="0" w:space="0" w:color="auto"/>
            <w:left w:val="none" w:sz="0" w:space="0" w:color="auto"/>
            <w:bottom w:val="none" w:sz="0" w:space="0" w:color="auto"/>
            <w:right w:val="none" w:sz="0" w:space="0" w:color="auto"/>
          </w:divBdr>
        </w:div>
        <w:div w:id="1010638690">
          <w:marLeft w:val="640"/>
          <w:marRight w:val="0"/>
          <w:marTop w:val="0"/>
          <w:marBottom w:val="0"/>
          <w:divBdr>
            <w:top w:val="none" w:sz="0" w:space="0" w:color="auto"/>
            <w:left w:val="none" w:sz="0" w:space="0" w:color="auto"/>
            <w:bottom w:val="none" w:sz="0" w:space="0" w:color="auto"/>
            <w:right w:val="none" w:sz="0" w:space="0" w:color="auto"/>
          </w:divBdr>
        </w:div>
        <w:div w:id="108935676">
          <w:marLeft w:val="640"/>
          <w:marRight w:val="0"/>
          <w:marTop w:val="0"/>
          <w:marBottom w:val="0"/>
          <w:divBdr>
            <w:top w:val="none" w:sz="0" w:space="0" w:color="auto"/>
            <w:left w:val="none" w:sz="0" w:space="0" w:color="auto"/>
            <w:bottom w:val="none" w:sz="0" w:space="0" w:color="auto"/>
            <w:right w:val="none" w:sz="0" w:space="0" w:color="auto"/>
          </w:divBdr>
        </w:div>
        <w:div w:id="203446815">
          <w:marLeft w:val="640"/>
          <w:marRight w:val="0"/>
          <w:marTop w:val="0"/>
          <w:marBottom w:val="0"/>
          <w:divBdr>
            <w:top w:val="none" w:sz="0" w:space="0" w:color="auto"/>
            <w:left w:val="none" w:sz="0" w:space="0" w:color="auto"/>
            <w:bottom w:val="none" w:sz="0" w:space="0" w:color="auto"/>
            <w:right w:val="none" w:sz="0" w:space="0" w:color="auto"/>
          </w:divBdr>
        </w:div>
        <w:div w:id="2086417177">
          <w:marLeft w:val="640"/>
          <w:marRight w:val="0"/>
          <w:marTop w:val="0"/>
          <w:marBottom w:val="0"/>
          <w:divBdr>
            <w:top w:val="none" w:sz="0" w:space="0" w:color="auto"/>
            <w:left w:val="none" w:sz="0" w:space="0" w:color="auto"/>
            <w:bottom w:val="none" w:sz="0" w:space="0" w:color="auto"/>
            <w:right w:val="none" w:sz="0" w:space="0" w:color="auto"/>
          </w:divBdr>
        </w:div>
        <w:div w:id="1616978888">
          <w:marLeft w:val="640"/>
          <w:marRight w:val="0"/>
          <w:marTop w:val="0"/>
          <w:marBottom w:val="0"/>
          <w:divBdr>
            <w:top w:val="none" w:sz="0" w:space="0" w:color="auto"/>
            <w:left w:val="none" w:sz="0" w:space="0" w:color="auto"/>
            <w:bottom w:val="none" w:sz="0" w:space="0" w:color="auto"/>
            <w:right w:val="none" w:sz="0" w:space="0" w:color="auto"/>
          </w:divBdr>
        </w:div>
        <w:div w:id="972178584">
          <w:marLeft w:val="640"/>
          <w:marRight w:val="0"/>
          <w:marTop w:val="0"/>
          <w:marBottom w:val="0"/>
          <w:divBdr>
            <w:top w:val="none" w:sz="0" w:space="0" w:color="auto"/>
            <w:left w:val="none" w:sz="0" w:space="0" w:color="auto"/>
            <w:bottom w:val="none" w:sz="0" w:space="0" w:color="auto"/>
            <w:right w:val="none" w:sz="0" w:space="0" w:color="auto"/>
          </w:divBdr>
        </w:div>
        <w:div w:id="161823779">
          <w:marLeft w:val="640"/>
          <w:marRight w:val="0"/>
          <w:marTop w:val="0"/>
          <w:marBottom w:val="0"/>
          <w:divBdr>
            <w:top w:val="none" w:sz="0" w:space="0" w:color="auto"/>
            <w:left w:val="none" w:sz="0" w:space="0" w:color="auto"/>
            <w:bottom w:val="none" w:sz="0" w:space="0" w:color="auto"/>
            <w:right w:val="none" w:sz="0" w:space="0" w:color="auto"/>
          </w:divBdr>
        </w:div>
        <w:div w:id="790319746">
          <w:marLeft w:val="640"/>
          <w:marRight w:val="0"/>
          <w:marTop w:val="0"/>
          <w:marBottom w:val="0"/>
          <w:divBdr>
            <w:top w:val="none" w:sz="0" w:space="0" w:color="auto"/>
            <w:left w:val="none" w:sz="0" w:space="0" w:color="auto"/>
            <w:bottom w:val="none" w:sz="0" w:space="0" w:color="auto"/>
            <w:right w:val="none" w:sz="0" w:space="0" w:color="auto"/>
          </w:divBdr>
        </w:div>
        <w:div w:id="1711150069">
          <w:marLeft w:val="640"/>
          <w:marRight w:val="0"/>
          <w:marTop w:val="0"/>
          <w:marBottom w:val="0"/>
          <w:divBdr>
            <w:top w:val="none" w:sz="0" w:space="0" w:color="auto"/>
            <w:left w:val="none" w:sz="0" w:space="0" w:color="auto"/>
            <w:bottom w:val="none" w:sz="0" w:space="0" w:color="auto"/>
            <w:right w:val="none" w:sz="0" w:space="0" w:color="auto"/>
          </w:divBdr>
        </w:div>
        <w:div w:id="460854127">
          <w:marLeft w:val="640"/>
          <w:marRight w:val="0"/>
          <w:marTop w:val="0"/>
          <w:marBottom w:val="0"/>
          <w:divBdr>
            <w:top w:val="none" w:sz="0" w:space="0" w:color="auto"/>
            <w:left w:val="none" w:sz="0" w:space="0" w:color="auto"/>
            <w:bottom w:val="none" w:sz="0" w:space="0" w:color="auto"/>
            <w:right w:val="none" w:sz="0" w:space="0" w:color="auto"/>
          </w:divBdr>
        </w:div>
        <w:div w:id="122041338">
          <w:marLeft w:val="640"/>
          <w:marRight w:val="0"/>
          <w:marTop w:val="0"/>
          <w:marBottom w:val="0"/>
          <w:divBdr>
            <w:top w:val="none" w:sz="0" w:space="0" w:color="auto"/>
            <w:left w:val="none" w:sz="0" w:space="0" w:color="auto"/>
            <w:bottom w:val="none" w:sz="0" w:space="0" w:color="auto"/>
            <w:right w:val="none" w:sz="0" w:space="0" w:color="auto"/>
          </w:divBdr>
        </w:div>
        <w:div w:id="601183508">
          <w:marLeft w:val="640"/>
          <w:marRight w:val="0"/>
          <w:marTop w:val="0"/>
          <w:marBottom w:val="0"/>
          <w:divBdr>
            <w:top w:val="none" w:sz="0" w:space="0" w:color="auto"/>
            <w:left w:val="none" w:sz="0" w:space="0" w:color="auto"/>
            <w:bottom w:val="none" w:sz="0" w:space="0" w:color="auto"/>
            <w:right w:val="none" w:sz="0" w:space="0" w:color="auto"/>
          </w:divBdr>
        </w:div>
        <w:div w:id="2008365045">
          <w:marLeft w:val="640"/>
          <w:marRight w:val="0"/>
          <w:marTop w:val="0"/>
          <w:marBottom w:val="0"/>
          <w:divBdr>
            <w:top w:val="none" w:sz="0" w:space="0" w:color="auto"/>
            <w:left w:val="none" w:sz="0" w:space="0" w:color="auto"/>
            <w:bottom w:val="none" w:sz="0" w:space="0" w:color="auto"/>
            <w:right w:val="none" w:sz="0" w:space="0" w:color="auto"/>
          </w:divBdr>
        </w:div>
        <w:div w:id="1103693712">
          <w:marLeft w:val="640"/>
          <w:marRight w:val="0"/>
          <w:marTop w:val="0"/>
          <w:marBottom w:val="0"/>
          <w:divBdr>
            <w:top w:val="none" w:sz="0" w:space="0" w:color="auto"/>
            <w:left w:val="none" w:sz="0" w:space="0" w:color="auto"/>
            <w:bottom w:val="none" w:sz="0" w:space="0" w:color="auto"/>
            <w:right w:val="none" w:sz="0" w:space="0" w:color="auto"/>
          </w:divBdr>
        </w:div>
        <w:div w:id="932589930">
          <w:marLeft w:val="640"/>
          <w:marRight w:val="0"/>
          <w:marTop w:val="0"/>
          <w:marBottom w:val="0"/>
          <w:divBdr>
            <w:top w:val="none" w:sz="0" w:space="0" w:color="auto"/>
            <w:left w:val="none" w:sz="0" w:space="0" w:color="auto"/>
            <w:bottom w:val="none" w:sz="0" w:space="0" w:color="auto"/>
            <w:right w:val="none" w:sz="0" w:space="0" w:color="auto"/>
          </w:divBdr>
        </w:div>
      </w:divsChild>
    </w:div>
    <w:div w:id="1320887927">
      <w:bodyDiv w:val="1"/>
      <w:marLeft w:val="0"/>
      <w:marRight w:val="0"/>
      <w:marTop w:val="0"/>
      <w:marBottom w:val="0"/>
      <w:divBdr>
        <w:top w:val="none" w:sz="0" w:space="0" w:color="auto"/>
        <w:left w:val="none" w:sz="0" w:space="0" w:color="auto"/>
        <w:bottom w:val="none" w:sz="0" w:space="0" w:color="auto"/>
        <w:right w:val="none" w:sz="0" w:space="0" w:color="auto"/>
      </w:divBdr>
      <w:divsChild>
        <w:div w:id="762341429">
          <w:marLeft w:val="480"/>
          <w:marRight w:val="0"/>
          <w:marTop w:val="0"/>
          <w:marBottom w:val="0"/>
          <w:divBdr>
            <w:top w:val="none" w:sz="0" w:space="0" w:color="auto"/>
            <w:left w:val="none" w:sz="0" w:space="0" w:color="auto"/>
            <w:bottom w:val="none" w:sz="0" w:space="0" w:color="auto"/>
            <w:right w:val="none" w:sz="0" w:space="0" w:color="auto"/>
          </w:divBdr>
        </w:div>
      </w:divsChild>
    </w:div>
    <w:div w:id="1331180353">
      <w:bodyDiv w:val="1"/>
      <w:marLeft w:val="0"/>
      <w:marRight w:val="0"/>
      <w:marTop w:val="0"/>
      <w:marBottom w:val="0"/>
      <w:divBdr>
        <w:top w:val="none" w:sz="0" w:space="0" w:color="auto"/>
        <w:left w:val="none" w:sz="0" w:space="0" w:color="auto"/>
        <w:bottom w:val="none" w:sz="0" w:space="0" w:color="auto"/>
        <w:right w:val="none" w:sz="0" w:space="0" w:color="auto"/>
      </w:divBdr>
      <w:divsChild>
        <w:div w:id="807623408">
          <w:marLeft w:val="0"/>
          <w:marRight w:val="0"/>
          <w:marTop w:val="0"/>
          <w:marBottom w:val="0"/>
          <w:divBdr>
            <w:top w:val="none" w:sz="0" w:space="0" w:color="auto"/>
            <w:left w:val="none" w:sz="0" w:space="0" w:color="auto"/>
            <w:bottom w:val="none" w:sz="0" w:space="0" w:color="auto"/>
            <w:right w:val="none" w:sz="0" w:space="0" w:color="auto"/>
          </w:divBdr>
          <w:divsChild>
            <w:div w:id="1131750894">
              <w:marLeft w:val="0"/>
              <w:marRight w:val="0"/>
              <w:marTop w:val="0"/>
              <w:marBottom w:val="0"/>
              <w:divBdr>
                <w:top w:val="none" w:sz="0" w:space="0" w:color="auto"/>
                <w:left w:val="none" w:sz="0" w:space="0" w:color="auto"/>
                <w:bottom w:val="none" w:sz="0" w:space="0" w:color="auto"/>
                <w:right w:val="none" w:sz="0" w:space="0" w:color="auto"/>
              </w:divBdr>
              <w:divsChild>
                <w:div w:id="6915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9304">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
    <w:div w:id="1376271184">
      <w:bodyDiv w:val="1"/>
      <w:marLeft w:val="0"/>
      <w:marRight w:val="0"/>
      <w:marTop w:val="0"/>
      <w:marBottom w:val="0"/>
      <w:divBdr>
        <w:top w:val="none" w:sz="0" w:space="0" w:color="auto"/>
        <w:left w:val="none" w:sz="0" w:space="0" w:color="auto"/>
        <w:bottom w:val="none" w:sz="0" w:space="0" w:color="auto"/>
        <w:right w:val="none" w:sz="0" w:space="0" w:color="auto"/>
      </w:divBdr>
      <w:divsChild>
        <w:div w:id="1432815330">
          <w:marLeft w:val="640"/>
          <w:marRight w:val="0"/>
          <w:marTop w:val="0"/>
          <w:marBottom w:val="0"/>
          <w:divBdr>
            <w:top w:val="none" w:sz="0" w:space="0" w:color="auto"/>
            <w:left w:val="none" w:sz="0" w:space="0" w:color="auto"/>
            <w:bottom w:val="none" w:sz="0" w:space="0" w:color="auto"/>
            <w:right w:val="none" w:sz="0" w:space="0" w:color="auto"/>
          </w:divBdr>
        </w:div>
        <w:div w:id="420683632">
          <w:marLeft w:val="640"/>
          <w:marRight w:val="0"/>
          <w:marTop w:val="0"/>
          <w:marBottom w:val="0"/>
          <w:divBdr>
            <w:top w:val="none" w:sz="0" w:space="0" w:color="auto"/>
            <w:left w:val="none" w:sz="0" w:space="0" w:color="auto"/>
            <w:bottom w:val="none" w:sz="0" w:space="0" w:color="auto"/>
            <w:right w:val="none" w:sz="0" w:space="0" w:color="auto"/>
          </w:divBdr>
        </w:div>
        <w:div w:id="385030933">
          <w:marLeft w:val="640"/>
          <w:marRight w:val="0"/>
          <w:marTop w:val="0"/>
          <w:marBottom w:val="0"/>
          <w:divBdr>
            <w:top w:val="none" w:sz="0" w:space="0" w:color="auto"/>
            <w:left w:val="none" w:sz="0" w:space="0" w:color="auto"/>
            <w:bottom w:val="none" w:sz="0" w:space="0" w:color="auto"/>
            <w:right w:val="none" w:sz="0" w:space="0" w:color="auto"/>
          </w:divBdr>
        </w:div>
        <w:div w:id="1938974845">
          <w:marLeft w:val="640"/>
          <w:marRight w:val="0"/>
          <w:marTop w:val="0"/>
          <w:marBottom w:val="0"/>
          <w:divBdr>
            <w:top w:val="none" w:sz="0" w:space="0" w:color="auto"/>
            <w:left w:val="none" w:sz="0" w:space="0" w:color="auto"/>
            <w:bottom w:val="none" w:sz="0" w:space="0" w:color="auto"/>
            <w:right w:val="none" w:sz="0" w:space="0" w:color="auto"/>
          </w:divBdr>
        </w:div>
        <w:div w:id="634919319">
          <w:marLeft w:val="640"/>
          <w:marRight w:val="0"/>
          <w:marTop w:val="0"/>
          <w:marBottom w:val="0"/>
          <w:divBdr>
            <w:top w:val="none" w:sz="0" w:space="0" w:color="auto"/>
            <w:left w:val="none" w:sz="0" w:space="0" w:color="auto"/>
            <w:bottom w:val="none" w:sz="0" w:space="0" w:color="auto"/>
            <w:right w:val="none" w:sz="0" w:space="0" w:color="auto"/>
          </w:divBdr>
        </w:div>
        <w:div w:id="1269847540">
          <w:marLeft w:val="640"/>
          <w:marRight w:val="0"/>
          <w:marTop w:val="0"/>
          <w:marBottom w:val="0"/>
          <w:divBdr>
            <w:top w:val="none" w:sz="0" w:space="0" w:color="auto"/>
            <w:left w:val="none" w:sz="0" w:space="0" w:color="auto"/>
            <w:bottom w:val="none" w:sz="0" w:space="0" w:color="auto"/>
            <w:right w:val="none" w:sz="0" w:space="0" w:color="auto"/>
          </w:divBdr>
        </w:div>
        <w:div w:id="556824111">
          <w:marLeft w:val="640"/>
          <w:marRight w:val="0"/>
          <w:marTop w:val="0"/>
          <w:marBottom w:val="0"/>
          <w:divBdr>
            <w:top w:val="none" w:sz="0" w:space="0" w:color="auto"/>
            <w:left w:val="none" w:sz="0" w:space="0" w:color="auto"/>
            <w:bottom w:val="none" w:sz="0" w:space="0" w:color="auto"/>
            <w:right w:val="none" w:sz="0" w:space="0" w:color="auto"/>
          </w:divBdr>
        </w:div>
        <w:div w:id="265162346">
          <w:marLeft w:val="640"/>
          <w:marRight w:val="0"/>
          <w:marTop w:val="0"/>
          <w:marBottom w:val="0"/>
          <w:divBdr>
            <w:top w:val="none" w:sz="0" w:space="0" w:color="auto"/>
            <w:left w:val="none" w:sz="0" w:space="0" w:color="auto"/>
            <w:bottom w:val="none" w:sz="0" w:space="0" w:color="auto"/>
            <w:right w:val="none" w:sz="0" w:space="0" w:color="auto"/>
          </w:divBdr>
        </w:div>
        <w:div w:id="1914925012">
          <w:marLeft w:val="640"/>
          <w:marRight w:val="0"/>
          <w:marTop w:val="0"/>
          <w:marBottom w:val="0"/>
          <w:divBdr>
            <w:top w:val="none" w:sz="0" w:space="0" w:color="auto"/>
            <w:left w:val="none" w:sz="0" w:space="0" w:color="auto"/>
            <w:bottom w:val="none" w:sz="0" w:space="0" w:color="auto"/>
            <w:right w:val="none" w:sz="0" w:space="0" w:color="auto"/>
          </w:divBdr>
        </w:div>
        <w:div w:id="934827527">
          <w:marLeft w:val="640"/>
          <w:marRight w:val="0"/>
          <w:marTop w:val="0"/>
          <w:marBottom w:val="0"/>
          <w:divBdr>
            <w:top w:val="none" w:sz="0" w:space="0" w:color="auto"/>
            <w:left w:val="none" w:sz="0" w:space="0" w:color="auto"/>
            <w:bottom w:val="none" w:sz="0" w:space="0" w:color="auto"/>
            <w:right w:val="none" w:sz="0" w:space="0" w:color="auto"/>
          </w:divBdr>
        </w:div>
        <w:div w:id="1976063807">
          <w:marLeft w:val="640"/>
          <w:marRight w:val="0"/>
          <w:marTop w:val="0"/>
          <w:marBottom w:val="0"/>
          <w:divBdr>
            <w:top w:val="none" w:sz="0" w:space="0" w:color="auto"/>
            <w:left w:val="none" w:sz="0" w:space="0" w:color="auto"/>
            <w:bottom w:val="none" w:sz="0" w:space="0" w:color="auto"/>
            <w:right w:val="none" w:sz="0" w:space="0" w:color="auto"/>
          </w:divBdr>
        </w:div>
        <w:div w:id="472865648">
          <w:marLeft w:val="640"/>
          <w:marRight w:val="0"/>
          <w:marTop w:val="0"/>
          <w:marBottom w:val="0"/>
          <w:divBdr>
            <w:top w:val="none" w:sz="0" w:space="0" w:color="auto"/>
            <w:left w:val="none" w:sz="0" w:space="0" w:color="auto"/>
            <w:bottom w:val="none" w:sz="0" w:space="0" w:color="auto"/>
            <w:right w:val="none" w:sz="0" w:space="0" w:color="auto"/>
          </w:divBdr>
        </w:div>
        <w:div w:id="1995064483">
          <w:marLeft w:val="640"/>
          <w:marRight w:val="0"/>
          <w:marTop w:val="0"/>
          <w:marBottom w:val="0"/>
          <w:divBdr>
            <w:top w:val="none" w:sz="0" w:space="0" w:color="auto"/>
            <w:left w:val="none" w:sz="0" w:space="0" w:color="auto"/>
            <w:bottom w:val="none" w:sz="0" w:space="0" w:color="auto"/>
            <w:right w:val="none" w:sz="0" w:space="0" w:color="auto"/>
          </w:divBdr>
        </w:div>
        <w:div w:id="939223333">
          <w:marLeft w:val="640"/>
          <w:marRight w:val="0"/>
          <w:marTop w:val="0"/>
          <w:marBottom w:val="0"/>
          <w:divBdr>
            <w:top w:val="none" w:sz="0" w:space="0" w:color="auto"/>
            <w:left w:val="none" w:sz="0" w:space="0" w:color="auto"/>
            <w:bottom w:val="none" w:sz="0" w:space="0" w:color="auto"/>
            <w:right w:val="none" w:sz="0" w:space="0" w:color="auto"/>
          </w:divBdr>
        </w:div>
        <w:div w:id="1333605255">
          <w:marLeft w:val="640"/>
          <w:marRight w:val="0"/>
          <w:marTop w:val="0"/>
          <w:marBottom w:val="0"/>
          <w:divBdr>
            <w:top w:val="none" w:sz="0" w:space="0" w:color="auto"/>
            <w:left w:val="none" w:sz="0" w:space="0" w:color="auto"/>
            <w:bottom w:val="none" w:sz="0" w:space="0" w:color="auto"/>
            <w:right w:val="none" w:sz="0" w:space="0" w:color="auto"/>
          </w:divBdr>
        </w:div>
        <w:div w:id="1740060234">
          <w:marLeft w:val="640"/>
          <w:marRight w:val="0"/>
          <w:marTop w:val="0"/>
          <w:marBottom w:val="0"/>
          <w:divBdr>
            <w:top w:val="none" w:sz="0" w:space="0" w:color="auto"/>
            <w:left w:val="none" w:sz="0" w:space="0" w:color="auto"/>
            <w:bottom w:val="none" w:sz="0" w:space="0" w:color="auto"/>
            <w:right w:val="none" w:sz="0" w:space="0" w:color="auto"/>
          </w:divBdr>
        </w:div>
        <w:div w:id="1072774124">
          <w:marLeft w:val="640"/>
          <w:marRight w:val="0"/>
          <w:marTop w:val="0"/>
          <w:marBottom w:val="0"/>
          <w:divBdr>
            <w:top w:val="none" w:sz="0" w:space="0" w:color="auto"/>
            <w:left w:val="none" w:sz="0" w:space="0" w:color="auto"/>
            <w:bottom w:val="none" w:sz="0" w:space="0" w:color="auto"/>
            <w:right w:val="none" w:sz="0" w:space="0" w:color="auto"/>
          </w:divBdr>
        </w:div>
        <w:div w:id="1827159242">
          <w:marLeft w:val="640"/>
          <w:marRight w:val="0"/>
          <w:marTop w:val="0"/>
          <w:marBottom w:val="0"/>
          <w:divBdr>
            <w:top w:val="none" w:sz="0" w:space="0" w:color="auto"/>
            <w:left w:val="none" w:sz="0" w:space="0" w:color="auto"/>
            <w:bottom w:val="none" w:sz="0" w:space="0" w:color="auto"/>
            <w:right w:val="none" w:sz="0" w:space="0" w:color="auto"/>
          </w:divBdr>
        </w:div>
        <w:div w:id="634604719">
          <w:marLeft w:val="640"/>
          <w:marRight w:val="0"/>
          <w:marTop w:val="0"/>
          <w:marBottom w:val="0"/>
          <w:divBdr>
            <w:top w:val="none" w:sz="0" w:space="0" w:color="auto"/>
            <w:left w:val="none" w:sz="0" w:space="0" w:color="auto"/>
            <w:bottom w:val="none" w:sz="0" w:space="0" w:color="auto"/>
            <w:right w:val="none" w:sz="0" w:space="0" w:color="auto"/>
          </w:divBdr>
        </w:div>
        <w:div w:id="43264270">
          <w:marLeft w:val="640"/>
          <w:marRight w:val="0"/>
          <w:marTop w:val="0"/>
          <w:marBottom w:val="0"/>
          <w:divBdr>
            <w:top w:val="none" w:sz="0" w:space="0" w:color="auto"/>
            <w:left w:val="none" w:sz="0" w:space="0" w:color="auto"/>
            <w:bottom w:val="none" w:sz="0" w:space="0" w:color="auto"/>
            <w:right w:val="none" w:sz="0" w:space="0" w:color="auto"/>
          </w:divBdr>
        </w:div>
        <w:div w:id="401173309">
          <w:marLeft w:val="640"/>
          <w:marRight w:val="0"/>
          <w:marTop w:val="0"/>
          <w:marBottom w:val="0"/>
          <w:divBdr>
            <w:top w:val="none" w:sz="0" w:space="0" w:color="auto"/>
            <w:left w:val="none" w:sz="0" w:space="0" w:color="auto"/>
            <w:bottom w:val="none" w:sz="0" w:space="0" w:color="auto"/>
            <w:right w:val="none" w:sz="0" w:space="0" w:color="auto"/>
          </w:divBdr>
        </w:div>
        <w:div w:id="951473247">
          <w:marLeft w:val="640"/>
          <w:marRight w:val="0"/>
          <w:marTop w:val="0"/>
          <w:marBottom w:val="0"/>
          <w:divBdr>
            <w:top w:val="none" w:sz="0" w:space="0" w:color="auto"/>
            <w:left w:val="none" w:sz="0" w:space="0" w:color="auto"/>
            <w:bottom w:val="none" w:sz="0" w:space="0" w:color="auto"/>
            <w:right w:val="none" w:sz="0" w:space="0" w:color="auto"/>
          </w:divBdr>
        </w:div>
        <w:div w:id="1929803585">
          <w:marLeft w:val="640"/>
          <w:marRight w:val="0"/>
          <w:marTop w:val="0"/>
          <w:marBottom w:val="0"/>
          <w:divBdr>
            <w:top w:val="none" w:sz="0" w:space="0" w:color="auto"/>
            <w:left w:val="none" w:sz="0" w:space="0" w:color="auto"/>
            <w:bottom w:val="none" w:sz="0" w:space="0" w:color="auto"/>
            <w:right w:val="none" w:sz="0" w:space="0" w:color="auto"/>
          </w:divBdr>
        </w:div>
        <w:div w:id="519319881">
          <w:marLeft w:val="640"/>
          <w:marRight w:val="0"/>
          <w:marTop w:val="0"/>
          <w:marBottom w:val="0"/>
          <w:divBdr>
            <w:top w:val="none" w:sz="0" w:space="0" w:color="auto"/>
            <w:left w:val="none" w:sz="0" w:space="0" w:color="auto"/>
            <w:bottom w:val="none" w:sz="0" w:space="0" w:color="auto"/>
            <w:right w:val="none" w:sz="0" w:space="0" w:color="auto"/>
          </w:divBdr>
        </w:div>
        <w:div w:id="1367026129">
          <w:marLeft w:val="640"/>
          <w:marRight w:val="0"/>
          <w:marTop w:val="0"/>
          <w:marBottom w:val="0"/>
          <w:divBdr>
            <w:top w:val="none" w:sz="0" w:space="0" w:color="auto"/>
            <w:left w:val="none" w:sz="0" w:space="0" w:color="auto"/>
            <w:bottom w:val="none" w:sz="0" w:space="0" w:color="auto"/>
            <w:right w:val="none" w:sz="0" w:space="0" w:color="auto"/>
          </w:divBdr>
        </w:div>
        <w:div w:id="1292397851">
          <w:marLeft w:val="640"/>
          <w:marRight w:val="0"/>
          <w:marTop w:val="0"/>
          <w:marBottom w:val="0"/>
          <w:divBdr>
            <w:top w:val="none" w:sz="0" w:space="0" w:color="auto"/>
            <w:left w:val="none" w:sz="0" w:space="0" w:color="auto"/>
            <w:bottom w:val="none" w:sz="0" w:space="0" w:color="auto"/>
            <w:right w:val="none" w:sz="0" w:space="0" w:color="auto"/>
          </w:divBdr>
        </w:div>
        <w:div w:id="1477797585">
          <w:marLeft w:val="640"/>
          <w:marRight w:val="0"/>
          <w:marTop w:val="0"/>
          <w:marBottom w:val="0"/>
          <w:divBdr>
            <w:top w:val="none" w:sz="0" w:space="0" w:color="auto"/>
            <w:left w:val="none" w:sz="0" w:space="0" w:color="auto"/>
            <w:bottom w:val="none" w:sz="0" w:space="0" w:color="auto"/>
            <w:right w:val="none" w:sz="0" w:space="0" w:color="auto"/>
          </w:divBdr>
        </w:div>
        <w:div w:id="2072921512">
          <w:marLeft w:val="640"/>
          <w:marRight w:val="0"/>
          <w:marTop w:val="0"/>
          <w:marBottom w:val="0"/>
          <w:divBdr>
            <w:top w:val="none" w:sz="0" w:space="0" w:color="auto"/>
            <w:left w:val="none" w:sz="0" w:space="0" w:color="auto"/>
            <w:bottom w:val="none" w:sz="0" w:space="0" w:color="auto"/>
            <w:right w:val="none" w:sz="0" w:space="0" w:color="auto"/>
          </w:divBdr>
        </w:div>
        <w:div w:id="1462454536">
          <w:marLeft w:val="640"/>
          <w:marRight w:val="0"/>
          <w:marTop w:val="0"/>
          <w:marBottom w:val="0"/>
          <w:divBdr>
            <w:top w:val="none" w:sz="0" w:space="0" w:color="auto"/>
            <w:left w:val="none" w:sz="0" w:space="0" w:color="auto"/>
            <w:bottom w:val="none" w:sz="0" w:space="0" w:color="auto"/>
            <w:right w:val="none" w:sz="0" w:space="0" w:color="auto"/>
          </w:divBdr>
        </w:div>
        <w:div w:id="1134174216">
          <w:marLeft w:val="640"/>
          <w:marRight w:val="0"/>
          <w:marTop w:val="0"/>
          <w:marBottom w:val="0"/>
          <w:divBdr>
            <w:top w:val="none" w:sz="0" w:space="0" w:color="auto"/>
            <w:left w:val="none" w:sz="0" w:space="0" w:color="auto"/>
            <w:bottom w:val="none" w:sz="0" w:space="0" w:color="auto"/>
            <w:right w:val="none" w:sz="0" w:space="0" w:color="auto"/>
          </w:divBdr>
        </w:div>
        <w:div w:id="1734770682">
          <w:marLeft w:val="640"/>
          <w:marRight w:val="0"/>
          <w:marTop w:val="0"/>
          <w:marBottom w:val="0"/>
          <w:divBdr>
            <w:top w:val="none" w:sz="0" w:space="0" w:color="auto"/>
            <w:left w:val="none" w:sz="0" w:space="0" w:color="auto"/>
            <w:bottom w:val="none" w:sz="0" w:space="0" w:color="auto"/>
            <w:right w:val="none" w:sz="0" w:space="0" w:color="auto"/>
          </w:divBdr>
        </w:div>
        <w:div w:id="1279684174">
          <w:marLeft w:val="640"/>
          <w:marRight w:val="0"/>
          <w:marTop w:val="0"/>
          <w:marBottom w:val="0"/>
          <w:divBdr>
            <w:top w:val="none" w:sz="0" w:space="0" w:color="auto"/>
            <w:left w:val="none" w:sz="0" w:space="0" w:color="auto"/>
            <w:bottom w:val="none" w:sz="0" w:space="0" w:color="auto"/>
            <w:right w:val="none" w:sz="0" w:space="0" w:color="auto"/>
          </w:divBdr>
        </w:div>
        <w:div w:id="1466120857">
          <w:marLeft w:val="640"/>
          <w:marRight w:val="0"/>
          <w:marTop w:val="0"/>
          <w:marBottom w:val="0"/>
          <w:divBdr>
            <w:top w:val="none" w:sz="0" w:space="0" w:color="auto"/>
            <w:left w:val="none" w:sz="0" w:space="0" w:color="auto"/>
            <w:bottom w:val="none" w:sz="0" w:space="0" w:color="auto"/>
            <w:right w:val="none" w:sz="0" w:space="0" w:color="auto"/>
          </w:divBdr>
        </w:div>
        <w:div w:id="341974526">
          <w:marLeft w:val="640"/>
          <w:marRight w:val="0"/>
          <w:marTop w:val="0"/>
          <w:marBottom w:val="0"/>
          <w:divBdr>
            <w:top w:val="none" w:sz="0" w:space="0" w:color="auto"/>
            <w:left w:val="none" w:sz="0" w:space="0" w:color="auto"/>
            <w:bottom w:val="none" w:sz="0" w:space="0" w:color="auto"/>
            <w:right w:val="none" w:sz="0" w:space="0" w:color="auto"/>
          </w:divBdr>
        </w:div>
        <w:div w:id="968052405">
          <w:marLeft w:val="640"/>
          <w:marRight w:val="0"/>
          <w:marTop w:val="0"/>
          <w:marBottom w:val="0"/>
          <w:divBdr>
            <w:top w:val="none" w:sz="0" w:space="0" w:color="auto"/>
            <w:left w:val="none" w:sz="0" w:space="0" w:color="auto"/>
            <w:bottom w:val="none" w:sz="0" w:space="0" w:color="auto"/>
            <w:right w:val="none" w:sz="0" w:space="0" w:color="auto"/>
          </w:divBdr>
        </w:div>
        <w:div w:id="317611499">
          <w:marLeft w:val="640"/>
          <w:marRight w:val="0"/>
          <w:marTop w:val="0"/>
          <w:marBottom w:val="0"/>
          <w:divBdr>
            <w:top w:val="none" w:sz="0" w:space="0" w:color="auto"/>
            <w:left w:val="none" w:sz="0" w:space="0" w:color="auto"/>
            <w:bottom w:val="none" w:sz="0" w:space="0" w:color="auto"/>
            <w:right w:val="none" w:sz="0" w:space="0" w:color="auto"/>
          </w:divBdr>
        </w:div>
        <w:div w:id="555437939">
          <w:marLeft w:val="640"/>
          <w:marRight w:val="0"/>
          <w:marTop w:val="0"/>
          <w:marBottom w:val="0"/>
          <w:divBdr>
            <w:top w:val="none" w:sz="0" w:space="0" w:color="auto"/>
            <w:left w:val="none" w:sz="0" w:space="0" w:color="auto"/>
            <w:bottom w:val="none" w:sz="0" w:space="0" w:color="auto"/>
            <w:right w:val="none" w:sz="0" w:space="0" w:color="auto"/>
          </w:divBdr>
        </w:div>
        <w:div w:id="295841960">
          <w:marLeft w:val="640"/>
          <w:marRight w:val="0"/>
          <w:marTop w:val="0"/>
          <w:marBottom w:val="0"/>
          <w:divBdr>
            <w:top w:val="none" w:sz="0" w:space="0" w:color="auto"/>
            <w:left w:val="none" w:sz="0" w:space="0" w:color="auto"/>
            <w:bottom w:val="none" w:sz="0" w:space="0" w:color="auto"/>
            <w:right w:val="none" w:sz="0" w:space="0" w:color="auto"/>
          </w:divBdr>
        </w:div>
        <w:div w:id="1057121949">
          <w:marLeft w:val="640"/>
          <w:marRight w:val="0"/>
          <w:marTop w:val="0"/>
          <w:marBottom w:val="0"/>
          <w:divBdr>
            <w:top w:val="none" w:sz="0" w:space="0" w:color="auto"/>
            <w:left w:val="none" w:sz="0" w:space="0" w:color="auto"/>
            <w:bottom w:val="none" w:sz="0" w:space="0" w:color="auto"/>
            <w:right w:val="none" w:sz="0" w:space="0" w:color="auto"/>
          </w:divBdr>
        </w:div>
        <w:div w:id="1157957583">
          <w:marLeft w:val="640"/>
          <w:marRight w:val="0"/>
          <w:marTop w:val="0"/>
          <w:marBottom w:val="0"/>
          <w:divBdr>
            <w:top w:val="none" w:sz="0" w:space="0" w:color="auto"/>
            <w:left w:val="none" w:sz="0" w:space="0" w:color="auto"/>
            <w:bottom w:val="none" w:sz="0" w:space="0" w:color="auto"/>
            <w:right w:val="none" w:sz="0" w:space="0" w:color="auto"/>
          </w:divBdr>
        </w:div>
        <w:div w:id="643124687">
          <w:marLeft w:val="640"/>
          <w:marRight w:val="0"/>
          <w:marTop w:val="0"/>
          <w:marBottom w:val="0"/>
          <w:divBdr>
            <w:top w:val="none" w:sz="0" w:space="0" w:color="auto"/>
            <w:left w:val="none" w:sz="0" w:space="0" w:color="auto"/>
            <w:bottom w:val="none" w:sz="0" w:space="0" w:color="auto"/>
            <w:right w:val="none" w:sz="0" w:space="0" w:color="auto"/>
          </w:divBdr>
        </w:div>
        <w:div w:id="244608620">
          <w:marLeft w:val="640"/>
          <w:marRight w:val="0"/>
          <w:marTop w:val="0"/>
          <w:marBottom w:val="0"/>
          <w:divBdr>
            <w:top w:val="none" w:sz="0" w:space="0" w:color="auto"/>
            <w:left w:val="none" w:sz="0" w:space="0" w:color="auto"/>
            <w:bottom w:val="none" w:sz="0" w:space="0" w:color="auto"/>
            <w:right w:val="none" w:sz="0" w:space="0" w:color="auto"/>
          </w:divBdr>
        </w:div>
        <w:div w:id="1049498221">
          <w:marLeft w:val="640"/>
          <w:marRight w:val="0"/>
          <w:marTop w:val="0"/>
          <w:marBottom w:val="0"/>
          <w:divBdr>
            <w:top w:val="none" w:sz="0" w:space="0" w:color="auto"/>
            <w:left w:val="none" w:sz="0" w:space="0" w:color="auto"/>
            <w:bottom w:val="none" w:sz="0" w:space="0" w:color="auto"/>
            <w:right w:val="none" w:sz="0" w:space="0" w:color="auto"/>
          </w:divBdr>
        </w:div>
        <w:div w:id="1879849376">
          <w:marLeft w:val="640"/>
          <w:marRight w:val="0"/>
          <w:marTop w:val="0"/>
          <w:marBottom w:val="0"/>
          <w:divBdr>
            <w:top w:val="none" w:sz="0" w:space="0" w:color="auto"/>
            <w:left w:val="none" w:sz="0" w:space="0" w:color="auto"/>
            <w:bottom w:val="none" w:sz="0" w:space="0" w:color="auto"/>
            <w:right w:val="none" w:sz="0" w:space="0" w:color="auto"/>
          </w:divBdr>
        </w:div>
        <w:div w:id="954748968">
          <w:marLeft w:val="640"/>
          <w:marRight w:val="0"/>
          <w:marTop w:val="0"/>
          <w:marBottom w:val="0"/>
          <w:divBdr>
            <w:top w:val="none" w:sz="0" w:space="0" w:color="auto"/>
            <w:left w:val="none" w:sz="0" w:space="0" w:color="auto"/>
            <w:bottom w:val="none" w:sz="0" w:space="0" w:color="auto"/>
            <w:right w:val="none" w:sz="0" w:space="0" w:color="auto"/>
          </w:divBdr>
        </w:div>
        <w:div w:id="614825099">
          <w:marLeft w:val="640"/>
          <w:marRight w:val="0"/>
          <w:marTop w:val="0"/>
          <w:marBottom w:val="0"/>
          <w:divBdr>
            <w:top w:val="none" w:sz="0" w:space="0" w:color="auto"/>
            <w:left w:val="none" w:sz="0" w:space="0" w:color="auto"/>
            <w:bottom w:val="none" w:sz="0" w:space="0" w:color="auto"/>
            <w:right w:val="none" w:sz="0" w:space="0" w:color="auto"/>
          </w:divBdr>
        </w:div>
        <w:div w:id="498886426">
          <w:marLeft w:val="640"/>
          <w:marRight w:val="0"/>
          <w:marTop w:val="0"/>
          <w:marBottom w:val="0"/>
          <w:divBdr>
            <w:top w:val="none" w:sz="0" w:space="0" w:color="auto"/>
            <w:left w:val="none" w:sz="0" w:space="0" w:color="auto"/>
            <w:bottom w:val="none" w:sz="0" w:space="0" w:color="auto"/>
            <w:right w:val="none" w:sz="0" w:space="0" w:color="auto"/>
          </w:divBdr>
        </w:div>
        <w:div w:id="1757363820">
          <w:marLeft w:val="640"/>
          <w:marRight w:val="0"/>
          <w:marTop w:val="0"/>
          <w:marBottom w:val="0"/>
          <w:divBdr>
            <w:top w:val="none" w:sz="0" w:space="0" w:color="auto"/>
            <w:left w:val="none" w:sz="0" w:space="0" w:color="auto"/>
            <w:bottom w:val="none" w:sz="0" w:space="0" w:color="auto"/>
            <w:right w:val="none" w:sz="0" w:space="0" w:color="auto"/>
          </w:divBdr>
        </w:div>
        <w:div w:id="1597785180">
          <w:marLeft w:val="640"/>
          <w:marRight w:val="0"/>
          <w:marTop w:val="0"/>
          <w:marBottom w:val="0"/>
          <w:divBdr>
            <w:top w:val="none" w:sz="0" w:space="0" w:color="auto"/>
            <w:left w:val="none" w:sz="0" w:space="0" w:color="auto"/>
            <w:bottom w:val="none" w:sz="0" w:space="0" w:color="auto"/>
            <w:right w:val="none" w:sz="0" w:space="0" w:color="auto"/>
          </w:divBdr>
        </w:div>
        <w:div w:id="752356970">
          <w:marLeft w:val="640"/>
          <w:marRight w:val="0"/>
          <w:marTop w:val="0"/>
          <w:marBottom w:val="0"/>
          <w:divBdr>
            <w:top w:val="none" w:sz="0" w:space="0" w:color="auto"/>
            <w:left w:val="none" w:sz="0" w:space="0" w:color="auto"/>
            <w:bottom w:val="none" w:sz="0" w:space="0" w:color="auto"/>
            <w:right w:val="none" w:sz="0" w:space="0" w:color="auto"/>
          </w:divBdr>
        </w:div>
        <w:div w:id="2026587912">
          <w:marLeft w:val="640"/>
          <w:marRight w:val="0"/>
          <w:marTop w:val="0"/>
          <w:marBottom w:val="0"/>
          <w:divBdr>
            <w:top w:val="none" w:sz="0" w:space="0" w:color="auto"/>
            <w:left w:val="none" w:sz="0" w:space="0" w:color="auto"/>
            <w:bottom w:val="none" w:sz="0" w:space="0" w:color="auto"/>
            <w:right w:val="none" w:sz="0" w:space="0" w:color="auto"/>
          </w:divBdr>
        </w:div>
        <w:div w:id="384989155">
          <w:marLeft w:val="640"/>
          <w:marRight w:val="0"/>
          <w:marTop w:val="0"/>
          <w:marBottom w:val="0"/>
          <w:divBdr>
            <w:top w:val="none" w:sz="0" w:space="0" w:color="auto"/>
            <w:left w:val="none" w:sz="0" w:space="0" w:color="auto"/>
            <w:bottom w:val="none" w:sz="0" w:space="0" w:color="auto"/>
            <w:right w:val="none" w:sz="0" w:space="0" w:color="auto"/>
          </w:divBdr>
        </w:div>
        <w:div w:id="1865552509">
          <w:marLeft w:val="640"/>
          <w:marRight w:val="0"/>
          <w:marTop w:val="0"/>
          <w:marBottom w:val="0"/>
          <w:divBdr>
            <w:top w:val="none" w:sz="0" w:space="0" w:color="auto"/>
            <w:left w:val="none" w:sz="0" w:space="0" w:color="auto"/>
            <w:bottom w:val="none" w:sz="0" w:space="0" w:color="auto"/>
            <w:right w:val="none" w:sz="0" w:space="0" w:color="auto"/>
          </w:divBdr>
        </w:div>
        <w:div w:id="1278559235">
          <w:marLeft w:val="640"/>
          <w:marRight w:val="0"/>
          <w:marTop w:val="0"/>
          <w:marBottom w:val="0"/>
          <w:divBdr>
            <w:top w:val="none" w:sz="0" w:space="0" w:color="auto"/>
            <w:left w:val="none" w:sz="0" w:space="0" w:color="auto"/>
            <w:bottom w:val="none" w:sz="0" w:space="0" w:color="auto"/>
            <w:right w:val="none" w:sz="0" w:space="0" w:color="auto"/>
          </w:divBdr>
        </w:div>
        <w:div w:id="885684316">
          <w:marLeft w:val="640"/>
          <w:marRight w:val="0"/>
          <w:marTop w:val="0"/>
          <w:marBottom w:val="0"/>
          <w:divBdr>
            <w:top w:val="none" w:sz="0" w:space="0" w:color="auto"/>
            <w:left w:val="none" w:sz="0" w:space="0" w:color="auto"/>
            <w:bottom w:val="none" w:sz="0" w:space="0" w:color="auto"/>
            <w:right w:val="none" w:sz="0" w:space="0" w:color="auto"/>
          </w:divBdr>
        </w:div>
        <w:div w:id="248852440">
          <w:marLeft w:val="640"/>
          <w:marRight w:val="0"/>
          <w:marTop w:val="0"/>
          <w:marBottom w:val="0"/>
          <w:divBdr>
            <w:top w:val="none" w:sz="0" w:space="0" w:color="auto"/>
            <w:left w:val="none" w:sz="0" w:space="0" w:color="auto"/>
            <w:bottom w:val="none" w:sz="0" w:space="0" w:color="auto"/>
            <w:right w:val="none" w:sz="0" w:space="0" w:color="auto"/>
          </w:divBdr>
        </w:div>
        <w:div w:id="249774437">
          <w:marLeft w:val="640"/>
          <w:marRight w:val="0"/>
          <w:marTop w:val="0"/>
          <w:marBottom w:val="0"/>
          <w:divBdr>
            <w:top w:val="none" w:sz="0" w:space="0" w:color="auto"/>
            <w:left w:val="none" w:sz="0" w:space="0" w:color="auto"/>
            <w:bottom w:val="none" w:sz="0" w:space="0" w:color="auto"/>
            <w:right w:val="none" w:sz="0" w:space="0" w:color="auto"/>
          </w:divBdr>
        </w:div>
        <w:div w:id="1361663212">
          <w:marLeft w:val="640"/>
          <w:marRight w:val="0"/>
          <w:marTop w:val="0"/>
          <w:marBottom w:val="0"/>
          <w:divBdr>
            <w:top w:val="none" w:sz="0" w:space="0" w:color="auto"/>
            <w:left w:val="none" w:sz="0" w:space="0" w:color="auto"/>
            <w:bottom w:val="none" w:sz="0" w:space="0" w:color="auto"/>
            <w:right w:val="none" w:sz="0" w:space="0" w:color="auto"/>
          </w:divBdr>
        </w:div>
        <w:div w:id="2129423378">
          <w:marLeft w:val="640"/>
          <w:marRight w:val="0"/>
          <w:marTop w:val="0"/>
          <w:marBottom w:val="0"/>
          <w:divBdr>
            <w:top w:val="none" w:sz="0" w:space="0" w:color="auto"/>
            <w:left w:val="none" w:sz="0" w:space="0" w:color="auto"/>
            <w:bottom w:val="none" w:sz="0" w:space="0" w:color="auto"/>
            <w:right w:val="none" w:sz="0" w:space="0" w:color="auto"/>
          </w:divBdr>
        </w:div>
        <w:div w:id="534806181">
          <w:marLeft w:val="640"/>
          <w:marRight w:val="0"/>
          <w:marTop w:val="0"/>
          <w:marBottom w:val="0"/>
          <w:divBdr>
            <w:top w:val="none" w:sz="0" w:space="0" w:color="auto"/>
            <w:left w:val="none" w:sz="0" w:space="0" w:color="auto"/>
            <w:bottom w:val="none" w:sz="0" w:space="0" w:color="auto"/>
            <w:right w:val="none" w:sz="0" w:space="0" w:color="auto"/>
          </w:divBdr>
        </w:div>
        <w:div w:id="1016034959">
          <w:marLeft w:val="640"/>
          <w:marRight w:val="0"/>
          <w:marTop w:val="0"/>
          <w:marBottom w:val="0"/>
          <w:divBdr>
            <w:top w:val="none" w:sz="0" w:space="0" w:color="auto"/>
            <w:left w:val="none" w:sz="0" w:space="0" w:color="auto"/>
            <w:bottom w:val="none" w:sz="0" w:space="0" w:color="auto"/>
            <w:right w:val="none" w:sz="0" w:space="0" w:color="auto"/>
          </w:divBdr>
        </w:div>
        <w:div w:id="2049915457">
          <w:marLeft w:val="640"/>
          <w:marRight w:val="0"/>
          <w:marTop w:val="0"/>
          <w:marBottom w:val="0"/>
          <w:divBdr>
            <w:top w:val="none" w:sz="0" w:space="0" w:color="auto"/>
            <w:left w:val="none" w:sz="0" w:space="0" w:color="auto"/>
            <w:bottom w:val="none" w:sz="0" w:space="0" w:color="auto"/>
            <w:right w:val="none" w:sz="0" w:space="0" w:color="auto"/>
          </w:divBdr>
        </w:div>
        <w:div w:id="1725324729">
          <w:marLeft w:val="640"/>
          <w:marRight w:val="0"/>
          <w:marTop w:val="0"/>
          <w:marBottom w:val="0"/>
          <w:divBdr>
            <w:top w:val="none" w:sz="0" w:space="0" w:color="auto"/>
            <w:left w:val="none" w:sz="0" w:space="0" w:color="auto"/>
            <w:bottom w:val="none" w:sz="0" w:space="0" w:color="auto"/>
            <w:right w:val="none" w:sz="0" w:space="0" w:color="auto"/>
          </w:divBdr>
        </w:div>
        <w:div w:id="823425623">
          <w:marLeft w:val="640"/>
          <w:marRight w:val="0"/>
          <w:marTop w:val="0"/>
          <w:marBottom w:val="0"/>
          <w:divBdr>
            <w:top w:val="none" w:sz="0" w:space="0" w:color="auto"/>
            <w:left w:val="none" w:sz="0" w:space="0" w:color="auto"/>
            <w:bottom w:val="none" w:sz="0" w:space="0" w:color="auto"/>
            <w:right w:val="none" w:sz="0" w:space="0" w:color="auto"/>
          </w:divBdr>
        </w:div>
        <w:div w:id="362369008">
          <w:marLeft w:val="640"/>
          <w:marRight w:val="0"/>
          <w:marTop w:val="0"/>
          <w:marBottom w:val="0"/>
          <w:divBdr>
            <w:top w:val="none" w:sz="0" w:space="0" w:color="auto"/>
            <w:left w:val="none" w:sz="0" w:space="0" w:color="auto"/>
            <w:bottom w:val="none" w:sz="0" w:space="0" w:color="auto"/>
            <w:right w:val="none" w:sz="0" w:space="0" w:color="auto"/>
          </w:divBdr>
        </w:div>
        <w:div w:id="1020621881">
          <w:marLeft w:val="640"/>
          <w:marRight w:val="0"/>
          <w:marTop w:val="0"/>
          <w:marBottom w:val="0"/>
          <w:divBdr>
            <w:top w:val="none" w:sz="0" w:space="0" w:color="auto"/>
            <w:left w:val="none" w:sz="0" w:space="0" w:color="auto"/>
            <w:bottom w:val="none" w:sz="0" w:space="0" w:color="auto"/>
            <w:right w:val="none" w:sz="0" w:space="0" w:color="auto"/>
          </w:divBdr>
        </w:div>
        <w:div w:id="1275669046">
          <w:marLeft w:val="640"/>
          <w:marRight w:val="0"/>
          <w:marTop w:val="0"/>
          <w:marBottom w:val="0"/>
          <w:divBdr>
            <w:top w:val="none" w:sz="0" w:space="0" w:color="auto"/>
            <w:left w:val="none" w:sz="0" w:space="0" w:color="auto"/>
            <w:bottom w:val="none" w:sz="0" w:space="0" w:color="auto"/>
            <w:right w:val="none" w:sz="0" w:space="0" w:color="auto"/>
          </w:divBdr>
        </w:div>
        <w:div w:id="1679187953">
          <w:marLeft w:val="640"/>
          <w:marRight w:val="0"/>
          <w:marTop w:val="0"/>
          <w:marBottom w:val="0"/>
          <w:divBdr>
            <w:top w:val="none" w:sz="0" w:space="0" w:color="auto"/>
            <w:left w:val="none" w:sz="0" w:space="0" w:color="auto"/>
            <w:bottom w:val="none" w:sz="0" w:space="0" w:color="auto"/>
            <w:right w:val="none" w:sz="0" w:space="0" w:color="auto"/>
          </w:divBdr>
        </w:div>
        <w:div w:id="953486804">
          <w:marLeft w:val="640"/>
          <w:marRight w:val="0"/>
          <w:marTop w:val="0"/>
          <w:marBottom w:val="0"/>
          <w:divBdr>
            <w:top w:val="none" w:sz="0" w:space="0" w:color="auto"/>
            <w:left w:val="none" w:sz="0" w:space="0" w:color="auto"/>
            <w:bottom w:val="none" w:sz="0" w:space="0" w:color="auto"/>
            <w:right w:val="none" w:sz="0" w:space="0" w:color="auto"/>
          </w:divBdr>
        </w:div>
        <w:div w:id="475948620">
          <w:marLeft w:val="640"/>
          <w:marRight w:val="0"/>
          <w:marTop w:val="0"/>
          <w:marBottom w:val="0"/>
          <w:divBdr>
            <w:top w:val="none" w:sz="0" w:space="0" w:color="auto"/>
            <w:left w:val="none" w:sz="0" w:space="0" w:color="auto"/>
            <w:bottom w:val="none" w:sz="0" w:space="0" w:color="auto"/>
            <w:right w:val="none" w:sz="0" w:space="0" w:color="auto"/>
          </w:divBdr>
        </w:div>
        <w:div w:id="445662123">
          <w:marLeft w:val="640"/>
          <w:marRight w:val="0"/>
          <w:marTop w:val="0"/>
          <w:marBottom w:val="0"/>
          <w:divBdr>
            <w:top w:val="none" w:sz="0" w:space="0" w:color="auto"/>
            <w:left w:val="none" w:sz="0" w:space="0" w:color="auto"/>
            <w:bottom w:val="none" w:sz="0" w:space="0" w:color="auto"/>
            <w:right w:val="none" w:sz="0" w:space="0" w:color="auto"/>
          </w:divBdr>
        </w:div>
        <w:div w:id="64954259">
          <w:marLeft w:val="640"/>
          <w:marRight w:val="0"/>
          <w:marTop w:val="0"/>
          <w:marBottom w:val="0"/>
          <w:divBdr>
            <w:top w:val="none" w:sz="0" w:space="0" w:color="auto"/>
            <w:left w:val="none" w:sz="0" w:space="0" w:color="auto"/>
            <w:bottom w:val="none" w:sz="0" w:space="0" w:color="auto"/>
            <w:right w:val="none" w:sz="0" w:space="0" w:color="auto"/>
          </w:divBdr>
        </w:div>
      </w:divsChild>
    </w:div>
    <w:div w:id="1438065798">
      <w:bodyDiv w:val="1"/>
      <w:marLeft w:val="0"/>
      <w:marRight w:val="0"/>
      <w:marTop w:val="0"/>
      <w:marBottom w:val="0"/>
      <w:divBdr>
        <w:top w:val="none" w:sz="0" w:space="0" w:color="auto"/>
        <w:left w:val="none" w:sz="0" w:space="0" w:color="auto"/>
        <w:bottom w:val="none" w:sz="0" w:space="0" w:color="auto"/>
        <w:right w:val="none" w:sz="0" w:space="0" w:color="auto"/>
      </w:divBdr>
      <w:divsChild>
        <w:div w:id="1218542502">
          <w:marLeft w:val="640"/>
          <w:marRight w:val="0"/>
          <w:marTop w:val="0"/>
          <w:marBottom w:val="0"/>
          <w:divBdr>
            <w:top w:val="none" w:sz="0" w:space="0" w:color="auto"/>
            <w:left w:val="none" w:sz="0" w:space="0" w:color="auto"/>
            <w:bottom w:val="none" w:sz="0" w:space="0" w:color="auto"/>
            <w:right w:val="none" w:sz="0" w:space="0" w:color="auto"/>
          </w:divBdr>
        </w:div>
        <w:div w:id="1011421105">
          <w:marLeft w:val="640"/>
          <w:marRight w:val="0"/>
          <w:marTop w:val="0"/>
          <w:marBottom w:val="0"/>
          <w:divBdr>
            <w:top w:val="none" w:sz="0" w:space="0" w:color="auto"/>
            <w:left w:val="none" w:sz="0" w:space="0" w:color="auto"/>
            <w:bottom w:val="none" w:sz="0" w:space="0" w:color="auto"/>
            <w:right w:val="none" w:sz="0" w:space="0" w:color="auto"/>
          </w:divBdr>
        </w:div>
        <w:div w:id="273902410">
          <w:marLeft w:val="640"/>
          <w:marRight w:val="0"/>
          <w:marTop w:val="0"/>
          <w:marBottom w:val="0"/>
          <w:divBdr>
            <w:top w:val="none" w:sz="0" w:space="0" w:color="auto"/>
            <w:left w:val="none" w:sz="0" w:space="0" w:color="auto"/>
            <w:bottom w:val="none" w:sz="0" w:space="0" w:color="auto"/>
            <w:right w:val="none" w:sz="0" w:space="0" w:color="auto"/>
          </w:divBdr>
        </w:div>
        <w:div w:id="293949632">
          <w:marLeft w:val="640"/>
          <w:marRight w:val="0"/>
          <w:marTop w:val="0"/>
          <w:marBottom w:val="0"/>
          <w:divBdr>
            <w:top w:val="none" w:sz="0" w:space="0" w:color="auto"/>
            <w:left w:val="none" w:sz="0" w:space="0" w:color="auto"/>
            <w:bottom w:val="none" w:sz="0" w:space="0" w:color="auto"/>
            <w:right w:val="none" w:sz="0" w:space="0" w:color="auto"/>
          </w:divBdr>
        </w:div>
        <w:div w:id="1829125415">
          <w:marLeft w:val="640"/>
          <w:marRight w:val="0"/>
          <w:marTop w:val="0"/>
          <w:marBottom w:val="0"/>
          <w:divBdr>
            <w:top w:val="none" w:sz="0" w:space="0" w:color="auto"/>
            <w:left w:val="none" w:sz="0" w:space="0" w:color="auto"/>
            <w:bottom w:val="none" w:sz="0" w:space="0" w:color="auto"/>
            <w:right w:val="none" w:sz="0" w:space="0" w:color="auto"/>
          </w:divBdr>
        </w:div>
        <w:div w:id="604775961">
          <w:marLeft w:val="640"/>
          <w:marRight w:val="0"/>
          <w:marTop w:val="0"/>
          <w:marBottom w:val="0"/>
          <w:divBdr>
            <w:top w:val="none" w:sz="0" w:space="0" w:color="auto"/>
            <w:left w:val="none" w:sz="0" w:space="0" w:color="auto"/>
            <w:bottom w:val="none" w:sz="0" w:space="0" w:color="auto"/>
            <w:right w:val="none" w:sz="0" w:space="0" w:color="auto"/>
          </w:divBdr>
        </w:div>
        <w:div w:id="382221205">
          <w:marLeft w:val="640"/>
          <w:marRight w:val="0"/>
          <w:marTop w:val="0"/>
          <w:marBottom w:val="0"/>
          <w:divBdr>
            <w:top w:val="none" w:sz="0" w:space="0" w:color="auto"/>
            <w:left w:val="none" w:sz="0" w:space="0" w:color="auto"/>
            <w:bottom w:val="none" w:sz="0" w:space="0" w:color="auto"/>
            <w:right w:val="none" w:sz="0" w:space="0" w:color="auto"/>
          </w:divBdr>
        </w:div>
        <w:div w:id="1644458202">
          <w:marLeft w:val="640"/>
          <w:marRight w:val="0"/>
          <w:marTop w:val="0"/>
          <w:marBottom w:val="0"/>
          <w:divBdr>
            <w:top w:val="none" w:sz="0" w:space="0" w:color="auto"/>
            <w:left w:val="none" w:sz="0" w:space="0" w:color="auto"/>
            <w:bottom w:val="none" w:sz="0" w:space="0" w:color="auto"/>
            <w:right w:val="none" w:sz="0" w:space="0" w:color="auto"/>
          </w:divBdr>
        </w:div>
        <w:div w:id="87427317">
          <w:marLeft w:val="640"/>
          <w:marRight w:val="0"/>
          <w:marTop w:val="0"/>
          <w:marBottom w:val="0"/>
          <w:divBdr>
            <w:top w:val="none" w:sz="0" w:space="0" w:color="auto"/>
            <w:left w:val="none" w:sz="0" w:space="0" w:color="auto"/>
            <w:bottom w:val="none" w:sz="0" w:space="0" w:color="auto"/>
            <w:right w:val="none" w:sz="0" w:space="0" w:color="auto"/>
          </w:divBdr>
        </w:div>
        <w:div w:id="386535469">
          <w:marLeft w:val="640"/>
          <w:marRight w:val="0"/>
          <w:marTop w:val="0"/>
          <w:marBottom w:val="0"/>
          <w:divBdr>
            <w:top w:val="none" w:sz="0" w:space="0" w:color="auto"/>
            <w:left w:val="none" w:sz="0" w:space="0" w:color="auto"/>
            <w:bottom w:val="none" w:sz="0" w:space="0" w:color="auto"/>
            <w:right w:val="none" w:sz="0" w:space="0" w:color="auto"/>
          </w:divBdr>
        </w:div>
        <w:div w:id="287854668">
          <w:marLeft w:val="640"/>
          <w:marRight w:val="0"/>
          <w:marTop w:val="0"/>
          <w:marBottom w:val="0"/>
          <w:divBdr>
            <w:top w:val="none" w:sz="0" w:space="0" w:color="auto"/>
            <w:left w:val="none" w:sz="0" w:space="0" w:color="auto"/>
            <w:bottom w:val="none" w:sz="0" w:space="0" w:color="auto"/>
            <w:right w:val="none" w:sz="0" w:space="0" w:color="auto"/>
          </w:divBdr>
        </w:div>
        <w:div w:id="617687515">
          <w:marLeft w:val="640"/>
          <w:marRight w:val="0"/>
          <w:marTop w:val="0"/>
          <w:marBottom w:val="0"/>
          <w:divBdr>
            <w:top w:val="none" w:sz="0" w:space="0" w:color="auto"/>
            <w:left w:val="none" w:sz="0" w:space="0" w:color="auto"/>
            <w:bottom w:val="none" w:sz="0" w:space="0" w:color="auto"/>
            <w:right w:val="none" w:sz="0" w:space="0" w:color="auto"/>
          </w:divBdr>
        </w:div>
        <w:div w:id="1081676736">
          <w:marLeft w:val="640"/>
          <w:marRight w:val="0"/>
          <w:marTop w:val="0"/>
          <w:marBottom w:val="0"/>
          <w:divBdr>
            <w:top w:val="none" w:sz="0" w:space="0" w:color="auto"/>
            <w:left w:val="none" w:sz="0" w:space="0" w:color="auto"/>
            <w:bottom w:val="none" w:sz="0" w:space="0" w:color="auto"/>
            <w:right w:val="none" w:sz="0" w:space="0" w:color="auto"/>
          </w:divBdr>
        </w:div>
        <w:div w:id="1144129515">
          <w:marLeft w:val="640"/>
          <w:marRight w:val="0"/>
          <w:marTop w:val="0"/>
          <w:marBottom w:val="0"/>
          <w:divBdr>
            <w:top w:val="none" w:sz="0" w:space="0" w:color="auto"/>
            <w:left w:val="none" w:sz="0" w:space="0" w:color="auto"/>
            <w:bottom w:val="none" w:sz="0" w:space="0" w:color="auto"/>
            <w:right w:val="none" w:sz="0" w:space="0" w:color="auto"/>
          </w:divBdr>
        </w:div>
        <w:div w:id="1046371750">
          <w:marLeft w:val="640"/>
          <w:marRight w:val="0"/>
          <w:marTop w:val="0"/>
          <w:marBottom w:val="0"/>
          <w:divBdr>
            <w:top w:val="none" w:sz="0" w:space="0" w:color="auto"/>
            <w:left w:val="none" w:sz="0" w:space="0" w:color="auto"/>
            <w:bottom w:val="none" w:sz="0" w:space="0" w:color="auto"/>
            <w:right w:val="none" w:sz="0" w:space="0" w:color="auto"/>
          </w:divBdr>
        </w:div>
        <w:div w:id="1417552876">
          <w:marLeft w:val="640"/>
          <w:marRight w:val="0"/>
          <w:marTop w:val="0"/>
          <w:marBottom w:val="0"/>
          <w:divBdr>
            <w:top w:val="none" w:sz="0" w:space="0" w:color="auto"/>
            <w:left w:val="none" w:sz="0" w:space="0" w:color="auto"/>
            <w:bottom w:val="none" w:sz="0" w:space="0" w:color="auto"/>
            <w:right w:val="none" w:sz="0" w:space="0" w:color="auto"/>
          </w:divBdr>
        </w:div>
        <w:div w:id="526336564">
          <w:marLeft w:val="640"/>
          <w:marRight w:val="0"/>
          <w:marTop w:val="0"/>
          <w:marBottom w:val="0"/>
          <w:divBdr>
            <w:top w:val="none" w:sz="0" w:space="0" w:color="auto"/>
            <w:left w:val="none" w:sz="0" w:space="0" w:color="auto"/>
            <w:bottom w:val="none" w:sz="0" w:space="0" w:color="auto"/>
            <w:right w:val="none" w:sz="0" w:space="0" w:color="auto"/>
          </w:divBdr>
        </w:div>
        <w:div w:id="1504510730">
          <w:marLeft w:val="640"/>
          <w:marRight w:val="0"/>
          <w:marTop w:val="0"/>
          <w:marBottom w:val="0"/>
          <w:divBdr>
            <w:top w:val="none" w:sz="0" w:space="0" w:color="auto"/>
            <w:left w:val="none" w:sz="0" w:space="0" w:color="auto"/>
            <w:bottom w:val="none" w:sz="0" w:space="0" w:color="auto"/>
            <w:right w:val="none" w:sz="0" w:space="0" w:color="auto"/>
          </w:divBdr>
        </w:div>
        <w:div w:id="523597970">
          <w:marLeft w:val="640"/>
          <w:marRight w:val="0"/>
          <w:marTop w:val="0"/>
          <w:marBottom w:val="0"/>
          <w:divBdr>
            <w:top w:val="none" w:sz="0" w:space="0" w:color="auto"/>
            <w:left w:val="none" w:sz="0" w:space="0" w:color="auto"/>
            <w:bottom w:val="none" w:sz="0" w:space="0" w:color="auto"/>
            <w:right w:val="none" w:sz="0" w:space="0" w:color="auto"/>
          </w:divBdr>
        </w:div>
        <w:div w:id="716130151">
          <w:marLeft w:val="640"/>
          <w:marRight w:val="0"/>
          <w:marTop w:val="0"/>
          <w:marBottom w:val="0"/>
          <w:divBdr>
            <w:top w:val="none" w:sz="0" w:space="0" w:color="auto"/>
            <w:left w:val="none" w:sz="0" w:space="0" w:color="auto"/>
            <w:bottom w:val="none" w:sz="0" w:space="0" w:color="auto"/>
            <w:right w:val="none" w:sz="0" w:space="0" w:color="auto"/>
          </w:divBdr>
        </w:div>
        <w:div w:id="1763212856">
          <w:marLeft w:val="640"/>
          <w:marRight w:val="0"/>
          <w:marTop w:val="0"/>
          <w:marBottom w:val="0"/>
          <w:divBdr>
            <w:top w:val="none" w:sz="0" w:space="0" w:color="auto"/>
            <w:left w:val="none" w:sz="0" w:space="0" w:color="auto"/>
            <w:bottom w:val="none" w:sz="0" w:space="0" w:color="auto"/>
            <w:right w:val="none" w:sz="0" w:space="0" w:color="auto"/>
          </w:divBdr>
        </w:div>
        <w:div w:id="1744987892">
          <w:marLeft w:val="640"/>
          <w:marRight w:val="0"/>
          <w:marTop w:val="0"/>
          <w:marBottom w:val="0"/>
          <w:divBdr>
            <w:top w:val="none" w:sz="0" w:space="0" w:color="auto"/>
            <w:left w:val="none" w:sz="0" w:space="0" w:color="auto"/>
            <w:bottom w:val="none" w:sz="0" w:space="0" w:color="auto"/>
            <w:right w:val="none" w:sz="0" w:space="0" w:color="auto"/>
          </w:divBdr>
        </w:div>
        <w:div w:id="1104030854">
          <w:marLeft w:val="640"/>
          <w:marRight w:val="0"/>
          <w:marTop w:val="0"/>
          <w:marBottom w:val="0"/>
          <w:divBdr>
            <w:top w:val="none" w:sz="0" w:space="0" w:color="auto"/>
            <w:left w:val="none" w:sz="0" w:space="0" w:color="auto"/>
            <w:bottom w:val="none" w:sz="0" w:space="0" w:color="auto"/>
            <w:right w:val="none" w:sz="0" w:space="0" w:color="auto"/>
          </w:divBdr>
        </w:div>
        <w:div w:id="329672813">
          <w:marLeft w:val="640"/>
          <w:marRight w:val="0"/>
          <w:marTop w:val="0"/>
          <w:marBottom w:val="0"/>
          <w:divBdr>
            <w:top w:val="none" w:sz="0" w:space="0" w:color="auto"/>
            <w:left w:val="none" w:sz="0" w:space="0" w:color="auto"/>
            <w:bottom w:val="none" w:sz="0" w:space="0" w:color="auto"/>
            <w:right w:val="none" w:sz="0" w:space="0" w:color="auto"/>
          </w:divBdr>
        </w:div>
        <w:div w:id="1256595100">
          <w:marLeft w:val="640"/>
          <w:marRight w:val="0"/>
          <w:marTop w:val="0"/>
          <w:marBottom w:val="0"/>
          <w:divBdr>
            <w:top w:val="none" w:sz="0" w:space="0" w:color="auto"/>
            <w:left w:val="none" w:sz="0" w:space="0" w:color="auto"/>
            <w:bottom w:val="none" w:sz="0" w:space="0" w:color="auto"/>
            <w:right w:val="none" w:sz="0" w:space="0" w:color="auto"/>
          </w:divBdr>
        </w:div>
        <w:div w:id="1638144807">
          <w:marLeft w:val="640"/>
          <w:marRight w:val="0"/>
          <w:marTop w:val="0"/>
          <w:marBottom w:val="0"/>
          <w:divBdr>
            <w:top w:val="none" w:sz="0" w:space="0" w:color="auto"/>
            <w:left w:val="none" w:sz="0" w:space="0" w:color="auto"/>
            <w:bottom w:val="none" w:sz="0" w:space="0" w:color="auto"/>
            <w:right w:val="none" w:sz="0" w:space="0" w:color="auto"/>
          </w:divBdr>
        </w:div>
        <w:div w:id="850724218">
          <w:marLeft w:val="640"/>
          <w:marRight w:val="0"/>
          <w:marTop w:val="0"/>
          <w:marBottom w:val="0"/>
          <w:divBdr>
            <w:top w:val="none" w:sz="0" w:space="0" w:color="auto"/>
            <w:left w:val="none" w:sz="0" w:space="0" w:color="auto"/>
            <w:bottom w:val="none" w:sz="0" w:space="0" w:color="auto"/>
            <w:right w:val="none" w:sz="0" w:space="0" w:color="auto"/>
          </w:divBdr>
        </w:div>
        <w:div w:id="682587671">
          <w:marLeft w:val="640"/>
          <w:marRight w:val="0"/>
          <w:marTop w:val="0"/>
          <w:marBottom w:val="0"/>
          <w:divBdr>
            <w:top w:val="none" w:sz="0" w:space="0" w:color="auto"/>
            <w:left w:val="none" w:sz="0" w:space="0" w:color="auto"/>
            <w:bottom w:val="none" w:sz="0" w:space="0" w:color="auto"/>
            <w:right w:val="none" w:sz="0" w:space="0" w:color="auto"/>
          </w:divBdr>
        </w:div>
        <w:div w:id="1814906836">
          <w:marLeft w:val="640"/>
          <w:marRight w:val="0"/>
          <w:marTop w:val="0"/>
          <w:marBottom w:val="0"/>
          <w:divBdr>
            <w:top w:val="none" w:sz="0" w:space="0" w:color="auto"/>
            <w:left w:val="none" w:sz="0" w:space="0" w:color="auto"/>
            <w:bottom w:val="none" w:sz="0" w:space="0" w:color="auto"/>
            <w:right w:val="none" w:sz="0" w:space="0" w:color="auto"/>
          </w:divBdr>
        </w:div>
        <w:div w:id="1011107663">
          <w:marLeft w:val="640"/>
          <w:marRight w:val="0"/>
          <w:marTop w:val="0"/>
          <w:marBottom w:val="0"/>
          <w:divBdr>
            <w:top w:val="none" w:sz="0" w:space="0" w:color="auto"/>
            <w:left w:val="none" w:sz="0" w:space="0" w:color="auto"/>
            <w:bottom w:val="none" w:sz="0" w:space="0" w:color="auto"/>
            <w:right w:val="none" w:sz="0" w:space="0" w:color="auto"/>
          </w:divBdr>
        </w:div>
        <w:div w:id="1286884692">
          <w:marLeft w:val="640"/>
          <w:marRight w:val="0"/>
          <w:marTop w:val="0"/>
          <w:marBottom w:val="0"/>
          <w:divBdr>
            <w:top w:val="none" w:sz="0" w:space="0" w:color="auto"/>
            <w:left w:val="none" w:sz="0" w:space="0" w:color="auto"/>
            <w:bottom w:val="none" w:sz="0" w:space="0" w:color="auto"/>
            <w:right w:val="none" w:sz="0" w:space="0" w:color="auto"/>
          </w:divBdr>
        </w:div>
        <w:div w:id="1099176863">
          <w:marLeft w:val="640"/>
          <w:marRight w:val="0"/>
          <w:marTop w:val="0"/>
          <w:marBottom w:val="0"/>
          <w:divBdr>
            <w:top w:val="none" w:sz="0" w:space="0" w:color="auto"/>
            <w:left w:val="none" w:sz="0" w:space="0" w:color="auto"/>
            <w:bottom w:val="none" w:sz="0" w:space="0" w:color="auto"/>
            <w:right w:val="none" w:sz="0" w:space="0" w:color="auto"/>
          </w:divBdr>
        </w:div>
        <w:div w:id="1132138140">
          <w:marLeft w:val="640"/>
          <w:marRight w:val="0"/>
          <w:marTop w:val="0"/>
          <w:marBottom w:val="0"/>
          <w:divBdr>
            <w:top w:val="none" w:sz="0" w:space="0" w:color="auto"/>
            <w:left w:val="none" w:sz="0" w:space="0" w:color="auto"/>
            <w:bottom w:val="none" w:sz="0" w:space="0" w:color="auto"/>
            <w:right w:val="none" w:sz="0" w:space="0" w:color="auto"/>
          </w:divBdr>
        </w:div>
        <w:div w:id="219941455">
          <w:marLeft w:val="640"/>
          <w:marRight w:val="0"/>
          <w:marTop w:val="0"/>
          <w:marBottom w:val="0"/>
          <w:divBdr>
            <w:top w:val="none" w:sz="0" w:space="0" w:color="auto"/>
            <w:left w:val="none" w:sz="0" w:space="0" w:color="auto"/>
            <w:bottom w:val="none" w:sz="0" w:space="0" w:color="auto"/>
            <w:right w:val="none" w:sz="0" w:space="0" w:color="auto"/>
          </w:divBdr>
        </w:div>
        <w:div w:id="2047292233">
          <w:marLeft w:val="640"/>
          <w:marRight w:val="0"/>
          <w:marTop w:val="0"/>
          <w:marBottom w:val="0"/>
          <w:divBdr>
            <w:top w:val="none" w:sz="0" w:space="0" w:color="auto"/>
            <w:left w:val="none" w:sz="0" w:space="0" w:color="auto"/>
            <w:bottom w:val="none" w:sz="0" w:space="0" w:color="auto"/>
            <w:right w:val="none" w:sz="0" w:space="0" w:color="auto"/>
          </w:divBdr>
        </w:div>
        <w:div w:id="277102756">
          <w:marLeft w:val="640"/>
          <w:marRight w:val="0"/>
          <w:marTop w:val="0"/>
          <w:marBottom w:val="0"/>
          <w:divBdr>
            <w:top w:val="none" w:sz="0" w:space="0" w:color="auto"/>
            <w:left w:val="none" w:sz="0" w:space="0" w:color="auto"/>
            <w:bottom w:val="none" w:sz="0" w:space="0" w:color="auto"/>
            <w:right w:val="none" w:sz="0" w:space="0" w:color="auto"/>
          </w:divBdr>
        </w:div>
        <w:div w:id="1774201973">
          <w:marLeft w:val="640"/>
          <w:marRight w:val="0"/>
          <w:marTop w:val="0"/>
          <w:marBottom w:val="0"/>
          <w:divBdr>
            <w:top w:val="none" w:sz="0" w:space="0" w:color="auto"/>
            <w:left w:val="none" w:sz="0" w:space="0" w:color="auto"/>
            <w:bottom w:val="none" w:sz="0" w:space="0" w:color="auto"/>
            <w:right w:val="none" w:sz="0" w:space="0" w:color="auto"/>
          </w:divBdr>
        </w:div>
        <w:div w:id="138037931">
          <w:marLeft w:val="640"/>
          <w:marRight w:val="0"/>
          <w:marTop w:val="0"/>
          <w:marBottom w:val="0"/>
          <w:divBdr>
            <w:top w:val="none" w:sz="0" w:space="0" w:color="auto"/>
            <w:left w:val="none" w:sz="0" w:space="0" w:color="auto"/>
            <w:bottom w:val="none" w:sz="0" w:space="0" w:color="auto"/>
            <w:right w:val="none" w:sz="0" w:space="0" w:color="auto"/>
          </w:divBdr>
        </w:div>
        <w:div w:id="323705748">
          <w:marLeft w:val="640"/>
          <w:marRight w:val="0"/>
          <w:marTop w:val="0"/>
          <w:marBottom w:val="0"/>
          <w:divBdr>
            <w:top w:val="none" w:sz="0" w:space="0" w:color="auto"/>
            <w:left w:val="none" w:sz="0" w:space="0" w:color="auto"/>
            <w:bottom w:val="none" w:sz="0" w:space="0" w:color="auto"/>
            <w:right w:val="none" w:sz="0" w:space="0" w:color="auto"/>
          </w:divBdr>
        </w:div>
        <w:div w:id="1880389624">
          <w:marLeft w:val="640"/>
          <w:marRight w:val="0"/>
          <w:marTop w:val="0"/>
          <w:marBottom w:val="0"/>
          <w:divBdr>
            <w:top w:val="none" w:sz="0" w:space="0" w:color="auto"/>
            <w:left w:val="none" w:sz="0" w:space="0" w:color="auto"/>
            <w:bottom w:val="none" w:sz="0" w:space="0" w:color="auto"/>
            <w:right w:val="none" w:sz="0" w:space="0" w:color="auto"/>
          </w:divBdr>
        </w:div>
        <w:div w:id="261112445">
          <w:marLeft w:val="640"/>
          <w:marRight w:val="0"/>
          <w:marTop w:val="0"/>
          <w:marBottom w:val="0"/>
          <w:divBdr>
            <w:top w:val="none" w:sz="0" w:space="0" w:color="auto"/>
            <w:left w:val="none" w:sz="0" w:space="0" w:color="auto"/>
            <w:bottom w:val="none" w:sz="0" w:space="0" w:color="auto"/>
            <w:right w:val="none" w:sz="0" w:space="0" w:color="auto"/>
          </w:divBdr>
        </w:div>
        <w:div w:id="1455631981">
          <w:marLeft w:val="640"/>
          <w:marRight w:val="0"/>
          <w:marTop w:val="0"/>
          <w:marBottom w:val="0"/>
          <w:divBdr>
            <w:top w:val="none" w:sz="0" w:space="0" w:color="auto"/>
            <w:left w:val="none" w:sz="0" w:space="0" w:color="auto"/>
            <w:bottom w:val="none" w:sz="0" w:space="0" w:color="auto"/>
            <w:right w:val="none" w:sz="0" w:space="0" w:color="auto"/>
          </w:divBdr>
        </w:div>
        <w:div w:id="599222448">
          <w:marLeft w:val="640"/>
          <w:marRight w:val="0"/>
          <w:marTop w:val="0"/>
          <w:marBottom w:val="0"/>
          <w:divBdr>
            <w:top w:val="none" w:sz="0" w:space="0" w:color="auto"/>
            <w:left w:val="none" w:sz="0" w:space="0" w:color="auto"/>
            <w:bottom w:val="none" w:sz="0" w:space="0" w:color="auto"/>
            <w:right w:val="none" w:sz="0" w:space="0" w:color="auto"/>
          </w:divBdr>
        </w:div>
        <w:div w:id="1325737482">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857960014">
          <w:marLeft w:val="640"/>
          <w:marRight w:val="0"/>
          <w:marTop w:val="0"/>
          <w:marBottom w:val="0"/>
          <w:divBdr>
            <w:top w:val="none" w:sz="0" w:space="0" w:color="auto"/>
            <w:left w:val="none" w:sz="0" w:space="0" w:color="auto"/>
            <w:bottom w:val="none" w:sz="0" w:space="0" w:color="auto"/>
            <w:right w:val="none" w:sz="0" w:space="0" w:color="auto"/>
          </w:divBdr>
        </w:div>
        <w:div w:id="313996878">
          <w:marLeft w:val="640"/>
          <w:marRight w:val="0"/>
          <w:marTop w:val="0"/>
          <w:marBottom w:val="0"/>
          <w:divBdr>
            <w:top w:val="none" w:sz="0" w:space="0" w:color="auto"/>
            <w:left w:val="none" w:sz="0" w:space="0" w:color="auto"/>
            <w:bottom w:val="none" w:sz="0" w:space="0" w:color="auto"/>
            <w:right w:val="none" w:sz="0" w:space="0" w:color="auto"/>
          </w:divBdr>
        </w:div>
        <w:div w:id="1611280370">
          <w:marLeft w:val="640"/>
          <w:marRight w:val="0"/>
          <w:marTop w:val="0"/>
          <w:marBottom w:val="0"/>
          <w:divBdr>
            <w:top w:val="none" w:sz="0" w:space="0" w:color="auto"/>
            <w:left w:val="none" w:sz="0" w:space="0" w:color="auto"/>
            <w:bottom w:val="none" w:sz="0" w:space="0" w:color="auto"/>
            <w:right w:val="none" w:sz="0" w:space="0" w:color="auto"/>
          </w:divBdr>
        </w:div>
        <w:div w:id="1605262338">
          <w:marLeft w:val="640"/>
          <w:marRight w:val="0"/>
          <w:marTop w:val="0"/>
          <w:marBottom w:val="0"/>
          <w:divBdr>
            <w:top w:val="none" w:sz="0" w:space="0" w:color="auto"/>
            <w:left w:val="none" w:sz="0" w:space="0" w:color="auto"/>
            <w:bottom w:val="none" w:sz="0" w:space="0" w:color="auto"/>
            <w:right w:val="none" w:sz="0" w:space="0" w:color="auto"/>
          </w:divBdr>
        </w:div>
        <w:div w:id="1292126547">
          <w:marLeft w:val="640"/>
          <w:marRight w:val="0"/>
          <w:marTop w:val="0"/>
          <w:marBottom w:val="0"/>
          <w:divBdr>
            <w:top w:val="none" w:sz="0" w:space="0" w:color="auto"/>
            <w:left w:val="none" w:sz="0" w:space="0" w:color="auto"/>
            <w:bottom w:val="none" w:sz="0" w:space="0" w:color="auto"/>
            <w:right w:val="none" w:sz="0" w:space="0" w:color="auto"/>
          </w:divBdr>
        </w:div>
        <w:div w:id="631600472">
          <w:marLeft w:val="640"/>
          <w:marRight w:val="0"/>
          <w:marTop w:val="0"/>
          <w:marBottom w:val="0"/>
          <w:divBdr>
            <w:top w:val="none" w:sz="0" w:space="0" w:color="auto"/>
            <w:left w:val="none" w:sz="0" w:space="0" w:color="auto"/>
            <w:bottom w:val="none" w:sz="0" w:space="0" w:color="auto"/>
            <w:right w:val="none" w:sz="0" w:space="0" w:color="auto"/>
          </w:divBdr>
        </w:div>
        <w:div w:id="1754206662">
          <w:marLeft w:val="640"/>
          <w:marRight w:val="0"/>
          <w:marTop w:val="0"/>
          <w:marBottom w:val="0"/>
          <w:divBdr>
            <w:top w:val="none" w:sz="0" w:space="0" w:color="auto"/>
            <w:left w:val="none" w:sz="0" w:space="0" w:color="auto"/>
            <w:bottom w:val="none" w:sz="0" w:space="0" w:color="auto"/>
            <w:right w:val="none" w:sz="0" w:space="0" w:color="auto"/>
          </w:divBdr>
        </w:div>
        <w:div w:id="1673681352">
          <w:marLeft w:val="640"/>
          <w:marRight w:val="0"/>
          <w:marTop w:val="0"/>
          <w:marBottom w:val="0"/>
          <w:divBdr>
            <w:top w:val="none" w:sz="0" w:space="0" w:color="auto"/>
            <w:left w:val="none" w:sz="0" w:space="0" w:color="auto"/>
            <w:bottom w:val="none" w:sz="0" w:space="0" w:color="auto"/>
            <w:right w:val="none" w:sz="0" w:space="0" w:color="auto"/>
          </w:divBdr>
        </w:div>
        <w:div w:id="2014337337">
          <w:marLeft w:val="640"/>
          <w:marRight w:val="0"/>
          <w:marTop w:val="0"/>
          <w:marBottom w:val="0"/>
          <w:divBdr>
            <w:top w:val="none" w:sz="0" w:space="0" w:color="auto"/>
            <w:left w:val="none" w:sz="0" w:space="0" w:color="auto"/>
            <w:bottom w:val="none" w:sz="0" w:space="0" w:color="auto"/>
            <w:right w:val="none" w:sz="0" w:space="0" w:color="auto"/>
          </w:divBdr>
        </w:div>
        <w:div w:id="1869414899">
          <w:marLeft w:val="640"/>
          <w:marRight w:val="0"/>
          <w:marTop w:val="0"/>
          <w:marBottom w:val="0"/>
          <w:divBdr>
            <w:top w:val="none" w:sz="0" w:space="0" w:color="auto"/>
            <w:left w:val="none" w:sz="0" w:space="0" w:color="auto"/>
            <w:bottom w:val="none" w:sz="0" w:space="0" w:color="auto"/>
            <w:right w:val="none" w:sz="0" w:space="0" w:color="auto"/>
          </w:divBdr>
        </w:div>
        <w:div w:id="1277905087">
          <w:marLeft w:val="640"/>
          <w:marRight w:val="0"/>
          <w:marTop w:val="0"/>
          <w:marBottom w:val="0"/>
          <w:divBdr>
            <w:top w:val="none" w:sz="0" w:space="0" w:color="auto"/>
            <w:left w:val="none" w:sz="0" w:space="0" w:color="auto"/>
            <w:bottom w:val="none" w:sz="0" w:space="0" w:color="auto"/>
            <w:right w:val="none" w:sz="0" w:space="0" w:color="auto"/>
          </w:divBdr>
        </w:div>
        <w:div w:id="1484934319">
          <w:marLeft w:val="640"/>
          <w:marRight w:val="0"/>
          <w:marTop w:val="0"/>
          <w:marBottom w:val="0"/>
          <w:divBdr>
            <w:top w:val="none" w:sz="0" w:space="0" w:color="auto"/>
            <w:left w:val="none" w:sz="0" w:space="0" w:color="auto"/>
            <w:bottom w:val="none" w:sz="0" w:space="0" w:color="auto"/>
            <w:right w:val="none" w:sz="0" w:space="0" w:color="auto"/>
          </w:divBdr>
        </w:div>
        <w:div w:id="1670865117">
          <w:marLeft w:val="640"/>
          <w:marRight w:val="0"/>
          <w:marTop w:val="0"/>
          <w:marBottom w:val="0"/>
          <w:divBdr>
            <w:top w:val="none" w:sz="0" w:space="0" w:color="auto"/>
            <w:left w:val="none" w:sz="0" w:space="0" w:color="auto"/>
            <w:bottom w:val="none" w:sz="0" w:space="0" w:color="auto"/>
            <w:right w:val="none" w:sz="0" w:space="0" w:color="auto"/>
          </w:divBdr>
        </w:div>
        <w:div w:id="628783623">
          <w:marLeft w:val="640"/>
          <w:marRight w:val="0"/>
          <w:marTop w:val="0"/>
          <w:marBottom w:val="0"/>
          <w:divBdr>
            <w:top w:val="none" w:sz="0" w:space="0" w:color="auto"/>
            <w:left w:val="none" w:sz="0" w:space="0" w:color="auto"/>
            <w:bottom w:val="none" w:sz="0" w:space="0" w:color="auto"/>
            <w:right w:val="none" w:sz="0" w:space="0" w:color="auto"/>
          </w:divBdr>
        </w:div>
        <w:div w:id="150098821">
          <w:marLeft w:val="640"/>
          <w:marRight w:val="0"/>
          <w:marTop w:val="0"/>
          <w:marBottom w:val="0"/>
          <w:divBdr>
            <w:top w:val="none" w:sz="0" w:space="0" w:color="auto"/>
            <w:left w:val="none" w:sz="0" w:space="0" w:color="auto"/>
            <w:bottom w:val="none" w:sz="0" w:space="0" w:color="auto"/>
            <w:right w:val="none" w:sz="0" w:space="0" w:color="auto"/>
          </w:divBdr>
        </w:div>
        <w:div w:id="1140922160">
          <w:marLeft w:val="640"/>
          <w:marRight w:val="0"/>
          <w:marTop w:val="0"/>
          <w:marBottom w:val="0"/>
          <w:divBdr>
            <w:top w:val="none" w:sz="0" w:space="0" w:color="auto"/>
            <w:left w:val="none" w:sz="0" w:space="0" w:color="auto"/>
            <w:bottom w:val="none" w:sz="0" w:space="0" w:color="auto"/>
            <w:right w:val="none" w:sz="0" w:space="0" w:color="auto"/>
          </w:divBdr>
        </w:div>
        <w:div w:id="430780719">
          <w:marLeft w:val="640"/>
          <w:marRight w:val="0"/>
          <w:marTop w:val="0"/>
          <w:marBottom w:val="0"/>
          <w:divBdr>
            <w:top w:val="none" w:sz="0" w:space="0" w:color="auto"/>
            <w:left w:val="none" w:sz="0" w:space="0" w:color="auto"/>
            <w:bottom w:val="none" w:sz="0" w:space="0" w:color="auto"/>
            <w:right w:val="none" w:sz="0" w:space="0" w:color="auto"/>
          </w:divBdr>
        </w:div>
        <w:div w:id="1734961747">
          <w:marLeft w:val="640"/>
          <w:marRight w:val="0"/>
          <w:marTop w:val="0"/>
          <w:marBottom w:val="0"/>
          <w:divBdr>
            <w:top w:val="none" w:sz="0" w:space="0" w:color="auto"/>
            <w:left w:val="none" w:sz="0" w:space="0" w:color="auto"/>
            <w:bottom w:val="none" w:sz="0" w:space="0" w:color="auto"/>
            <w:right w:val="none" w:sz="0" w:space="0" w:color="auto"/>
          </w:divBdr>
        </w:div>
        <w:div w:id="667058069">
          <w:marLeft w:val="640"/>
          <w:marRight w:val="0"/>
          <w:marTop w:val="0"/>
          <w:marBottom w:val="0"/>
          <w:divBdr>
            <w:top w:val="none" w:sz="0" w:space="0" w:color="auto"/>
            <w:left w:val="none" w:sz="0" w:space="0" w:color="auto"/>
            <w:bottom w:val="none" w:sz="0" w:space="0" w:color="auto"/>
            <w:right w:val="none" w:sz="0" w:space="0" w:color="auto"/>
          </w:divBdr>
        </w:div>
        <w:div w:id="893544363">
          <w:marLeft w:val="640"/>
          <w:marRight w:val="0"/>
          <w:marTop w:val="0"/>
          <w:marBottom w:val="0"/>
          <w:divBdr>
            <w:top w:val="none" w:sz="0" w:space="0" w:color="auto"/>
            <w:left w:val="none" w:sz="0" w:space="0" w:color="auto"/>
            <w:bottom w:val="none" w:sz="0" w:space="0" w:color="auto"/>
            <w:right w:val="none" w:sz="0" w:space="0" w:color="auto"/>
          </w:divBdr>
        </w:div>
        <w:div w:id="973103026">
          <w:marLeft w:val="640"/>
          <w:marRight w:val="0"/>
          <w:marTop w:val="0"/>
          <w:marBottom w:val="0"/>
          <w:divBdr>
            <w:top w:val="none" w:sz="0" w:space="0" w:color="auto"/>
            <w:left w:val="none" w:sz="0" w:space="0" w:color="auto"/>
            <w:bottom w:val="none" w:sz="0" w:space="0" w:color="auto"/>
            <w:right w:val="none" w:sz="0" w:space="0" w:color="auto"/>
          </w:divBdr>
        </w:div>
        <w:div w:id="1129323485">
          <w:marLeft w:val="640"/>
          <w:marRight w:val="0"/>
          <w:marTop w:val="0"/>
          <w:marBottom w:val="0"/>
          <w:divBdr>
            <w:top w:val="none" w:sz="0" w:space="0" w:color="auto"/>
            <w:left w:val="none" w:sz="0" w:space="0" w:color="auto"/>
            <w:bottom w:val="none" w:sz="0" w:space="0" w:color="auto"/>
            <w:right w:val="none" w:sz="0" w:space="0" w:color="auto"/>
          </w:divBdr>
        </w:div>
        <w:div w:id="2117170420">
          <w:marLeft w:val="640"/>
          <w:marRight w:val="0"/>
          <w:marTop w:val="0"/>
          <w:marBottom w:val="0"/>
          <w:divBdr>
            <w:top w:val="none" w:sz="0" w:space="0" w:color="auto"/>
            <w:left w:val="none" w:sz="0" w:space="0" w:color="auto"/>
            <w:bottom w:val="none" w:sz="0" w:space="0" w:color="auto"/>
            <w:right w:val="none" w:sz="0" w:space="0" w:color="auto"/>
          </w:divBdr>
        </w:div>
        <w:div w:id="1622490782">
          <w:marLeft w:val="640"/>
          <w:marRight w:val="0"/>
          <w:marTop w:val="0"/>
          <w:marBottom w:val="0"/>
          <w:divBdr>
            <w:top w:val="none" w:sz="0" w:space="0" w:color="auto"/>
            <w:left w:val="none" w:sz="0" w:space="0" w:color="auto"/>
            <w:bottom w:val="none" w:sz="0" w:space="0" w:color="auto"/>
            <w:right w:val="none" w:sz="0" w:space="0" w:color="auto"/>
          </w:divBdr>
        </w:div>
        <w:div w:id="1519661111">
          <w:marLeft w:val="640"/>
          <w:marRight w:val="0"/>
          <w:marTop w:val="0"/>
          <w:marBottom w:val="0"/>
          <w:divBdr>
            <w:top w:val="none" w:sz="0" w:space="0" w:color="auto"/>
            <w:left w:val="none" w:sz="0" w:space="0" w:color="auto"/>
            <w:bottom w:val="none" w:sz="0" w:space="0" w:color="auto"/>
            <w:right w:val="none" w:sz="0" w:space="0" w:color="auto"/>
          </w:divBdr>
        </w:div>
        <w:div w:id="1141507971">
          <w:marLeft w:val="640"/>
          <w:marRight w:val="0"/>
          <w:marTop w:val="0"/>
          <w:marBottom w:val="0"/>
          <w:divBdr>
            <w:top w:val="none" w:sz="0" w:space="0" w:color="auto"/>
            <w:left w:val="none" w:sz="0" w:space="0" w:color="auto"/>
            <w:bottom w:val="none" w:sz="0" w:space="0" w:color="auto"/>
            <w:right w:val="none" w:sz="0" w:space="0" w:color="auto"/>
          </w:divBdr>
        </w:div>
        <w:div w:id="882205715">
          <w:marLeft w:val="640"/>
          <w:marRight w:val="0"/>
          <w:marTop w:val="0"/>
          <w:marBottom w:val="0"/>
          <w:divBdr>
            <w:top w:val="none" w:sz="0" w:space="0" w:color="auto"/>
            <w:left w:val="none" w:sz="0" w:space="0" w:color="auto"/>
            <w:bottom w:val="none" w:sz="0" w:space="0" w:color="auto"/>
            <w:right w:val="none" w:sz="0" w:space="0" w:color="auto"/>
          </w:divBdr>
        </w:div>
      </w:divsChild>
    </w:div>
    <w:div w:id="1449666285">
      <w:bodyDiv w:val="1"/>
      <w:marLeft w:val="0"/>
      <w:marRight w:val="0"/>
      <w:marTop w:val="0"/>
      <w:marBottom w:val="0"/>
      <w:divBdr>
        <w:top w:val="none" w:sz="0" w:space="0" w:color="auto"/>
        <w:left w:val="none" w:sz="0" w:space="0" w:color="auto"/>
        <w:bottom w:val="none" w:sz="0" w:space="0" w:color="auto"/>
        <w:right w:val="none" w:sz="0" w:space="0" w:color="auto"/>
      </w:divBdr>
    </w:div>
    <w:div w:id="1452893881">
      <w:bodyDiv w:val="1"/>
      <w:marLeft w:val="0"/>
      <w:marRight w:val="0"/>
      <w:marTop w:val="0"/>
      <w:marBottom w:val="0"/>
      <w:divBdr>
        <w:top w:val="none" w:sz="0" w:space="0" w:color="auto"/>
        <w:left w:val="none" w:sz="0" w:space="0" w:color="auto"/>
        <w:bottom w:val="none" w:sz="0" w:space="0" w:color="auto"/>
        <w:right w:val="none" w:sz="0" w:space="0" w:color="auto"/>
      </w:divBdr>
    </w:div>
    <w:div w:id="1464957576">
      <w:bodyDiv w:val="1"/>
      <w:marLeft w:val="0"/>
      <w:marRight w:val="0"/>
      <w:marTop w:val="0"/>
      <w:marBottom w:val="0"/>
      <w:divBdr>
        <w:top w:val="none" w:sz="0" w:space="0" w:color="auto"/>
        <w:left w:val="none" w:sz="0" w:space="0" w:color="auto"/>
        <w:bottom w:val="none" w:sz="0" w:space="0" w:color="auto"/>
        <w:right w:val="none" w:sz="0" w:space="0" w:color="auto"/>
      </w:divBdr>
      <w:divsChild>
        <w:div w:id="384573064">
          <w:marLeft w:val="0"/>
          <w:marRight w:val="0"/>
          <w:marTop w:val="0"/>
          <w:marBottom w:val="0"/>
          <w:divBdr>
            <w:top w:val="none" w:sz="0" w:space="0" w:color="auto"/>
            <w:left w:val="none" w:sz="0" w:space="0" w:color="auto"/>
            <w:bottom w:val="none" w:sz="0" w:space="0" w:color="auto"/>
            <w:right w:val="none" w:sz="0" w:space="0" w:color="auto"/>
          </w:divBdr>
          <w:divsChild>
            <w:div w:id="1518615293">
              <w:marLeft w:val="0"/>
              <w:marRight w:val="0"/>
              <w:marTop w:val="0"/>
              <w:marBottom w:val="0"/>
              <w:divBdr>
                <w:top w:val="none" w:sz="0" w:space="0" w:color="auto"/>
                <w:left w:val="none" w:sz="0" w:space="0" w:color="auto"/>
                <w:bottom w:val="none" w:sz="0" w:space="0" w:color="auto"/>
                <w:right w:val="none" w:sz="0" w:space="0" w:color="auto"/>
              </w:divBdr>
              <w:divsChild>
                <w:div w:id="1308702709">
                  <w:marLeft w:val="0"/>
                  <w:marRight w:val="0"/>
                  <w:marTop w:val="0"/>
                  <w:marBottom w:val="0"/>
                  <w:divBdr>
                    <w:top w:val="none" w:sz="0" w:space="0" w:color="auto"/>
                    <w:left w:val="none" w:sz="0" w:space="0" w:color="auto"/>
                    <w:bottom w:val="none" w:sz="0" w:space="0" w:color="auto"/>
                    <w:right w:val="none" w:sz="0" w:space="0" w:color="auto"/>
                  </w:divBdr>
                  <w:divsChild>
                    <w:div w:id="11094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25264">
      <w:bodyDiv w:val="1"/>
      <w:marLeft w:val="0"/>
      <w:marRight w:val="0"/>
      <w:marTop w:val="0"/>
      <w:marBottom w:val="0"/>
      <w:divBdr>
        <w:top w:val="none" w:sz="0" w:space="0" w:color="auto"/>
        <w:left w:val="none" w:sz="0" w:space="0" w:color="auto"/>
        <w:bottom w:val="none" w:sz="0" w:space="0" w:color="auto"/>
        <w:right w:val="none" w:sz="0" w:space="0" w:color="auto"/>
      </w:divBdr>
      <w:divsChild>
        <w:div w:id="1756824646">
          <w:marLeft w:val="640"/>
          <w:marRight w:val="0"/>
          <w:marTop w:val="0"/>
          <w:marBottom w:val="0"/>
          <w:divBdr>
            <w:top w:val="none" w:sz="0" w:space="0" w:color="auto"/>
            <w:left w:val="none" w:sz="0" w:space="0" w:color="auto"/>
            <w:bottom w:val="none" w:sz="0" w:space="0" w:color="auto"/>
            <w:right w:val="none" w:sz="0" w:space="0" w:color="auto"/>
          </w:divBdr>
        </w:div>
        <w:div w:id="33964722">
          <w:marLeft w:val="640"/>
          <w:marRight w:val="0"/>
          <w:marTop w:val="0"/>
          <w:marBottom w:val="0"/>
          <w:divBdr>
            <w:top w:val="none" w:sz="0" w:space="0" w:color="auto"/>
            <w:left w:val="none" w:sz="0" w:space="0" w:color="auto"/>
            <w:bottom w:val="none" w:sz="0" w:space="0" w:color="auto"/>
            <w:right w:val="none" w:sz="0" w:space="0" w:color="auto"/>
          </w:divBdr>
        </w:div>
        <w:div w:id="1032683288">
          <w:marLeft w:val="640"/>
          <w:marRight w:val="0"/>
          <w:marTop w:val="0"/>
          <w:marBottom w:val="0"/>
          <w:divBdr>
            <w:top w:val="none" w:sz="0" w:space="0" w:color="auto"/>
            <w:left w:val="none" w:sz="0" w:space="0" w:color="auto"/>
            <w:bottom w:val="none" w:sz="0" w:space="0" w:color="auto"/>
            <w:right w:val="none" w:sz="0" w:space="0" w:color="auto"/>
          </w:divBdr>
        </w:div>
        <w:div w:id="1666199426">
          <w:marLeft w:val="640"/>
          <w:marRight w:val="0"/>
          <w:marTop w:val="0"/>
          <w:marBottom w:val="0"/>
          <w:divBdr>
            <w:top w:val="none" w:sz="0" w:space="0" w:color="auto"/>
            <w:left w:val="none" w:sz="0" w:space="0" w:color="auto"/>
            <w:bottom w:val="none" w:sz="0" w:space="0" w:color="auto"/>
            <w:right w:val="none" w:sz="0" w:space="0" w:color="auto"/>
          </w:divBdr>
        </w:div>
        <w:div w:id="521821210">
          <w:marLeft w:val="640"/>
          <w:marRight w:val="0"/>
          <w:marTop w:val="0"/>
          <w:marBottom w:val="0"/>
          <w:divBdr>
            <w:top w:val="none" w:sz="0" w:space="0" w:color="auto"/>
            <w:left w:val="none" w:sz="0" w:space="0" w:color="auto"/>
            <w:bottom w:val="none" w:sz="0" w:space="0" w:color="auto"/>
            <w:right w:val="none" w:sz="0" w:space="0" w:color="auto"/>
          </w:divBdr>
        </w:div>
        <w:div w:id="58019607">
          <w:marLeft w:val="640"/>
          <w:marRight w:val="0"/>
          <w:marTop w:val="0"/>
          <w:marBottom w:val="0"/>
          <w:divBdr>
            <w:top w:val="none" w:sz="0" w:space="0" w:color="auto"/>
            <w:left w:val="none" w:sz="0" w:space="0" w:color="auto"/>
            <w:bottom w:val="none" w:sz="0" w:space="0" w:color="auto"/>
            <w:right w:val="none" w:sz="0" w:space="0" w:color="auto"/>
          </w:divBdr>
        </w:div>
        <w:div w:id="1024865452">
          <w:marLeft w:val="640"/>
          <w:marRight w:val="0"/>
          <w:marTop w:val="0"/>
          <w:marBottom w:val="0"/>
          <w:divBdr>
            <w:top w:val="none" w:sz="0" w:space="0" w:color="auto"/>
            <w:left w:val="none" w:sz="0" w:space="0" w:color="auto"/>
            <w:bottom w:val="none" w:sz="0" w:space="0" w:color="auto"/>
            <w:right w:val="none" w:sz="0" w:space="0" w:color="auto"/>
          </w:divBdr>
        </w:div>
        <w:div w:id="803616264">
          <w:marLeft w:val="640"/>
          <w:marRight w:val="0"/>
          <w:marTop w:val="0"/>
          <w:marBottom w:val="0"/>
          <w:divBdr>
            <w:top w:val="none" w:sz="0" w:space="0" w:color="auto"/>
            <w:left w:val="none" w:sz="0" w:space="0" w:color="auto"/>
            <w:bottom w:val="none" w:sz="0" w:space="0" w:color="auto"/>
            <w:right w:val="none" w:sz="0" w:space="0" w:color="auto"/>
          </w:divBdr>
        </w:div>
        <w:div w:id="1995795405">
          <w:marLeft w:val="640"/>
          <w:marRight w:val="0"/>
          <w:marTop w:val="0"/>
          <w:marBottom w:val="0"/>
          <w:divBdr>
            <w:top w:val="none" w:sz="0" w:space="0" w:color="auto"/>
            <w:left w:val="none" w:sz="0" w:space="0" w:color="auto"/>
            <w:bottom w:val="none" w:sz="0" w:space="0" w:color="auto"/>
            <w:right w:val="none" w:sz="0" w:space="0" w:color="auto"/>
          </w:divBdr>
        </w:div>
        <w:div w:id="1103109537">
          <w:marLeft w:val="640"/>
          <w:marRight w:val="0"/>
          <w:marTop w:val="0"/>
          <w:marBottom w:val="0"/>
          <w:divBdr>
            <w:top w:val="none" w:sz="0" w:space="0" w:color="auto"/>
            <w:left w:val="none" w:sz="0" w:space="0" w:color="auto"/>
            <w:bottom w:val="none" w:sz="0" w:space="0" w:color="auto"/>
            <w:right w:val="none" w:sz="0" w:space="0" w:color="auto"/>
          </w:divBdr>
        </w:div>
        <w:div w:id="989939880">
          <w:marLeft w:val="640"/>
          <w:marRight w:val="0"/>
          <w:marTop w:val="0"/>
          <w:marBottom w:val="0"/>
          <w:divBdr>
            <w:top w:val="none" w:sz="0" w:space="0" w:color="auto"/>
            <w:left w:val="none" w:sz="0" w:space="0" w:color="auto"/>
            <w:bottom w:val="none" w:sz="0" w:space="0" w:color="auto"/>
            <w:right w:val="none" w:sz="0" w:space="0" w:color="auto"/>
          </w:divBdr>
        </w:div>
        <w:div w:id="2074542893">
          <w:marLeft w:val="640"/>
          <w:marRight w:val="0"/>
          <w:marTop w:val="0"/>
          <w:marBottom w:val="0"/>
          <w:divBdr>
            <w:top w:val="none" w:sz="0" w:space="0" w:color="auto"/>
            <w:left w:val="none" w:sz="0" w:space="0" w:color="auto"/>
            <w:bottom w:val="none" w:sz="0" w:space="0" w:color="auto"/>
            <w:right w:val="none" w:sz="0" w:space="0" w:color="auto"/>
          </w:divBdr>
        </w:div>
        <w:div w:id="1447852610">
          <w:marLeft w:val="640"/>
          <w:marRight w:val="0"/>
          <w:marTop w:val="0"/>
          <w:marBottom w:val="0"/>
          <w:divBdr>
            <w:top w:val="none" w:sz="0" w:space="0" w:color="auto"/>
            <w:left w:val="none" w:sz="0" w:space="0" w:color="auto"/>
            <w:bottom w:val="none" w:sz="0" w:space="0" w:color="auto"/>
            <w:right w:val="none" w:sz="0" w:space="0" w:color="auto"/>
          </w:divBdr>
        </w:div>
        <w:div w:id="1965695013">
          <w:marLeft w:val="640"/>
          <w:marRight w:val="0"/>
          <w:marTop w:val="0"/>
          <w:marBottom w:val="0"/>
          <w:divBdr>
            <w:top w:val="none" w:sz="0" w:space="0" w:color="auto"/>
            <w:left w:val="none" w:sz="0" w:space="0" w:color="auto"/>
            <w:bottom w:val="none" w:sz="0" w:space="0" w:color="auto"/>
            <w:right w:val="none" w:sz="0" w:space="0" w:color="auto"/>
          </w:divBdr>
        </w:div>
        <w:div w:id="1342245162">
          <w:marLeft w:val="640"/>
          <w:marRight w:val="0"/>
          <w:marTop w:val="0"/>
          <w:marBottom w:val="0"/>
          <w:divBdr>
            <w:top w:val="none" w:sz="0" w:space="0" w:color="auto"/>
            <w:left w:val="none" w:sz="0" w:space="0" w:color="auto"/>
            <w:bottom w:val="none" w:sz="0" w:space="0" w:color="auto"/>
            <w:right w:val="none" w:sz="0" w:space="0" w:color="auto"/>
          </w:divBdr>
        </w:div>
        <w:div w:id="279999107">
          <w:marLeft w:val="640"/>
          <w:marRight w:val="0"/>
          <w:marTop w:val="0"/>
          <w:marBottom w:val="0"/>
          <w:divBdr>
            <w:top w:val="none" w:sz="0" w:space="0" w:color="auto"/>
            <w:left w:val="none" w:sz="0" w:space="0" w:color="auto"/>
            <w:bottom w:val="none" w:sz="0" w:space="0" w:color="auto"/>
            <w:right w:val="none" w:sz="0" w:space="0" w:color="auto"/>
          </w:divBdr>
        </w:div>
        <w:div w:id="804469941">
          <w:marLeft w:val="640"/>
          <w:marRight w:val="0"/>
          <w:marTop w:val="0"/>
          <w:marBottom w:val="0"/>
          <w:divBdr>
            <w:top w:val="none" w:sz="0" w:space="0" w:color="auto"/>
            <w:left w:val="none" w:sz="0" w:space="0" w:color="auto"/>
            <w:bottom w:val="none" w:sz="0" w:space="0" w:color="auto"/>
            <w:right w:val="none" w:sz="0" w:space="0" w:color="auto"/>
          </w:divBdr>
        </w:div>
        <w:div w:id="390617647">
          <w:marLeft w:val="640"/>
          <w:marRight w:val="0"/>
          <w:marTop w:val="0"/>
          <w:marBottom w:val="0"/>
          <w:divBdr>
            <w:top w:val="none" w:sz="0" w:space="0" w:color="auto"/>
            <w:left w:val="none" w:sz="0" w:space="0" w:color="auto"/>
            <w:bottom w:val="none" w:sz="0" w:space="0" w:color="auto"/>
            <w:right w:val="none" w:sz="0" w:space="0" w:color="auto"/>
          </w:divBdr>
        </w:div>
        <w:div w:id="1363240056">
          <w:marLeft w:val="640"/>
          <w:marRight w:val="0"/>
          <w:marTop w:val="0"/>
          <w:marBottom w:val="0"/>
          <w:divBdr>
            <w:top w:val="none" w:sz="0" w:space="0" w:color="auto"/>
            <w:left w:val="none" w:sz="0" w:space="0" w:color="auto"/>
            <w:bottom w:val="none" w:sz="0" w:space="0" w:color="auto"/>
            <w:right w:val="none" w:sz="0" w:space="0" w:color="auto"/>
          </w:divBdr>
        </w:div>
        <w:div w:id="45615042">
          <w:marLeft w:val="640"/>
          <w:marRight w:val="0"/>
          <w:marTop w:val="0"/>
          <w:marBottom w:val="0"/>
          <w:divBdr>
            <w:top w:val="none" w:sz="0" w:space="0" w:color="auto"/>
            <w:left w:val="none" w:sz="0" w:space="0" w:color="auto"/>
            <w:bottom w:val="none" w:sz="0" w:space="0" w:color="auto"/>
            <w:right w:val="none" w:sz="0" w:space="0" w:color="auto"/>
          </w:divBdr>
        </w:div>
        <w:div w:id="945233980">
          <w:marLeft w:val="640"/>
          <w:marRight w:val="0"/>
          <w:marTop w:val="0"/>
          <w:marBottom w:val="0"/>
          <w:divBdr>
            <w:top w:val="none" w:sz="0" w:space="0" w:color="auto"/>
            <w:left w:val="none" w:sz="0" w:space="0" w:color="auto"/>
            <w:bottom w:val="none" w:sz="0" w:space="0" w:color="auto"/>
            <w:right w:val="none" w:sz="0" w:space="0" w:color="auto"/>
          </w:divBdr>
        </w:div>
        <w:div w:id="840970229">
          <w:marLeft w:val="640"/>
          <w:marRight w:val="0"/>
          <w:marTop w:val="0"/>
          <w:marBottom w:val="0"/>
          <w:divBdr>
            <w:top w:val="none" w:sz="0" w:space="0" w:color="auto"/>
            <w:left w:val="none" w:sz="0" w:space="0" w:color="auto"/>
            <w:bottom w:val="none" w:sz="0" w:space="0" w:color="auto"/>
            <w:right w:val="none" w:sz="0" w:space="0" w:color="auto"/>
          </w:divBdr>
        </w:div>
        <w:div w:id="1626808667">
          <w:marLeft w:val="640"/>
          <w:marRight w:val="0"/>
          <w:marTop w:val="0"/>
          <w:marBottom w:val="0"/>
          <w:divBdr>
            <w:top w:val="none" w:sz="0" w:space="0" w:color="auto"/>
            <w:left w:val="none" w:sz="0" w:space="0" w:color="auto"/>
            <w:bottom w:val="none" w:sz="0" w:space="0" w:color="auto"/>
            <w:right w:val="none" w:sz="0" w:space="0" w:color="auto"/>
          </w:divBdr>
        </w:div>
        <w:div w:id="1103918685">
          <w:marLeft w:val="640"/>
          <w:marRight w:val="0"/>
          <w:marTop w:val="0"/>
          <w:marBottom w:val="0"/>
          <w:divBdr>
            <w:top w:val="none" w:sz="0" w:space="0" w:color="auto"/>
            <w:left w:val="none" w:sz="0" w:space="0" w:color="auto"/>
            <w:bottom w:val="none" w:sz="0" w:space="0" w:color="auto"/>
            <w:right w:val="none" w:sz="0" w:space="0" w:color="auto"/>
          </w:divBdr>
        </w:div>
        <w:div w:id="2061324520">
          <w:marLeft w:val="640"/>
          <w:marRight w:val="0"/>
          <w:marTop w:val="0"/>
          <w:marBottom w:val="0"/>
          <w:divBdr>
            <w:top w:val="none" w:sz="0" w:space="0" w:color="auto"/>
            <w:left w:val="none" w:sz="0" w:space="0" w:color="auto"/>
            <w:bottom w:val="none" w:sz="0" w:space="0" w:color="auto"/>
            <w:right w:val="none" w:sz="0" w:space="0" w:color="auto"/>
          </w:divBdr>
        </w:div>
        <w:div w:id="51586985">
          <w:marLeft w:val="640"/>
          <w:marRight w:val="0"/>
          <w:marTop w:val="0"/>
          <w:marBottom w:val="0"/>
          <w:divBdr>
            <w:top w:val="none" w:sz="0" w:space="0" w:color="auto"/>
            <w:left w:val="none" w:sz="0" w:space="0" w:color="auto"/>
            <w:bottom w:val="none" w:sz="0" w:space="0" w:color="auto"/>
            <w:right w:val="none" w:sz="0" w:space="0" w:color="auto"/>
          </w:divBdr>
        </w:div>
        <w:div w:id="195823509">
          <w:marLeft w:val="640"/>
          <w:marRight w:val="0"/>
          <w:marTop w:val="0"/>
          <w:marBottom w:val="0"/>
          <w:divBdr>
            <w:top w:val="none" w:sz="0" w:space="0" w:color="auto"/>
            <w:left w:val="none" w:sz="0" w:space="0" w:color="auto"/>
            <w:bottom w:val="none" w:sz="0" w:space="0" w:color="auto"/>
            <w:right w:val="none" w:sz="0" w:space="0" w:color="auto"/>
          </w:divBdr>
        </w:div>
        <w:div w:id="2085452933">
          <w:marLeft w:val="640"/>
          <w:marRight w:val="0"/>
          <w:marTop w:val="0"/>
          <w:marBottom w:val="0"/>
          <w:divBdr>
            <w:top w:val="none" w:sz="0" w:space="0" w:color="auto"/>
            <w:left w:val="none" w:sz="0" w:space="0" w:color="auto"/>
            <w:bottom w:val="none" w:sz="0" w:space="0" w:color="auto"/>
            <w:right w:val="none" w:sz="0" w:space="0" w:color="auto"/>
          </w:divBdr>
        </w:div>
        <w:div w:id="439447984">
          <w:marLeft w:val="640"/>
          <w:marRight w:val="0"/>
          <w:marTop w:val="0"/>
          <w:marBottom w:val="0"/>
          <w:divBdr>
            <w:top w:val="none" w:sz="0" w:space="0" w:color="auto"/>
            <w:left w:val="none" w:sz="0" w:space="0" w:color="auto"/>
            <w:bottom w:val="none" w:sz="0" w:space="0" w:color="auto"/>
            <w:right w:val="none" w:sz="0" w:space="0" w:color="auto"/>
          </w:divBdr>
        </w:div>
        <w:div w:id="250747036">
          <w:marLeft w:val="640"/>
          <w:marRight w:val="0"/>
          <w:marTop w:val="0"/>
          <w:marBottom w:val="0"/>
          <w:divBdr>
            <w:top w:val="none" w:sz="0" w:space="0" w:color="auto"/>
            <w:left w:val="none" w:sz="0" w:space="0" w:color="auto"/>
            <w:bottom w:val="none" w:sz="0" w:space="0" w:color="auto"/>
            <w:right w:val="none" w:sz="0" w:space="0" w:color="auto"/>
          </w:divBdr>
        </w:div>
        <w:div w:id="794717811">
          <w:marLeft w:val="640"/>
          <w:marRight w:val="0"/>
          <w:marTop w:val="0"/>
          <w:marBottom w:val="0"/>
          <w:divBdr>
            <w:top w:val="none" w:sz="0" w:space="0" w:color="auto"/>
            <w:left w:val="none" w:sz="0" w:space="0" w:color="auto"/>
            <w:bottom w:val="none" w:sz="0" w:space="0" w:color="auto"/>
            <w:right w:val="none" w:sz="0" w:space="0" w:color="auto"/>
          </w:divBdr>
        </w:div>
        <w:div w:id="1817723804">
          <w:marLeft w:val="640"/>
          <w:marRight w:val="0"/>
          <w:marTop w:val="0"/>
          <w:marBottom w:val="0"/>
          <w:divBdr>
            <w:top w:val="none" w:sz="0" w:space="0" w:color="auto"/>
            <w:left w:val="none" w:sz="0" w:space="0" w:color="auto"/>
            <w:bottom w:val="none" w:sz="0" w:space="0" w:color="auto"/>
            <w:right w:val="none" w:sz="0" w:space="0" w:color="auto"/>
          </w:divBdr>
        </w:div>
        <w:div w:id="1343823023">
          <w:marLeft w:val="640"/>
          <w:marRight w:val="0"/>
          <w:marTop w:val="0"/>
          <w:marBottom w:val="0"/>
          <w:divBdr>
            <w:top w:val="none" w:sz="0" w:space="0" w:color="auto"/>
            <w:left w:val="none" w:sz="0" w:space="0" w:color="auto"/>
            <w:bottom w:val="none" w:sz="0" w:space="0" w:color="auto"/>
            <w:right w:val="none" w:sz="0" w:space="0" w:color="auto"/>
          </w:divBdr>
        </w:div>
        <w:div w:id="143937160">
          <w:marLeft w:val="640"/>
          <w:marRight w:val="0"/>
          <w:marTop w:val="0"/>
          <w:marBottom w:val="0"/>
          <w:divBdr>
            <w:top w:val="none" w:sz="0" w:space="0" w:color="auto"/>
            <w:left w:val="none" w:sz="0" w:space="0" w:color="auto"/>
            <w:bottom w:val="none" w:sz="0" w:space="0" w:color="auto"/>
            <w:right w:val="none" w:sz="0" w:space="0" w:color="auto"/>
          </w:divBdr>
        </w:div>
        <w:div w:id="1318656192">
          <w:marLeft w:val="640"/>
          <w:marRight w:val="0"/>
          <w:marTop w:val="0"/>
          <w:marBottom w:val="0"/>
          <w:divBdr>
            <w:top w:val="none" w:sz="0" w:space="0" w:color="auto"/>
            <w:left w:val="none" w:sz="0" w:space="0" w:color="auto"/>
            <w:bottom w:val="none" w:sz="0" w:space="0" w:color="auto"/>
            <w:right w:val="none" w:sz="0" w:space="0" w:color="auto"/>
          </w:divBdr>
        </w:div>
        <w:div w:id="275452147">
          <w:marLeft w:val="640"/>
          <w:marRight w:val="0"/>
          <w:marTop w:val="0"/>
          <w:marBottom w:val="0"/>
          <w:divBdr>
            <w:top w:val="none" w:sz="0" w:space="0" w:color="auto"/>
            <w:left w:val="none" w:sz="0" w:space="0" w:color="auto"/>
            <w:bottom w:val="none" w:sz="0" w:space="0" w:color="auto"/>
            <w:right w:val="none" w:sz="0" w:space="0" w:color="auto"/>
          </w:divBdr>
        </w:div>
        <w:div w:id="1137339739">
          <w:marLeft w:val="640"/>
          <w:marRight w:val="0"/>
          <w:marTop w:val="0"/>
          <w:marBottom w:val="0"/>
          <w:divBdr>
            <w:top w:val="none" w:sz="0" w:space="0" w:color="auto"/>
            <w:left w:val="none" w:sz="0" w:space="0" w:color="auto"/>
            <w:bottom w:val="none" w:sz="0" w:space="0" w:color="auto"/>
            <w:right w:val="none" w:sz="0" w:space="0" w:color="auto"/>
          </w:divBdr>
        </w:div>
        <w:div w:id="1400858465">
          <w:marLeft w:val="640"/>
          <w:marRight w:val="0"/>
          <w:marTop w:val="0"/>
          <w:marBottom w:val="0"/>
          <w:divBdr>
            <w:top w:val="none" w:sz="0" w:space="0" w:color="auto"/>
            <w:left w:val="none" w:sz="0" w:space="0" w:color="auto"/>
            <w:bottom w:val="none" w:sz="0" w:space="0" w:color="auto"/>
            <w:right w:val="none" w:sz="0" w:space="0" w:color="auto"/>
          </w:divBdr>
        </w:div>
        <w:div w:id="639724839">
          <w:marLeft w:val="640"/>
          <w:marRight w:val="0"/>
          <w:marTop w:val="0"/>
          <w:marBottom w:val="0"/>
          <w:divBdr>
            <w:top w:val="none" w:sz="0" w:space="0" w:color="auto"/>
            <w:left w:val="none" w:sz="0" w:space="0" w:color="auto"/>
            <w:bottom w:val="none" w:sz="0" w:space="0" w:color="auto"/>
            <w:right w:val="none" w:sz="0" w:space="0" w:color="auto"/>
          </w:divBdr>
        </w:div>
        <w:div w:id="705834857">
          <w:marLeft w:val="640"/>
          <w:marRight w:val="0"/>
          <w:marTop w:val="0"/>
          <w:marBottom w:val="0"/>
          <w:divBdr>
            <w:top w:val="none" w:sz="0" w:space="0" w:color="auto"/>
            <w:left w:val="none" w:sz="0" w:space="0" w:color="auto"/>
            <w:bottom w:val="none" w:sz="0" w:space="0" w:color="auto"/>
            <w:right w:val="none" w:sz="0" w:space="0" w:color="auto"/>
          </w:divBdr>
        </w:div>
        <w:div w:id="1621111295">
          <w:marLeft w:val="640"/>
          <w:marRight w:val="0"/>
          <w:marTop w:val="0"/>
          <w:marBottom w:val="0"/>
          <w:divBdr>
            <w:top w:val="none" w:sz="0" w:space="0" w:color="auto"/>
            <w:left w:val="none" w:sz="0" w:space="0" w:color="auto"/>
            <w:bottom w:val="none" w:sz="0" w:space="0" w:color="auto"/>
            <w:right w:val="none" w:sz="0" w:space="0" w:color="auto"/>
          </w:divBdr>
        </w:div>
        <w:div w:id="315379743">
          <w:marLeft w:val="640"/>
          <w:marRight w:val="0"/>
          <w:marTop w:val="0"/>
          <w:marBottom w:val="0"/>
          <w:divBdr>
            <w:top w:val="none" w:sz="0" w:space="0" w:color="auto"/>
            <w:left w:val="none" w:sz="0" w:space="0" w:color="auto"/>
            <w:bottom w:val="none" w:sz="0" w:space="0" w:color="auto"/>
            <w:right w:val="none" w:sz="0" w:space="0" w:color="auto"/>
          </w:divBdr>
        </w:div>
        <w:div w:id="1536962783">
          <w:marLeft w:val="640"/>
          <w:marRight w:val="0"/>
          <w:marTop w:val="0"/>
          <w:marBottom w:val="0"/>
          <w:divBdr>
            <w:top w:val="none" w:sz="0" w:space="0" w:color="auto"/>
            <w:left w:val="none" w:sz="0" w:space="0" w:color="auto"/>
            <w:bottom w:val="none" w:sz="0" w:space="0" w:color="auto"/>
            <w:right w:val="none" w:sz="0" w:space="0" w:color="auto"/>
          </w:divBdr>
        </w:div>
        <w:div w:id="1944070344">
          <w:marLeft w:val="640"/>
          <w:marRight w:val="0"/>
          <w:marTop w:val="0"/>
          <w:marBottom w:val="0"/>
          <w:divBdr>
            <w:top w:val="none" w:sz="0" w:space="0" w:color="auto"/>
            <w:left w:val="none" w:sz="0" w:space="0" w:color="auto"/>
            <w:bottom w:val="none" w:sz="0" w:space="0" w:color="auto"/>
            <w:right w:val="none" w:sz="0" w:space="0" w:color="auto"/>
          </w:divBdr>
        </w:div>
        <w:div w:id="557977333">
          <w:marLeft w:val="640"/>
          <w:marRight w:val="0"/>
          <w:marTop w:val="0"/>
          <w:marBottom w:val="0"/>
          <w:divBdr>
            <w:top w:val="none" w:sz="0" w:space="0" w:color="auto"/>
            <w:left w:val="none" w:sz="0" w:space="0" w:color="auto"/>
            <w:bottom w:val="none" w:sz="0" w:space="0" w:color="auto"/>
            <w:right w:val="none" w:sz="0" w:space="0" w:color="auto"/>
          </w:divBdr>
        </w:div>
        <w:div w:id="1180654543">
          <w:marLeft w:val="640"/>
          <w:marRight w:val="0"/>
          <w:marTop w:val="0"/>
          <w:marBottom w:val="0"/>
          <w:divBdr>
            <w:top w:val="none" w:sz="0" w:space="0" w:color="auto"/>
            <w:left w:val="none" w:sz="0" w:space="0" w:color="auto"/>
            <w:bottom w:val="none" w:sz="0" w:space="0" w:color="auto"/>
            <w:right w:val="none" w:sz="0" w:space="0" w:color="auto"/>
          </w:divBdr>
        </w:div>
        <w:div w:id="1191382503">
          <w:marLeft w:val="640"/>
          <w:marRight w:val="0"/>
          <w:marTop w:val="0"/>
          <w:marBottom w:val="0"/>
          <w:divBdr>
            <w:top w:val="none" w:sz="0" w:space="0" w:color="auto"/>
            <w:left w:val="none" w:sz="0" w:space="0" w:color="auto"/>
            <w:bottom w:val="none" w:sz="0" w:space="0" w:color="auto"/>
            <w:right w:val="none" w:sz="0" w:space="0" w:color="auto"/>
          </w:divBdr>
        </w:div>
        <w:div w:id="1596404294">
          <w:marLeft w:val="640"/>
          <w:marRight w:val="0"/>
          <w:marTop w:val="0"/>
          <w:marBottom w:val="0"/>
          <w:divBdr>
            <w:top w:val="none" w:sz="0" w:space="0" w:color="auto"/>
            <w:left w:val="none" w:sz="0" w:space="0" w:color="auto"/>
            <w:bottom w:val="none" w:sz="0" w:space="0" w:color="auto"/>
            <w:right w:val="none" w:sz="0" w:space="0" w:color="auto"/>
          </w:divBdr>
        </w:div>
        <w:div w:id="1295722246">
          <w:marLeft w:val="640"/>
          <w:marRight w:val="0"/>
          <w:marTop w:val="0"/>
          <w:marBottom w:val="0"/>
          <w:divBdr>
            <w:top w:val="none" w:sz="0" w:space="0" w:color="auto"/>
            <w:left w:val="none" w:sz="0" w:space="0" w:color="auto"/>
            <w:bottom w:val="none" w:sz="0" w:space="0" w:color="auto"/>
            <w:right w:val="none" w:sz="0" w:space="0" w:color="auto"/>
          </w:divBdr>
        </w:div>
        <w:div w:id="738864817">
          <w:marLeft w:val="640"/>
          <w:marRight w:val="0"/>
          <w:marTop w:val="0"/>
          <w:marBottom w:val="0"/>
          <w:divBdr>
            <w:top w:val="none" w:sz="0" w:space="0" w:color="auto"/>
            <w:left w:val="none" w:sz="0" w:space="0" w:color="auto"/>
            <w:bottom w:val="none" w:sz="0" w:space="0" w:color="auto"/>
            <w:right w:val="none" w:sz="0" w:space="0" w:color="auto"/>
          </w:divBdr>
        </w:div>
        <w:div w:id="1373116205">
          <w:marLeft w:val="640"/>
          <w:marRight w:val="0"/>
          <w:marTop w:val="0"/>
          <w:marBottom w:val="0"/>
          <w:divBdr>
            <w:top w:val="none" w:sz="0" w:space="0" w:color="auto"/>
            <w:left w:val="none" w:sz="0" w:space="0" w:color="auto"/>
            <w:bottom w:val="none" w:sz="0" w:space="0" w:color="auto"/>
            <w:right w:val="none" w:sz="0" w:space="0" w:color="auto"/>
          </w:divBdr>
        </w:div>
        <w:div w:id="607004106">
          <w:marLeft w:val="640"/>
          <w:marRight w:val="0"/>
          <w:marTop w:val="0"/>
          <w:marBottom w:val="0"/>
          <w:divBdr>
            <w:top w:val="none" w:sz="0" w:space="0" w:color="auto"/>
            <w:left w:val="none" w:sz="0" w:space="0" w:color="auto"/>
            <w:bottom w:val="none" w:sz="0" w:space="0" w:color="auto"/>
            <w:right w:val="none" w:sz="0" w:space="0" w:color="auto"/>
          </w:divBdr>
        </w:div>
        <w:div w:id="970017659">
          <w:marLeft w:val="640"/>
          <w:marRight w:val="0"/>
          <w:marTop w:val="0"/>
          <w:marBottom w:val="0"/>
          <w:divBdr>
            <w:top w:val="none" w:sz="0" w:space="0" w:color="auto"/>
            <w:left w:val="none" w:sz="0" w:space="0" w:color="auto"/>
            <w:bottom w:val="none" w:sz="0" w:space="0" w:color="auto"/>
            <w:right w:val="none" w:sz="0" w:space="0" w:color="auto"/>
          </w:divBdr>
        </w:div>
        <w:div w:id="1293099122">
          <w:marLeft w:val="640"/>
          <w:marRight w:val="0"/>
          <w:marTop w:val="0"/>
          <w:marBottom w:val="0"/>
          <w:divBdr>
            <w:top w:val="none" w:sz="0" w:space="0" w:color="auto"/>
            <w:left w:val="none" w:sz="0" w:space="0" w:color="auto"/>
            <w:bottom w:val="none" w:sz="0" w:space="0" w:color="auto"/>
            <w:right w:val="none" w:sz="0" w:space="0" w:color="auto"/>
          </w:divBdr>
        </w:div>
        <w:div w:id="1005936969">
          <w:marLeft w:val="640"/>
          <w:marRight w:val="0"/>
          <w:marTop w:val="0"/>
          <w:marBottom w:val="0"/>
          <w:divBdr>
            <w:top w:val="none" w:sz="0" w:space="0" w:color="auto"/>
            <w:left w:val="none" w:sz="0" w:space="0" w:color="auto"/>
            <w:bottom w:val="none" w:sz="0" w:space="0" w:color="auto"/>
            <w:right w:val="none" w:sz="0" w:space="0" w:color="auto"/>
          </w:divBdr>
        </w:div>
        <w:div w:id="1306397449">
          <w:marLeft w:val="640"/>
          <w:marRight w:val="0"/>
          <w:marTop w:val="0"/>
          <w:marBottom w:val="0"/>
          <w:divBdr>
            <w:top w:val="none" w:sz="0" w:space="0" w:color="auto"/>
            <w:left w:val="none" w:sz="0" w:space="0" w:color="auto"/>
            <w:bottom w:val="none" w:sz="0" w:space="0" w:color="auto"/>
            <w:right w:val="none" w:sz="0" w:space="0" w:color="auto"/>
          </w:divBdr>
        </w:div>
        <w:div w:id="1386829421">
          <w:marLeft w:val="640"/>
          <w:marRight w:val="0"/>
          <w:marTop w:val="0"/>
          <w:marBottom w:val="0"/>
          <w:divBdr>
            <w:top w:val="none" w:sz="0" w:space="0" w:color="auto"/>
            <w:left w:val="none" w:sz="0" w:space="0" w:color="auto"/>
            <w:bottom w:val="none" w:sz="0" w:space="0" w:color="auto"/>
            <w:right w:val="none" w:sz="0" w:space="0" w:color="auto"/>
          </w:divBdr>
        </w:div>
        <w:div w:id="982657142">
          <w:marLeft w:val="640"/>
          <w:marRight w:val="0"/>
          <w:marTop w:val="0"/>
          <w:marBottom w:val="0"/>
          <w:divBdr>
            <w:top w:val="none" w:sz="0" w:space="0" w:color="auto"/>
            <w:left w:val="none" w:sz="0" w:space="0" w:color="auto"/>
            <w:bottom w:val="none" w:sz="0" w:space="0" w:color="auto"/>
            <w:right w:val="none" w:sz="0" w:space="0" w:color="auto"/>
          </w:divBdr>
        </w:div>
        <w:div w:id="1013144128">
          <w:marLeft w:val="640"/>
          <w:marRight w:val="0"/>
          <w:marTop w:val="0"/>
          <w:marBottom w:val="0"/>
          <w:divBdr>
            <w:top w:val="none" w:sz="0" w:space="0" w:color="auto"/>
            <w:left w:val="none" w:sz="0" w:space="0" w:color="auto"/>
            <w:bottom w:val="none" w:sz="0" w:space="0" w:color="auto"/>
            <w:right w:val="none" w:sz="0" w:space="0" w:color="auto"/>
          </w:divBdr>
        </w:div>
        <w:div w:id="1994022877">
          <w:marLeft w:val="640"/>
          <w:marRight w:val="0"/>
          <w:marTop w:val="0"/>
          <w:marBottom w:val="0"/>
          <w:divBdr>
            <w:top w:val="none" w:sz="0" w:space="0" w:color="auto"/>
            <w:left w:val="none" w:sz="0" w:space="0" w:color="auto"/>
            <w:bottom w:val="none" w:sz="0" w:space="0" w:color="auto"/>
            <w:right w:val="none" w:sz="0" w:space="0" w:color="auto"/>
          </w:divBdr>
        </w:div>
        <w:div w:id="1288269149">
          <w:marLeft w:val="640"/>
          <w:marRight w:val="0"/>
          <w:marTop w:val="0"/>
          <w:marBottom w:val="0"/>
          <w:divBdr>
            <w:top w:val="none" w:sz="0" w:space="0" w:color="auto"/>
            <w:left w:val="none" w:sz="0" w:space="0" w:color="auto"/>
            <w:bottom w:val="none" w:sz="0" w:space="0" w:color="auto"/>
            <w:right w:val="none" w:sz="0" w:space="0" w:color="auto"/>
          </w:divBdr>
        </w:div>
        <w:div w:id="857767565">
          <w:marLeft w:val="640"/>
          <w:marRight w:val="0"/>
          <w:marTop w:val="0"/>
          <w:marBottom w:val="0"/>
          <w:divBdr>
            <w:top w:val="none" w:sz="0" w:space="0" w:color="auto"/>
            <w:left w:val="none" w:sz="0" w:space="0" w:color="auto"/>
            <w:bottom w:val="none" w:sz="0" w:space="0" w:color="auto"/>
            <w:right w:val="none" w:sz="0" w:space="0" w:color="auto"/>
          </w:divBdr>
        </w:div>
        <w:div w:id="75635718">
          <w:marLeft w:val="640"/>
          <w:marRight w:val="0"/>
          <w:marTop w:val="0"/>
          <w:marBottom w:val="0"/>
          <w:divBdr>
            <w:top w:val="none" w:sz="0" w:space="0" w:color="auto"/>
            <w:left w:val="none" w:sz="0" w:space="0" w:color="auto"/>
            <w:bottom w:val="none" w:sz="0" w:space="0" w:color="auto"/>
            <w:right w:val="none" w:sz="0" w:space="0" w:color="auto"/>
          </w:divBdr>
        </w:div>
        <w:div w:id="385684212">
          <w:marLeft w:val="640"/>
          <w:marRight w:val="0"/>
          <w:marTop w:val="0"/>
          <w:marBottom w:val="0"/>
          <w:divBdr>
            <w:top w:val="none" w:sz="0" w:space="0" w:color="auto"/>
            <w:left w:val="none" w:sz="0" w:space="0" w:color="auto"/>
            <w:bottom w:val="none" w:sz="0" w:space="0" w:color="auto"/>
            <w:right w:val="none" w:sz="0" w:space="0" w:color="auto"/>
          </w:divBdr>
        </w:div>
        <w:div w:id="473328020">
          <w:marLeft w:val="640"/>
          <w:marRight w:val="0"/>
          <w:marTop w:val="0"/>
          <w:marBottom w:val="0"/>
          <w:divBdr>
            <w:top w:val="none" w:sz="0" w:space="0" w:color="auto"/>
            <w:left w:val="none" w:sz="0" w:space="0" w:color="auto"/>
            <w:bottom w:val="none" w:sz="0" w:space="0" w:color="auto"/>
            <w:right w:val="none" w:sz="0" w:space="0" w:color="auto"/>
          </w:divBdr>
        </w:div>
        <w:div w:id="1948192624">
          <w:marLeft w:val="640"/>
          <w:marRight w:val="0"/>
          <w:marTop w:val="0"/>
          <w:marBottom w:val="0"/>
          <w:divBdr>
            <w:top w:val="none" w:sz="0" w:space="0" w:color="auto"/>
            <w:left w:val="none" w:sz="0" w:space="0" w:color="auto"/>
            <w:bottom w:val="none" w:sz="0" w:space="0" w:color="auto"/>
            <w:right w:val="none" w:sz="0" w:space="0" w:color="auto"/>
          </w:divBdr>
        </w:div>
      </w:divsChild>
    </w:div>
    <w:div w:id="1494491426">
      <w:bodyDiv w:val="1"/>
      <w:marLeft w:val="0"/>
      <w:marRight w:val="0"/>
      <w:marTop w:val="0"/>
      <w:marBottom w:val="0"/>
      <w:divBdr>
        <w:top w:val="none" w:sz="0" w:space="0" w:color="auto"/>
        <w:left w:val="none" w:sz="0" w:space="0" w:color="auto"/>
        <w:bottom w:val="none" w:sz="0" w:space="0" w:color="auto"/>
        <w:right w:val="none" w:sz="0" w:space="0" w:color="auto"/>
      </w:divBdr>
    </w:div>
    <w:div w:id="1600212517">
      <w:bodyDiv w:val="1"/>
      <w:marLeft w:val="0"/>
      <w:marRight w:val="0"/>
      <w:marTop w:val="0"/>
      <w:marBottom w:val="0"/>
      <w:divBdr>
        <w:top w:val="none" w:sz="0" w:space="0" w:color="auto"/>
        <w:left w:val="none" w:sz="0" w:space="0" w:color="auto"/>
        <w:bottom w:val="none" w:sz="0" w:space="0" w:color="auto"/>
        <w:right w:val="none" w:sz="0" w:space="0" w:color="auto"/>
      </w:divBdr>
    </w:div>
    <w:div w:id="1631865247">
      <w:bodyDiv w:val="1"/>
      <w:marLeft w:val="0"/>
      <w:marRight w:val="0"/>
      <w:marTop w:val="0"/>
      <w:marBottom w:val="0"/>
      <w:divBdr>
        <w:top w:val="none" w:sz="0" w:space="0" w:color="auto"/>
        <w:left w:val="none" w:sz="0" w:space="0" w:color="auto"/>
        <w:bottom w:val="none" w:sz="0" w:space="0" w:color="auto"/>
        <w:right w:val="none" w:sz="0" w:space="0" w:color="auto"/>
      </w:divBdr>
      <w:divsChild>
        <w:div w:id="1045183234">
          <w:marLeft w:val="640"/>
          <w:marRight w:val="0"/>
          <w:marTop w:val="0"/>
          <w:marBottom w:val="0"/>
          <w:divBdr>
            <w:top w:val="none" w:sz="0" w:space="0" w:color="auto"/>
            <w:left w:val="none" w:sz="0" w:space="0" w:color="auto"/>
            <w:bottom w:val="none" w:sz="0" w:space="0" w:color="auto"/>
            <w:right w:val="none" w:sz="0" w:space="0" w:color="auto"/>
          </w:divBdr>
        </w:div>
        <w:div w:id="1166093252">
          <w:marLeft w:val="640"/>
          <w:marRight w:val="0"/>
          <w:marTop w:val="0"/>
          <w:marBottom w:val="0"/>
          <w:divBdr>
            <w:top w:val="none" w:sz="0" w:space="0" w:color="auto"/>
            <w:left w:val="none" w:sz="0" w:space="0" w:color="auto"/>
            <w:bottom w:val="none" w:sz="0" w:space="0" w:color="auto"/>
            <w:right w:val="none" w:sz="0" w:space="0" w:color="auto"/>
          </w:divBdr>
        </w:div>
        <w:div w:id="527447731">
          <w:marLeft w:val="640"/>
          <w:marRight w:val="0"/>
          <w:marTop w:val="0"/>
          <w:marBottom w:val="0"/>
          <w:divBdr>
            <w:top w:val="none" w:sz="0" w:space="0" w:color="auto"/>
            <w:left w:val="none" w:sz="0" w:space="0" w:color="auto"/>
            <w:bottom w:val="none" w:sz="0" w:space="0" w:color="auto"/>
            <w:right w:val="none" w:sz="0" w:space="0" w:color="auto"/>
          </w:divBdr>
        </w:div>
        <w:div w:id="2040692288">
          <w:marLeft w:val="640"/>
          <w:marRight w:val="0"/>
          <w:marTop w:val="0"/>
          <w:marBottom w:val="0"/>
          <w:divBdr>
            <w:top w:val="none" w:sz="0" w:space="0" w:color="auto"/>
            <w:left w:val="none" w:sz="0" w:space="0" w:color="auto"/>
            <w:bottom w:val="none" w:sz="0" w:space="0" w:color="auto"/>
            <w:right w:val="none" w:sz="0" w:space="0" w:color="auto"/>
          </w:divBdr>
        </w:div>
        <w:div w:id="268197606">
          <w:marLeft w:val="640"/>
          <w:marRight w:val="0"/>
          <w:marTop w:val="0"/>
          <w:marBottom w:val="0"/>
          <w:divBdr>
            <w:top w:val="none" w:sz="0" w:space="0" w:color="auto"/>
            <w:left w:val="none" w:sz="0" w:space="0" w:color="auto"/>
            <w:bottom w:val="none" w:sz="0" w:space="0" w:color="auto"/>
            <w:right w:val="none" w:sz="0" w:space="0" w:color="auto"/>
          </w:divBdr>
        </w:div>
        <w:div w:id="1306860185">
          <w:marLeft w:val="640"/>
          <w:marRight w:val="0"/>
          <w:marTop w:val="0"/>
          <w:marBottom w:val="0"/>
          <w:divBdr>
            <w:top w:val="none" w:sz="0" w:space="0" w:color="auto"/>
            <w:left w:val="none" w:sz="0" w:space="0" w:color="auto"/>
            <w:bottom w:val="none" w:sz="0" w:space="0" w:color="auto"/>
            <w:right w:val="none" w:sz="0" w:space="0" w:color="auto"/>
          </w:divBdr>
        </w:div>
        <w:div w:id="2001276723">
          <w:marLeft w:val="640"/>
          <w:marRight w:val="0"/>
          <w:marTop w:val="0"/>
          <w:marBottom w:val="0"/>
          <w:divBdr>
            <w:top w:val="none" w:sz="0" w:space="0" w:color="auto"/>
            <w:left w:val="none" w:sz="0" w:space="0" w:color="auto"/>
            <w:bottom w:val="none" w:sz="0" w:space="0" w:color="auto"/>
            <w:right w:val="none" w:sz="0" w:space="0" w:color="auto"/>
          </w:divBdr>
        </w:div>
        <w:div w:id="622156173">
          <w:marLeft w:val="640"/>
          <w:marRight w:val="0"/>
          <w:marTop w:val="0"/>
          <w:marBottom w:val="0"/>
          <w:divBdr>
            <w:top w:val="none" w:sz="0" w:space="0" w:color="auto"/>
            <w:left w:val="none" w:sz="0" w:space="0" w:color="auto"/>
            <w:bottom w:val="none" w:sz="0" w:space="0" w:color="auto"/>
            <w:right w:val="none" w:sz="0" w:space="0" w:color="auto"/>
          </w:divBdr>
        </w:div>
        <w:div w:id="214396419">
          <w:marLeft w:val="640"/>
          <w:marRight w:val="0"/>
          <w:marTop w:val="0"/>
          <w:marBottom w:val="0"/>
          <w:divBdr>
            <w:top w:val="none" w:sz="0" w:space="0" w:color="auto"/>
            <w:left w:val="none" w:sz="0" w:space="0" w:color="auto"/>
            <w:bottom w:val="none" w:sz="0" w:space="0" w:color="auto"/>
            <w:right w:val="none" w:sz="0" w:space="0" w:color="auto"/>
          </w:divBdr>
        </w:div>
        <w:div w:id="123354279">
          <w:marLeft w:val="640"/>
          <w:marRight w:val="0"/>
          <w:marTop w:val="0"/>
          <w:marBottom w:val="0"/>
          <w:divBdr>
            <w:top w:val="none" w:sz="0" w:space="0" w:color="auto"/>
            <w:left w:val="none" w:sz="0" w:space="0" w:color="auto"/>
            <w:bottom w:val="none" w:sz="0" w:space="0" w:color="auto"/>
            <w:right w:val="none" w:sz="0" w:space="0" w:color="auto"/>
          </w:divBdr>
        </w:div>
        <w:div w:id="1795295070">
          <w:marLeft w:val="640"/>
          <w:marRight w:val="0"/>
          <w:marTop w:val="0"/>
          <w:marBottom w:val="0"/>
          <w:divBdr>
            <w:top w:val="none" w:sz="0" w:space="0" w:color="auto"/>
            <w:left w:val="none" w:sz="0" w:space="0" w:color="auto"/>
            <w:bottom w:val="none" w:sz="0" w:space="0" w:color="auto"/>
            <w:right w:val="none" w:sz="0" w:space="0" w:color="auto"/>
          </w:divBdr>
        </w:div>
        <w:div w:id="960187021">
          <w:marLeft w:val="640"/>
          <w:marRight w:val="0"/>
          <w:marTop w:val="0"/>
          <w:marBottom w:val="0"/>
          <w:divBdr>
            <w:top w:val="none" w:sz="0" w:space="0" w:color="auto"/>
            <w:left w:val="none" w:sz="0" w:space="0" w:color="auto"/>
            <w:bottom w:val="none" w:sz="0" w:space="0" w:color="auto"/>
            <w:right w:val="none" w:sz="0" w:space="0" w:color="auto"/>
          </w:divBdr>
        </w:div>
        <w:div w:id="373846055">
          <w:marLeft w:val="640"/>
          <w:marRight w:val="0"/>
          <w:marTop w:val="0"/>
          <w:marBottom w:val="0"/>
          <w:divBdr>
            <w:top w:val="none" w:sz="0" w:space="0" w:color="auto"/>
            <w:left w:val="none" w:sz="0" w:space="0" w:color="auto"/>
            <w:bottom w:val="none" w:sz="0" w:space="0" w:color="auto"/>
            <w:right w:val="none" w:sz="0" w:space="0" w:color="auto"/>
          </w:divBdr>
        </w:div>
        <w:div w:id="698239559">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672881764">
          <w:marLeft w:val="640"/>
          <w:marRight w:val="0"/>
          <w:marTop w:val="0"/>
          <w:marBottom w:val="0"/>
          <w:divBdr>
            <w:top w:val="none" w:sz="0" w:space="0" w:color="auto"/>
            <w:left w:val="none" w:sz="0" w:space="0" w:color="auto"/>
            <w:bottom w:val="none" w:sz="0" w:space="0" w:color="auto"/>
            <w:right w:val="none" w:sz="0" w:space="0" w:color="auto"/>
          </w:divBdr>
        </w:div>
        <w:div w:id="515000293">
          <w:marLeft w:val="640"/>
          <w:marRight w:val="0"/>
          <w:marTop w:val="0"/>
          <w:marBottom w:val="0"/>
          <w:divBdr>
            <w:top w:val="none" w:sz="0" w:space="0" w:color="auto"/>
            <w:left w:val="none" w:sz="0" w:space="0" w:color="auto"/>
            <w:bottom w:val="none" w:sz="0" w:space="0" w:color="auto"/>
            <w:right w:val="none" w:sz="0" w:space="0" w:color="auto"/>
          </w:divBdr>
        </w:div>
        <w:div w:id="717511444">
          <w:marLeft w:val="640"/>
          <w:marRight w:val="0"/>
          <w:marTop w:val="0"/>
          <w:marBottom w:val="0"/>
          <w:divBdr>
            <w:top w:val="none" w:sz="0" w:space="0" w:color="auto"/>
            <w:left w:val="none" w:sz="0" w:space="0" w:color="auto"/>
            <w:bottom w:val="none" w:sz="0" w:space="0" w:color="auto"/>
            <w:right w:val="none" w:sz="0" w:space="0" w:color="auto"/>
          </w:divBdr>
        </w:div>
        <w:div w:id="648172185">
          <w:marLeft w:val="640"/>
          <w:marRight w:val="0"/>
          <w:marTop w:val="0"/>
          <w:marBottom w:val="0"/>
          <w:divBdr>
            <w:top w:val="none" w:sz="0" w:space="0" w:color="auto"/>
            <w:left w:val="none" w:sz="0" w:space="0" w:color="auto"/>
            <w:bottom w:val="none" w:sz="0" w:space="0" w:color="auto"/>
            <w:right w:val="none" w:sz="0" w:space="0" w:color="auto"/>
          </w:divBdr>
        </w:div>
        <w:div w:id="1666666066">
          <w:marLeft w:val="640"/>
          <w:marRight w:val="0"/>
          <w:marTop w:val="0"/>
          <w:marBottom w:val="0"/>
          <w:divBdr>
            <w:top w:val="none" w:sz="0" w:space="0" w:color="auto"/>
            <w:left w:val="none" w:sz="0" w:space="0" w:color="auto"/>
            <w:bottom w:val="none" w:sz="0" w:space="0" w:color="auto"/>
            <w:right w:val="none" w:sz="0" w:space="0" w:color="auto"/>
          </w:divBdr>
        </w:div>
        <w:div w:id="746803095">
          <w:marLeft w:val="640"/>
          <w:marRight w:val="0"/>
          <w:marTop w:val="0"/>
          <w:marBottom w:val="0"/>
          <w:divBdr>
            <w:top w:val="none" w:sz="0" w:space="0" w:color="auto"/>
            <w:left w:val="none" w:sz="0" w:space="0" w:color="auto"/>
            <w:bottom w:val="none" w:sz="0" w:space="0" w:color="auto"/>
            <w:right w:val="none" w:sz="0" w:space="0" w:color="auto"/>
          </w:divBdr>
        </w:div>
        <w:div w:id="1639412700">
          <w:marLeft w:val="640"/>
          <w:marRight w:val="0"/>
          <w:marTop w:val="0"/>
          <w:marBottom w:val="0"/>
          <w:divBdr>
            <w:top w:val="none" w:sz="0" w:space="0" w:color="auto"/>
            <w:left w:val="none" w:sz="0" w:space="0" w:color="auto"/>
            <w:bottom w:val="none" w:sz="0" w:space="0" w:color="auto"/>
            <w:right w:val="none" w:sz="0" w:space="0" w:color="auto"/>
          </w:divBdr>
        </w:div>
        <w:div w:id="1538201710">
          <w:marLeft w:val="640"/>
          <w:marRight w:val="0"/>
          <w:marTop w:val="0"/>
          <w:marBottom w:val="0"/>
          <w:divBdr>
            <w:top w:val="none" w:sz="0" w:space="0" w:color="auto"/>
            <w:left w:val="none" w:sz="0" w:space="0" w:color="auto"/>
            <w:bottom w:val="none" w:sz="0" w:space="0" w:color="auto"/>
            <w:right w:val="none" w:sz="0" w:space="0" w:color="auto"/>
          </w:divBdr>
        </w:div>
        <w:div w:id="1246263776">
          <w:marLeft w:val="640"/>
          <w:marRight w:val="0"/>
          <w:marTop w:val="0"/>
          <w:marBottom w:val="0"/>
          <w:divBdr>
            <w:top w:val="none" w:sz="0" w:space="0" w:color="auto"/>
            <w:left w:val="none" w:sz="0" w:space="0" w:color="auto"/>
            <w:bottom w:val="none" w:sz="0" w:space="0" w:color="auto"/>
            <w:right w:val="none" w:sz="0" w:space="0" w:color="auto"/>
          </w:divBdr>
        </w:div>
        <w:div w:id="971712771">
          <w:marLeft w:val="640"/>
          <w:marRight w:val="0"/>
          <w:marTop w:val="0"/>
          <w:marBottom w:val="0"/>
          <w:divBdr>
            <w:top w:val="none" w:sz="0" w:space="0" w:color="auto"/>
            <w:left w:val="none" w:sz="0" w:space="0" w:color="auto"/>
            <w:bottom w:val="none" w:sz="0" w:space="0" w:color="auto"/>
            <w:right w:val="none" w:sz="0" w:space="0" w:color="auto"/>
          </w:divBdr>
        </w:div>
        <w:div w:id="1922643920">
          <w:marLeft w:val="640"/>
          <w:marRight w:val="0"/>
          <w:marTop w:val="0"/>
          <w:marBottom w:val="0"/>
          <w:divBdr>
            <w:top w:val="none" w:sz="0" w:space="0" w:color="auto"/>
            <w:left w:val="none" w:sz="0" w:space="0" w:color="auto"/>
            <w:bottom w:val="none" w:sz="0" w:space="0" w:color="auto"/>
            <w:right w:val="none" w:sz="0" w:space="0" w:color="auto"/>
          </w:divBdr>
        </w:div>
        <w:div w:id="1125733477">
          <w:marLeft w:val="640"/>
          <w:marRight w:val="0"/>
          <w:marTop w:val="0"/>
          <w:marBottom w:val="0"/>
          <w:divBdr>
            <w:top w:val="none" w:sz="0" w:space="0" w:color="auto"/>
            <w:left w:val="none" w:sz="0" w:space="0" w:color="auto"/>
            <w:bottom w:val="none" w:sz="0" w:space="0" w:color="auto"/>
            <w:right w:val="none" w:sz="0" w:space="0" w:color="auto"/>
          </w:divBdr>
        </w:div>
        <w:div w:id="1359162048">
          <w:marLeft w:val="640"/>
          <w:marRight w:val="0"/>
          <w:marTop w:val="0"/>
          <w:marBottom w:val="0"/>
          <w:divBdr>
            <w:top w:val="none" w:sz="0" w:space="0" w:color="auto"/>
            <w:left w:val="none" w:sz="0" w:space="0" w:color="auto"/>
            <w:bottom w:val="none" w:sz="0" w:space="0" w:color="auto"/>
            <w:right w:val="none" w:sz="0" w:space="0" w:color="auto"/>
          </w:divBdr>
        </w:div>
        <w:div w:id="297611457">
          <w:marLeft w:val="640"/>
          <w:marRight w:val="0"/>
          <w:marTop w:val="0"/>
          <w:marBottom w:val="0"/>
          <w:divBdr>
            <w:top w:val="none" w:sz="0" w:space="0" w:color="auto"/>
            <w:left w:val="none" w:sz="0" w:space="0" w:color="auto"/>
            <w:bottom w:val="none" w:sz="0" w:space="0" w:color="auto"/>
            <w:right w:val="none" w:sz="0" w:space="0" w:color="auto"/>
          </w:divBdr>
        </w:div>
        <w:div w:id="1689479545">
          <w:marLeft w:val="640"/>
          <w:marRight w:val="0"/>
          <w:marTop w:val="0"/>
          <w:marBottom w:val="0"/>
          <w:divBdr>
            <w:top w:val="none" w:sz="0" w:space="0" w:color="auto"/>
            <w:left w:val="none" w:sz="0" w:space="0" w:color="auto"/>
            <w:bottom w:val="none" w:sz="0" w:space="0" w:color="auto"/>
            <w:right w:val="none" w:sz="0" w:space="0" w:color="auto"/>
          </w:divBdr>
        </w:div>
        <w:div w:id="1721703959">
          <w:marLeft w:val="640"/>
          <w:marRight w:val="0"/>
          <w:marTop w:val="0"/>
          <w:marBottom w:val="0"/>
          <w:divBdr>
            <w:top w:val="none" w:sz="0" w:space="0" w:color="auto"/>
            <w:left w:val="none" w:sz="0" w:space="0" w:color="auto"/>
            <w:bottom w:val="none" w:sz="0" w:space="0" w:color="auto"/>
            <w:right w:val="none" w:sz="0" w:space="0" w:color="auto"/>
          </w:divBdr>
        </w:div>
        <w:div w:id="1913738762">
          <w:marLeft w:val="640"/>
          <w:marRight w:val="0"/>
          <w:marTop w:val="0"/>
          <w:marBottom w:val="0"/>
          <w:divBdr>
            <w:top w:val="none" w:sz="0" w:space="0" w:color="auto"/>
            <w:left w:val="none" w:sz="0" w:space="0" w:color="auto"/>
            <w:bottom w:val="none" w:sz="0" w:space="0" w:color="auto"/>
            <w:right w:val="none" w:sz="0" w:space="0" w:color="auto"/>
          </w:divBdr>
        </w:div>
        <w:div w:id="1831018550">
          <w:marLeft w:val="640"/>
          <w:marRight w:val="0"/>
          <w:marTop w:val="0"/>
          <w:marBottom w:val="0"/>
          <w:divBdr>
            <w:top w:val="none" w:sz="0" w:space="0" w:color="auto"/>
            <w:left w:val="none" w:sz="0" w:space="0" w:color="auto"/>
            <w:bottom w:val="none" w:sz="0" w:space="0" w:color="auto"/>
            <w:right w:val="none" w:sz="0" w:space="0" w:color="auto"/>
          </w:divBdr>
        </w:div>
        <w:div w:id="1230382828">
          <w:marLeft w:val="640"/>
          <w:marRight w:val="0"/>
          <w:marTop w:val="0"/>
          <w:marBottom w:val="0"/>
          <w:divBdr>
            <w:top w:val="none" w:sz="0" w:space="0" w:color="auto"/>
            <w:left w:val="none" w:sz="0" w:space="0" w:color="auto"/>
            <w:bottom w:val="none" w:sz="0" w:space="0" w:color="auto"/>
            <w:right w:val="none" w:sz="0" w:space="0" w:color="auto"/>
          </w:divBdr>
        </w:div>
        <w:div w:id="809631800">
          <w:marLeft w:val="640"/>
          <w:marRight w:val="0"/>
          <w:marTop w:val="0"/>
          <w:marBottom w:val="0"/>
          <w:divBdr>
            <w:top w:val="none" w:sz="0" w:space="0" w:color="auto"/>
            <w:left w:val="none" w:sz="0" w:space="0" w:color="auto"/>
            <w:bottom w:val="none" w:sz="0" w:space="0" w:color="auto"/>
            <w:right w:val="none" w:sz="0" w:space="0" w:color="auto"/>
          </w:divBdr>
        </w:div>
        <w:div w:id="1754005717">
          <w:marLeft w:val="640"/>
          <w:marRight w:val="0"/>
          <w:marTop w:val="0"/>
          <w:marBottom w:val="0"/>
          <w:divBdr>
            <w:top w:val="none" w:sz="0" w:space="0" w:color="auto"/>
            <w:left w:val="none" w:sz="0" w:space="0" w:color="auto"/>
            <w:bottom w:val="none" w:sz="0" w:space="0" w:color="auto"/>
            <w:right w:val="none" w:sz="0" w:space="0" w:color="auto"/>
          </w:divBdr>
        </w:div>
        <w:div w:id="36009747">
          <w:marLeft w:val="640"/>
          <w:marRight w:val="0"/>
          <w:marTop w:val="0"/>
          <w:marBottom w:val="0"/>
          <w:divBdr>
            <w:top w:val="none" w:sz="0" w:space="0" w:color="auto"/>
            <w:left w:val="none" w:sz="0" w:space="0" w:color="auto"/>
            <w:bottom w:val="none" w:sz="0" w:space="0" w:color="auto"/>
            <w:right w:val="none" w:sz="0" w:space="0" w:color="auto"/>
          </w:divBdr>
        </w:div>
        <w:div w:id="957417057">
          <w:marLeft w:val="640"/>
          <w:marRight w:val="0"/>
          <w:marTop w:val="0"/>
          <w:marBottom w:val="0"/>
          <w:divBdr>
            <w:top w:val="none" w:sz="0" w:space="0" w:color="auto"/>
            <w:left w:val="none" w:sz="0" w:space="0" w:color="auto"/>
            <w:bottom w:val="none" w:sz="0" w:space="0" w:color="auto"/>
            <w:right w:val="none" w:sz="0" w:space="0" w:color="auto"/>
          </w:divBdr>
        </w:div>
        <w:div w:id="954097570">
          <w:marLeft w:val="640"/>
          <w:marRight w:val="0"/>
          <w:marTop w:val="0"/>
          <w:marBottom w:val="0"/>
          <w:divBdr>
            <w:top w:val="none" w:sz="0" w:space="0" w:color="auto"/>
            <w:left w:val="none" w:sz="0" w:space="0" w:color="auto"/>
            <w:bottom w:val="none" w:sz="0" w:space="0" w:color="auto"/>
            <w:right w:val="none" w:sz="0" w:space="0" w:color="auto"/>
          </w:divBdr>
        </w:div>
        <w:div w:id="7877703">
          <w:marLeft w:val="640"/>
          <w:marRight w:val="0"/>
          <w:marTop w:val="0"/>
          <w:marBottom w:val="0"/>
          <w:divBdr>
            <w:top w:val="none" w:sz="0" w:space="0" w:color="auto"/>
            <w:left w:val="none" w:sz="0" w:space="0" w:color="auto"/>
            <w:bottom w:val="none" w:sz="0" w:space="0" w:color="auto"/>
            <w:right w:val="none" w:sz="0" w:space="0" w:color="auto"/>
          </w:divBdr>
        </w:div>
        <w:div w:id="459570019">
          <w:marLeft w:val="640"/>
          <w:marRight w:val="0"/>
          <w:marTop w:val="0"/>
          <w:marBottom w:val="0"/>
          <w:divBdr>
            <w:top w:val="none" w:sz="0" w:space="0" w:color="auto"/>
            <w:left w:val="none" w:sz="0" w:space="0" w:color="auto"/>
            <w:bottom w:val="none" w:sz="0" w:space="0" w:color="auto"/>
            <w:right w:val="none" w:sz="0" w:space="0" w:color="auto"/>
          </w:divBdr>
        </w:div>
        <w:div w:id="882450505">
          <w:marLeft w:val="640"/>
          <w:marRight w:val="0"/>
          <w:marTop w:val="0"/>
          <w:marBottom w:val="0"/>
          <w:divBdr>
            <w:top w:val="none" w:sz="0" w:space="0" w:color="auto"/>
            <w:left w:val="none" w:sz="0" w:space="0" w:color="auto"/>
            <w:bottom w:val="none" w:sz="0" w:space="0" w:color="auto"/>
            <w:right w:val="none" w:sz="0" w:space="0" w:color="auto"/>
          </w:divBdr>
        </w:div>
        <w:div w:id="381753072">
          <w:marLeft w:val="640"/>
          <w:marRight w:val="0"/>
          <w:marTop w:val="0"/>
          <w:marBottom w:val="0"/>
          <w:divBdr>
            <w:top w:val="none" w:sz="0" w:space="0" w:color="auto"/>
            <w:left w:val="none" w:sz="0" w:space="0" w:color="auto"/>
            <w:bottom w:val="none" w:sz="0" w:space="0" w:color="auto"/>
            <w:right w:val="none" w:sz="0" w:space="0" w:color="auto"/>
          </w:divBdr>
        </w:div>
        <w:div w:id="283509111">
          <w:marLeft w:val="640"/>
          <w:marRight w:val="0"/>
          <w:marTop w:val="0"/>
          <w:marBottom w:val="0"/>
          <w:divBdr>
            <w:top w:val="none" w:sz="0" w:space="0" w:color="auto"/>
            <w:left w:val="none" w:sz="0" w:space="0" w:color="auto"/>
            <w:bottom w:val="none" w:sz="0" w:space="0" w:color="auto"/>
            <w:right w:val="none" w:sz="0" w:space="0" w:color="auto"/>
          </w:divBdr>
        </w:div>
        <w:div w:id="1075322292">
          <w:marLeft w:val="640"/>
          <w:marRight w:val="0"/>
          <w:marTop w:val="0"/>
          <w:marBottom w:val="0"/>
          <w:divBdr>
            <w:top w:val="none" w:sz="0" w:space="0" w:color="auto"/>
            <w:left w:val="none" w:sz="0" w:space="0" w:color="auto"/>
            <w:bottom w:val="none" w:sz="0" w:space="0" w:color="auto"/>
            <w:right w:val="none" w:sz="0" w:space="0" w:color="auto"/>
          </w:divBdr>
        </w:div>
        <w:div w:id="211699005">
          <w:marLeft w:val="640"/>
          <w:marRight w:val="0"/>
          <w:marTop w:val="0"/>
          <w:marBottom w:val="0"/>
          <w:divBdr>
            <w:top w:val="none" w:sz="0" w:space="0" w:color="auto"/>
            <w:left w:val="none" w:sz="0" w:space="0" w:color="auto"/>
            <w:bottom w:val="none" w:sz="0" w:space="0" w:color="auto"/>
            <w:right w:val="none" w:sz="0" w:space="0" w:color="auto"/>
          </w:divBdr>
        </w:div>
        <w:div w:id="1667123615">
          <w:marLeft w:val="640"/>
          <w:marRight w:val="0"/>
          <w:marTop w:val="0"/>
          <w:marBottom w:val="0"/>
          <w:divBdr>
            <w:top w:val="none" w:sz="0" w:space="0" w:color="auto"/>
            <w:left w:val="none" w:sz="0" w:space="0" w:color="auto"/>
            <w:bottom w:val="none" w:sz="0" w:space="0" w:color="auto"/>
            <w:right w:val="none" w:sz="0" w:space="0" w:color="auto"/>
          </w:divBdr>
        </w:div>
        <w:div w:id="1993218695">
          <w:marLeft w:val="640"/>
          <w:marRight w:val="0"/>
          <w:marTop w:val="0"/>
          <w:marBottom w:val="0"/>
          <w:divBdr>
            <w:top w:val="none" w:sz="0" w:space="0" w:color="auto"/>
            <w:left w:val="none" w:sz="0" w:space="0" w:color="auto"/>
            <w:bottom w:val="none" w:sz="0" w:space="0" w:color="auto"/>
            <w:right w:val="none" w:sz="0" w:space="0" w:color="auto"/>
          </w:divBdr>
        </w:div>
        <w:div w:id="889222075">
          <w:marLeft w:val="640"/>
          <w:marRight w:val="0"/>
          <w:marTop w:val="0"/>
          <w:marBottom w:val="0"/>
          <w:divBdr>
            <w:top w:val="none" w:sz="0" w:space="0" w:color="auto"/>
            <w:left w:val="none" w:sz="0" w:space="0" w:color="auto"/>
            <w:bottom w:val="none" w:sz="0" w:space="0" w:color="auto"/>
            <w:right w:val="none" w:sz="0" w:space="0" w:color="auto"/>
          </w:divBdr>
        </w:div>
        <w:div w:id="55667097">
          <w:marLeft w:val="640"/>
          <w:marRight w:val="0"/>
          <w:marTop w:val="0"/>
          <w:marBottom w:val="0"/>
          <w:divBdr>
            <w:top w:val="none" w:sz="0" w:space="0" w:color="auto"/>
            <w:left w:val="none" w:sz="0" w:space="0" w:color="auto"/>
            <w:bottom w:val="none" w:sz="0" w:space="0" w:color="auto"/>
            <w:right w:val="none" w:sz="0" w:space="0" w:color="auto"/>
          </w:divBdr>
        </w:div>
        <w:div w:id="874149510">
          <w:marLeft w:val="640"/>
          <w:marRight w:val="0"/>
          <w:marTop w:val="0"/>
          <w:marBottom w:val="0"/>
          <w:divBdr>
            <w:top w:val="none" w:sz="0" w:space="0" w:color="auto"/>
            <w:left w:val="none" w:sz="0" w:space="0" w:color="auto"/>
            <w:bottom w:val="none" w:sz="0" w:space="0" w:color="auto"/>
            <w:right w:val="none" w:sz="0" w:space="0" w:color="auto"/>
          </w:divBdr>
        </w:div>
        <w:div w:id="242221788">
          <w:marLeft w:val="640"/>
          <w:marRight w:val="0"/>
          <w:marTop w:val="0"/>
          <w:marBottom w:val="0"/>
          <w:divBdr>
            <w:top w:val="none" w:sz="0" w:space="0" w:color="auto"/>
            <w:left w:val="none" w:sz="0" w:space="0" w:color="auto"/>
            <w:bottom w:val="none" w:sz="0" w:space="0" w:color="auto"/>
            <w:right w:val="none" w:sz="0" w:space="0" w:color="auto"/>
          </w:divBdr>
        </w:div>
        <w:div w:id="678506770">
          <w:marLeft w:val="640"/>
          <w:marRight w:val="0"/>
          <w:marTop w:val="0"/>
          <w:marBottom w:val="0"/>
          <w:divBdr>
            <w:top w:val="none" w:sz="0" w:space="0" w:color="auto"/>
            <w:left w:val="none" w:sz="0" w:space="0" w:color="auto"/>
            <w:bottom w:val="none" w:sz="0" w:space="0" w:color="auto"/>
            <w:right w:val="none" w:sz="0" w:space="0" w:color="auto"/>
          </w:divBdr>
        </w:div>
        <w:div w:id="512257866">
          <w:marLeft w:val="640"/>
          <w:marRight w:val="0"/>
          <w:marTop w:val="0"/>
          <w:marBottom w:val="0"/>
          <w:divBdr>
            <w:top w:val="none" w:sz="0" w:space="0" w:color="auto"/>
            <w:left w:val="none" w:sz="0" w:space="0" w:color="auto"/>
            <w:bottom w:val="none" w:sz="0" w:space="0" w:color="auto"/>
            <w:right w:val="none" w:sz="0" w:space="0" w:color="auto"/>
          </w:divBdr>
        </w:div>
        <w:div w:id="247661278">
          <w:marLeft w:val="640"/>
          <w:marRight w:val="0"/>
          <w:marTop w:val="0"/>
          <w:marBottom w:val="0"/>
          <w:divBdr>
            <w:top w:val="none" w:sz="0" w:space="0" w:color="auto"/>
            <w:left w:val="none" w:sz="0" w:space="0" w:color="auto"/>
            <w:bottom w:val="none" w:sz="0" w:space="0" w:color="auto"/>
            <w:right w:val="none" w:sz="0" w:space="0" w:color="auto"/>
          </w:divBdr>
        </w:div>
        <w:div w:id="35548482">
          <w:marLeft w:val="640"/>
          <w:marRight w:val="0"/>
          <w:marTop w:val="0"/>
          <w:marBottom w:val="0"/>
          <w:divBdr>
            <w:top w:val="none" w:sz="0" w:space="0" w:color="auto"/>
            <w:left w:val="none" w:sz="0" w:space="0" w:color="auto"/>
            <w:bottom w:val="none" w:sz="0" w:space="0" w:color="auto"/>
            <w:right w:val="none" w:sz="0" w:space="0" w:color="auto"/>
          </w:divBdr>
        </w:div>
        <w:div w:id="359939737">
          <w:marLeft w:val="640"/>
          <w:marRight w:val="0"/>
          <w:marTop w:val="0"/>
          <w:marBottom w:val="0"/>
          <w:divBdr>
            <w:top w:val="none" w:sz="0" w:space="0" w:color="auto"/>
            <w:left w:val="none" w:sz="0" w:space="0" w:color="auto"/>
            <w:bottom w:val="none" w:sz="0" w:space="0" w:color="auto"/>
            <w:right w:val="none" w:sz="0" w:space="0" w:color="auto"/>
          </w:divBdr>
        </w:div>
        <w:div w:id="507015443">
          <w:marLeft w:val="640"/>
          <w:marRight w:val="0"/>
          <w:marTop w:val="0"/>
          <w:marBottom w:val="0"/>
          <w:divBdr>
            <w:top w:val="none" w:sz="0" w:space="0" w:color="auto"/>
            <w:left w:val="none" w:sz="0" w:space="0" w:color="auto"/>
            <w:bottom w:val="none" w:sz="0" w:space="0" w:color="auto"/>
            <w:right w:val="none" w:sz="0" w:space="0" w:color="auto"/>
          </w:divBdr>
        </w:div>
        <w:div w:id="171144100">
          <w:marLeft w:val="640"/>
          <w:marRight w:val="0"/>
          <w:marTop w:val="0"/>
          <w:marBottom w:val="0"/>
          <w:divBdr>
            <w:top w:val="none" w:sz="0" w:space="0" w:color="auto"/>
            <w:left w:val="none" w:sz="0" w:space="0" w:color="auto"/>
            <w:bottom w:val="none" w:sz="0" w:space="0" w:color="auto"/>
            <w:right w:val="none" w:sz="0" w:space="0" w:color="auto"/>
          </w:divBdr>
        </w:div>
        <w:div w:id="1970160372">
          <w:marLeft w:val="640"/>
          <w:marRight w:val="0"/>
          <w:marTop w:val="0"/>
          <w:marBottom w:val="0"/>
          <w:divBdr>
            <w:top w:val="none" w:sz="0" w:space="0" w:color="auto"/>
            <w:left w:val="none" w:sz="0" w:space="0" w:color="auto"/>
            <w:bottom w:val="none" w:sz="0" w:space="0" w:color="auto"/>
            <w:right w:val="none" w:sz="0" w:space="0" w:color="auto"/>
          </w:divBdr>
        </w:div>
        <w:div w:id="524370794">
          <w:marLeft w:val="640"/>
          <w:marRight w:val="0"/>
          <w:marTop w:val="0"/>
          <w:marBottom w:val="0"/>
          <w:divBdr>
            <w:top w:val="none" w:sz="0" w:space="0" w:color="auto"/>
            <w:left w:val="none" w:sz="0" w:space="0" w:color="auto"/>
            <w:bottom w:val="none" w:sz="0" w:space="0" w:color="auto"/>
            <w:right w:val="none" w:sz="0" w:space="0" w:color="auto"/>
          </w:divBdr>
        </w:div>
        <w:div w:id="1267233218">
          <w:marLeft w:val="640"/>
          <w:marRight w:val="0"/>
          <w:marTop w:val="0"/>
          <w:marBottom w:val="0"/>
          <w:divBdr>
            <w:top w:val="none" w:sz="0" w:space="0" w:color="auto"/>
            <w:left w:val="none" w:sz="0" w:space="0" w:color="auto"/>
            <w:bottom w:val="none" w:sz="0" w:space="0" w:color="auto"/>
            <w:right w:val="none" w:sz="0" w:space="0" w:color="auto"/>
          </w:divBdr>
        </w:div>
        <w:div w:id="1107387711">
          <w:marLeft w:val="640"/>
          <w:marRight w:val="0"/>
          <w:marTop w:val="0"/>
          <w:marBottom w:val="0"/>
          <w:divBdr>
            <w:top w:val="none" w:sz="0" w:space="0" w:color="auto"/>
            <w:left w:val="none" w:sz="0" w:space="0" w:color="auto"/>
            <w:bottom w:val="none" w:sz="0" w:space="0" w:color="auto"/>
            <w:right w:val="none" w:sz="0" w:space="0" w:color="auto"/>
          </w:divBdr>
        </w:div>
        <w:div w:id="1135639847">
          <w:marLeft w:val="640"/>
          <w:marRight w:val="0"/>
          <w:marTop w:val="0"/>
          <w:marBottom w:val="0"/>
          <w:divBdr>
            <w:top w:val="none" w:sz="0" w:space="0" w:color="auto"/>
            <w:left w:val="none" w:sz="0" w:space="0" w:color="auto"/>
            <w:bottom w:val="none" w:sz="0" w:space="0" w:color="auto"/>
            <w:right w:val="none" w:sz="0" w:space="0" w:color="auto"/>
          </w:divBdr>
        </w:div>
        <w:div w:id="1724714290">
          <w:marLeft w:val="640"/>
          <w:marRight w:val="0"/>
          <w:marTop w:val="0"/>
          <w:marBottom w:val="0"/>
          <w:divBdr>
            <w:top w:val="none" w:sz="0" w:space="0" w:color="auto"/>
            <w:left w:val="none" w:sz="0" w:space="0" w:color="auto"/>
            <w:bottom w:val="none" w:sz="0" w:space="0" w:color="auto"/>
            <w:right w:val="none" w:sz="0" w:space="0" w:color="auto"/>
          </w:divBdr>
        </w:div>
        <w:div w:id="1251699272">
          <w:marLeft w:val="640"/>
          <w:marRight w:val="0"/>
          <w:marTop w:val="0"/>
          <w:marBottom w:val="0"/>
          <w:divBdr>
            <w:top w:val="none" w:sz="0" w:space="0" w:color="auto"/>
            <w:left w:val="none" w:sz="0" w:space="0" w:color="auto"/>
            <w:bottom w:val="none" w:sz="0" w:space="0" w:color="auto"/>
            <w:right w:val="none" w:sz="0" w:space="0" w:color="auto"/>
          </w:divBdr>
        </w:div>
        <w:div w:id="1851018414">
          <w:marLeft w:val="640"/>
          <w:marRight w:val="0"/>
          <w:marTop w:val="0"/>
          <w:marBottom w:val="0"/>
          <w:divBdr>
            <w:top w:val="none" w:sz="0" w:space="0" w:color="auto"/>
            <w:left w:val="none" w:sz="0" w:space="0" w:color="auto"/>
            <w:bottom w:val="none" w:sz="0" w:space="0" w:color="auto"/>
            <w:right w:val="none" w:sz="0" w:space="0" w:color="auto"/>
          </w:divBdr>
        </w:div>
        <w:div w:id="1135635940">
          <w:marLeft w:val="640"/>
          <w:marRight w:val="0"/>
          <w:marTop w:val="0"/>
          <w:marBottom w:val="0"/>
          <w:divBdr>
            <w:top w:val="none" w:sz="0" w:space="0" w:color="auto"/>
            <w:left w:val="none" w:sz="0" w:space="0" w:color="auto"/>
            <w:bottom w:val="none" w:sz="0" w:space="0" w:color="auto"/>
            <w:right w:val="none" w:sz="0" w:space="0" w:color="auto"/>
          </w:divBdr>
        </w:div>
        <w:div w:id="1725369130">
          <w:marLeft w:val="640"/>
          <w:marRight w:val="0"/>
          <w:marTop w:val="0"/>
          <w:marBottom w:val="0"/>
          <w:divBdr>
            <w:top w:val="none" w:sz="0" w:space="0" w:color="auto"/>
            <w:left w:val="none" w:sz="0" w:space="0" w:color="auto"/>
            <w:bottom w:val="none" w:sz="0" w:space="0" w:color="auto"/>
            <w:right w:val="none" w:sz="0" w:space="0" w:color="auto"/>
          </w:divBdr>
        </w:div>
      </w:divsChild>
    </w:div>
    <w:div w:id="1633898486">
      <w:bodyDiv w:val="1"/>
      <w:marLeft w:val="0"/>
      <w:marRight w:val="0"/>
      <w:marTop w:val="0"/>
      <w:marBottom w:val="0"/>
      <w:divBdr>
        <w:top w:val="none" w:sz="0" w:space="0" w:color="auto"/>
        <w:left w:val="none" w:sz="0" w:space="0" w:color="auto"/>
        <w:bottom w:val="none" w:sz="0" w:space="0" w:color="auto"/>
        <w:right w:val="none" w:sz="0" w:space="0" w:color="auto"/>
      </w:divBdr>
      <w:divsChild>
        <w:div w:id="1504322187">
          <w:marLeft w:val="640"/>
          <w:marRight w:val="0"/>
          <w:marTop w:val="0"/>
          <w:marBottom w:val="0"/>
          <w:divBdr>
            <w:top w:val="none" w:sz="0" w:space="0" w:color="auto"/>
            <w:left w:val="none" w:sz="0" w:space="0" w:color="auto"/>
            <w:bottom w:val="none" w:sz="0" w:space="0" w:color="auto"/>
            <w:right w:val="none" w:sz="0" w:space="0" w:color="auto"/>
          </w:divBdr>
        </w:div>
        <w:div w:id="911424578">
          <w:marLeft w:val="640"/>
          <w:marRight w:val="0"/>
          <w:marTop w:val="0"/>
          <w:marBottom w:val="0"/>
          <w:divBdr>
            <w:top w:val="none" w:sz="0" w:space="0" w:color="auto"/>
            <w:left w:val="none" w:sz="0" w:space="0" w:color="auto"/>
            <w:bottom w:val="none" w:sz="0" w:space="0" w:color="auto"/>
            <w:right w:val="none" w:sz="0" w:space="0" w:color="auto"/>
          </w:divBdr>
        </w:div>
        <w:div w:id="1180513281">
          <w:marLeft w:val="640"/>
          <w:marRight w:val="0"/>
          <w:marTop w:val="0"/>
          <w:marBottom w:val="0"/>
          <w:divBdr>
            <w:top w:val="none" w:sz="0" w:space="0" w:color="auto"/>
            <w:left w:val="none" w:sz="0" w:space="0" w:color="auto"/>
            <w:bottom w:val="none" w:sz="0" w:space="0" w:color="auto"/>
            <w:right w:val="none" w:sz="0" w:space="0" w:color="auto"/>
          </w:divBdr>
        </w:div>
        <w:div w:id="652951021">
          <w:marLeft w:val="640"/>
          <w:marRight w:val="0"/>
          <w:marTop w:val="0"/>
          <w:marBottom w:val="0"/>
          <w:divBdr>
            <w:top w:val="none" w:sz="0" w:space="0" w:color="auto"/>
            <w:left w:val="none" w:sz="0" w:space="0" w:color="auto"/>
            <w:bottom w:val="none" w:sz="0" w:space="0" w:color="auto"/>
            <w:right w:val="none" w:sz="0" w:space="0" w:color="auto"/>
          </w:divBdr>
        </w:div>
        <w:div w:id="1067073344">
          <w:marLeft w:val="640"/>
          <w:marRight w:val="0"/>
          <w:marTop w:val="0"/>
          <w:marBottom w:val="0"/>
          <w:divBdr>
            <w:top w:val="none" w:sz="0" w:space="0" w:color="auto"/>
            <w:left w:val="none" w:sz="0" w:space="0" w:color="auto"/>
            <w:bottom w:val="none" w:sz="0" w:space="0" w:color="auto"/>
            <w:right w:val="none" w:sz="0" w:space="0" w:color="auto"/>
          </w:divBdr>
        </w:div>
        <w:div w:id="231623824">
          <w:marLeft w:val="640"/>
          <w:marRight w:val="0"/>
          <w:marTop w:val="0"/>
          <w:marBottom w:val="0"/>
          <w:divBdr>
            <w:top w:val="none" w:sz="0" w:space="0" w:color="auto"/>
            <w:left w:val="none" w:sz="0" w:space="0" w:color="auto"/>
            <w:bottom w:val="none" w:sz="0" w:space="0" w:color="auto"/>
            <w:right w:val="none" w:sz="0" w:space="0" w:color="auto"/>
          </w:divBdr>
        </w:div>
        <w:div w:id="1356157161">
          <w:marLeft w:val="640"/>
          <w:marRight w:val="0"/>
          <w:marTop w:val="0"/>
          <w:marBottom w:val="0"/>
          <w:divBdr>
            <w:top w:val="none" w:sz="0" w:space="0" w:color="auto"/>
            <w:left w:val="none" w:sz="0" w:space="0" w:color="auto"/>
            <w:bottom w:val="none" w:sz="0" w:space="0" w:color="auto"/>
            <w:right w:val="none" w:sz="0" w:space="0" w:color="auto"/>
          </w:divBdr>
        </w:div>
        <w:div w:id="259920385">
          <w:marLeft w:val="640"/>
          <w:marRight w:val="0"/>
          <w:marTop w:val="0"/>
          <w:marBottom w:val="0"/>
          <w:divBdr>
            <w:top w:val="none" w:sz="0" w:space="0" w:color="auto"/>
            <w:left w:val="none" w:sz="0" w:space="0" w:color="auto"/>
            <w:bottom w:val="none" w:sz="0" w:space="0" w:color="auto"/>
            <w:right w:val="none" w:sz="0" w:space="0" w:color="auto"/>
          </w:divBdr>
        </w:div>
        <w:div w:id="1236666108">
          <w:marLeft w:val="640"/>
          <w:marRight w:val="0"/>
          <w:marTop w:val="0"/>
          <w:marBottom w:val="0"/>
          <w:divBdr>
            <w:top w:val="none" w:sz="0" w:space="0" w:color="auto"/>
            <w:left w:val="none" w:sz="0" w:space="0" w:color="auto"/>
            <w:bottom w:val="none" w:sz="0" w:space="0" w:color="auto"/>
            <w:right w:val="none" w:sz="0" w:space="0" w:color="auto"/>
          </w:divBdr>
        </w:div>
        <w:div w:id="1985743723">
          <w:marLeft w:val="640"/>
          <w:marRight w:val="0"/>
          <w:marTop w:val="0"/>
          <w:marBottom w:val="0"/>
          <w:divBdr>
            <w:top w:val="none" w:sz="0" w:space="0" w:color="auto"/>
            <w:left w:val="none" w:sz="0" w:space="0" w:color="auto"/>
            <w:bottom w:val="none" w:sz="0" w:space="0" w:color="auto"/>
            <w:right w:val="none" w:sz="0" w:space="0" w:color="auto"/>
          </w:divBdr>
        </w:div>
        <w:div w:id="535892992">
          <w:marLeft w:val="640"/>
          <w:marRight w:val="0"/>
          <w:marTop w:val="0"/>
          <w:marBottom w:val="0"/>
          <w:divBdr>
            <w:top w:val="none" w:sz="0" w:space="0" w:color="auto"/>
            <w:left w:val="none" w:sz="0" w:space="0" w:color="auto"/>
            <w:bottom w:val="none" w:sz="0" w:space="0" w:color="auto"/>
            <w:right w:val="none" w:sz="0" w:space="0" w:color="auto"/>
          </w:divBdr>
        </w:div>
        <w:div w:id="1240477455">
          <w:marLeft w:val="640"/>
          <w:marRight w:val="0"/>
          <w:marTop w:val="0"/>
          <w:marBottom w:val="0"/>
          <w:divBdr>
            <w:top w:val="none" w:sz="0" w:space="0" w:color="auto"/>
            <w:left w:val="none" w:sz="0" w:space="0" w:color="auto"/>
            <w:bottom w:val="none" w:sz="0" w:space="0" w:color="auto"/>
            <w:right w:val="none" w:sz="0" w:space="0" w:color="auto"/>
          </w:divBdr>
        </w:div>
        <w:div w:id="2027439516">
          <w:marLeft w:val="640"/>
          <w:marRight w:val="0"/>
          <w:marTop w:val="0"/>
          <w:marBottom w:val="0"/>
          <w:divBdr>
            <w:top w:val="none" w:sz="0" w:space="0" w:color="auto"/>
            <w:left w:val="none" w:sz="0" w:space="0" w:color="auto"/>
            <w:bottom w:val="none" w:sz="0" w:space="0" w:color="auto"/>
            <w:right w:val="none" w:sz="0" w:space="0" w:color="auto"/>
          </w:divBdr>
        </w:div>
        <w:div w:id="521629115">
          <w:marLeft w:val="640"/>
          <w:marRight w:val="0"/>
          <w:marTop w:val="0"/>
          <w:marBottom w:val="0"/>
          <w:divBdr>
            <w:top w:val="none" w:sz="0" w:space="0" w:color="auto"/>
            <w:left w:val="none" w:sz="0" w:space="0" w:color="auto"/>
            <w:bottom w:val="none" w:sz="0" w:space="0" w:color="auto"/>
            <w:right w:val="none" w:sz="0" w:space="0" w:color="auto"/>
          </w:divBdr>
        </w:div>
        <w:div w:id="1399786624">
          <w:marLeft w:val="640"/>
          <w:marRight w:val="0"/>
          <w:marTop w:val="0"/>
          <w:marBottom w:val="0"/>
          <w:divBdr>
            <w:top w:val="none" w:sz="0" w:space="0" w:color="auto"/>
            <w:left w:val="none" w:sz="0" w:space="0" w:color="auto"/>
            <w:bottom w:val="none" w:sz="0" w:space="0" w:color="auto"/>
            <w:right w:val="none" w:sz="0" w:space="0" w:color="auto"/>
          </w:divBdr>
        </w:div>
        <w:div w:id="435909130">
          <w:marLeft w:val="640"/>
          <w:marRight w:val="0"/>
          <w:marTop w:val="0"/>
          <w:marBottom w:val="0"/>
          <w:divBdr>
            <w:top w:val="none" w:sz="0" w:space="0" w:color="auto"/>
            <w:left w:val="none" w:sz="0" w:space="0" w:color="auto"/>
            <w:bottom w:val="none" w:sz="0" w:space="0" w:color="auto"/>
            <w:right w:val="none" w:sz="0" w:space="0" w:color="auto"/>
          </w:divBdr>
        </w:div>
        <w:div w:id="226652502">
          <w:marLeft w:val="640"/>
          <w:marRight w:val="0"/>
          <w:marTop w:val="0"/>
          <w:marBottom w:val="0"/>
          <w:divBdr>
            <w:top w:val="none" w:sz="0" w:space="0" w:color="auto"/>
            <w:left w:val="none" w:sz="0" w:space="0" w:color="auto"/>
            <w:bottom w:val="none" w:sz="0" w:space="0" w:color="auto"/>
            <w:right w:val="none" w:sz="0" w:space="0" w:color="auto"/>
          </w:divBdr>
        </w:div>
        <w:div w:id="628783622">
          <w:marLeft w:val="640"/>
          <w:marRight w:val="0"/>
          <w:marTop w:val="0"/>
          <w:marBottom w:val="0"/>
          <w:divBdr>
            <w:top w:val="none" w:sz="0" w:space="0" w:color="auto"/>
            <w:left w:val="none" w:sz="0" w:space="0" w:color="auto"/>
            <w:bottom w:val="none" w:sz="0" w:space="0" w:color="auto"/>
            <w:right w:val="none" w:sz="0" w:space="0" w:color="auto"/>
          </w:divBdr>
        </w:div>
        <w:div w:id="1845395300">
          <w:marLeft w:val="640"/>
          <w:marRight w:val="0"/>
          <w:marTop w:val="0"/>
          <w:marBottom w:val="0"/>
          <w:divBdr>
            <w:top w:val="none" w:sz="0" w:space="0" w:color="auto"/>
            <w:left w:val="none" w:sz="0" w:space="0" w:color="auto"/>
            <w:bottom w:val="none" w:sz="0" w:space="0" w:color="auto"/>
            <w:right w:val="none" w:sz="0" w:space="0" w:color="auto"/>
          </w:divBdr>
        </w:div>
        <w:div w:id="1485927247">
          <w:marLeft w:val="640"/>
          <w:marRight w:val="0"/>
          <w:marTop w:val="0"/>
          <w:marBottom w:val="0"/>
          <w:divBdr>
            <w:top w:val="none" w:sz="0" w:space="0" w:color="auto"/>
            <w:left w:val="none" w:sz="0" w:space="0" w:color="auto"/>
            <w:bottom w:val="none" w:sz="0" w:space="0" w:color="auto"/>
            <w:right w:val="none" w:sz="0" w:space="0" w:color="auto"/>
          </w:divBdr>
        </w:div>
        <w:div w:id="1229078584">
          <w:marLeft w:val="640"/>
          <w:marRight w:val="0"/>
          <w:marTop w:val="0"/>
          <w:marBottom w:val="0"/>
          <w:divBdr>
            <w:top w:val="none" w:sz="0" w:space="0" w:color="auto"/>
            <w:left w:val="none" w:sz="0" w:space="0" w:color="auto"/>
            <w:bottom w:val="none" w:sz="0" w:space="0" w:color="auto"/>
            <w:right w:val="none" w:sz="0" w:space="0" w:color="auto"/>
          </w:divBdr>
        </w:div>
        <w:div w:id="1046949629">
          <w:marLeft w:val="640"/>
          <w:marRight w:val="0"/>
          <w:marTop w:val="0"/>
          <w:marBottom w:val="0"/>
          <w:divBdr>
            <w:top w:val="none" w:sz="0" w:space="0" w:color="auto"/>
            <w:left w:val="none" w:sz="0" w:space="0" w:color="auto"/>
            <w:bottom w:val="none" w:sz="0" w:space="0" w:color="auto"/>
            <w:right w:val="none" w:sz="0" w:space="0" w:color="auto"/>
          </w:divBdr>
        </w:div>
        <w:div w:id="1161384345">
          <w:marLeft w:val="640"/>
          <w:marRight w:val="0"/>
          <w:marTop w:val="0"/>
          <w:marBottom w:val="0"/>
          <w:divBdr>
            <w:top w:val="none" w:sz="0" w:space="0" w:color="auto"/>
            <w:left w:val="none" w:sz="0" w:space="0" w:color="auto"/>
            <w:bottom w:val="none" w:sz="0" w:space="0" w:color="auto"/>
            <w:right w:val="none" w:sz="0" w:space="0" w:color="auto"/>
          </w:divBdr>
        </w:div>
        <w:div w:id="206112125">
          <w:marLeft w:val="640"/>
          <w:marRight w:val="0"/>
          <w:marTop w:val="0"/>
          <w:marBottom w:val="0"/>
          <w:divBdr>
            <w:top w:val="none" w:sz="0" w:space="0" w:color="auto"/>
            <w:left w:val="none" w:sz="0" w:space="0" w:color="auto"/>
            <w:bottom w:val="none" w:sz="0" w:space="0" w:color="auto"/>
            <w:right w:val="none" w:sz="0" w:space="0" w:color="auto"/>
          </w:divBdr>
        </w:div>
        <w:div w:id="240528159">
          <w:marLeft w:val="640"/>
          <w:marRight w:val="0"/>
          <w:marTop w:val="0"/>
          <w:marBottom w:val="0"/>
          <w:divBdr>
            <w:top w:val="none" w:sz="0" w:space="0" w:color="auto"/>
            <w:left w:val="none" w:sz="0" w:space="0" w:color="auto"/>
            <w:bottom w:val="none" w:sz="0" w:space="0" w:color="auto"/>
            <w:right w:val="none" w:sz="0" w:space="0" w:color="auto"/>
          </w:divBdr>
        </w:div>
        <w:div w:id="1639408323">
          <w:marLeft w:val="640"/>
          <w:marRight w:val="0"/>
          <w:marTop w:val="0"/>
          <w:marBottom w:val="0"/>
          <w:divBdr>
            <w:top w:val="none" w:sz="0" w:space="0" w:color="auto"/>
            <w:left w:val="none" w:sz="0" w:space="0" w:color="auto"/>
            <w:bottom w:val="none" w:sz="0" w:space="0" w:color="auto"/>
            <w:right w:val="none" w:sz="0" w:space="0" w:color="auto"/>
          </w:divBdr>
        </w:div>
        <w:div w:id="2095005829">
          <w:marLeft w:val="640"/>
          <w:marRight w:val="0"/>
          <w:marTop w:val="0"/>
          <w:marBottom w:val="0"/>
          <w:divBdr>
            <w:top w:val="none" w:sz="0" w:space="0" w:color="auto"/>
            <w:left w:val="none" w:sz="0" w:space="0" w:color="auto"/>
            <w:bottom w:val="none" w:sz="0" w:space="0" w:color="auto"/>
            <w:right w:val="none" w:sz="0" w:space="0" w:color="auto"/>
          </w:divBdr>
        </w:div>
        <w:div w:id="1041444372">
          <w:marLeft w:val="640"/>
          <w:marRight w:val="0"/>
          <w:marTop w:val="0"/>
          <w:marBottom w:val="0"/>
          <w:divBdr>
            <w:top w:val="none" w:sz="0" w:space="0" w:color="auto"/>
            <w:left w:val="none" w:sz="0" w:space="0" w:color="auto"/>
            <w:bottom w:val="none" w:sz="0" w:space="0" w:color="auto"/>
            <w:right w:val="none" w:sz="0" w:space="0" w:color="auto"/>
          </w:divBdr>
        </w:div>
        <w:div w:id="1424765065">
          <w:marLeft w:val="640"/>
          <w:marRight w:val="0"/>
          <w:marTop w:val="0"/>
          <w:marBottom w:val="0"/>
          <w:divBdr>
            <w:top w:val="none" w:sz="0" w:space="0" w:color="auto"/>
            <w:left w:val="none" w:sz="0" w:space="0" w:color="auto"/>
            <w:bottom w:val="none" w:sz="0" w:space="0" w:color="auto"/>
            <w:right w:val="none" w:sz="0" w:space="0" w:color="auto"/>
          </w:divBdr>
        </w:div>
        <w:div w:id="371154700">
          <w:marLeft w:val="640"/>
          <w:marRight w:val="0"/>
          <w:marTop w:val="0"/>
          <w:marBottom w:val="0"/>
          <w:divBdr>
            <w:top w:val="none" w:sz="0" w:space="0" w:color="auto"/>
            <w:left w:val="none" w:sz="0" w:space="0" w:color="auto"/>
            <w:bottom w:val="none" w:sz="0" w:space="0" w:color="auto"/>
            <w:right w:val="none" w:sz="0" w:space="0" w:color="auto"/>
          </w:divBdr>
        </w:div>
        <w:div w:id="1897204464">
          <w:marLeft w:val="640"/>
          <w:marRight w:val="0"/>
          <w:marTop w:val="0"/>
          <w:marBottom w:val="0"/>
          <w:divBdr>
            <w:top w:val="none" w:sz="0" w:space="0" w:color="auto"/>
            <w:left w:val="none" w:sz="0" w:space="0" w:color="auto"/>
            <w:bottom w:val="none" w:sz="0" w:space="0" w:color="auto"/>
            <w:right w:val="none" w:sz="0" w:space="0" w:color="auto"/>
          </w:divBdr>
        </w:div>
        <w:div w:id="301622299">
          <w:marLeft w:val="640"/>
          <w:marRight w:val="0"/>
          <w:marTop w:val="0"/>
          <w:marBottom w:val="0"/>
          <w:divBdr>
            <w:top w:val="none" w:sz="0" w:space="0" w:color="auto"/>
            <w:left w:val="none" w:sz="0" w:space="0" w:color="auto"/>
            <w:bottom w:val="none" w:sz="0" w:space="0" w:color="auto"/>
            <w:right w:val="none" w:sz="0" w:space="0" w:color="auto"/>
          </w:divBdr>
        </w:div>
        <w:div w:id="327252745">
          <w:marLeft w:val="640"/>
          <w:marRight w:val="0"/>
          <w:marTop w:val="0"/>
          <w:marBottom w:val="0"/>
          <w:divBdr>
            <w:top w:val="none" w:sz="0" w:space="0" w:color="auto"/>
            <w:left w:val="none" w:sz="0" w:space="0" w:color="auto"/>
            <w:bottom w:val="none" w:sz="0" w:space="0" w:color="auto"/>
            <w:right w:val="none" w:sz="0" w:space="0" w:color="auto"/>
          </w:divBdr>
        </w:div>
        <w:div w:id="871382559">
          <w:marLeft w:val="640"/>
          <w:marRight w:val="0"/>
          <w:marTop w:val="0"/>
          <w:marBottom w:val="0"/>
          <w:divBdr>
            <w:top w:val="none" w:sz="0" w:space="0" w:color="auto"/>
            <w:left w:val="none" w:sz="0" w:space="0" w:color="auto"/>
            <w:bottom w:val="none" w:sz="0" w:space="0" w:color="auto"/>
            <w:right w:val="none" w:sz="0" w:space="0" w:color="auto"/>
          </w:divBdr>
        </w:div>
        <w:div w:id="1224482646">
          <w:marLeft w:val="640"/>
          <w:marRight w:val="0"/>
          <w:marTop w:val="0"/>
          <w:marBottom w:val="0"/>
          <w:divBdr>
            <w:top w:val="none" w:sz="0" w:space="0" w:color="auto"/>
            <w:left w:val="none" w:sz="0" w:space="0" w:color="auto"/>
            <w:bottom w:val="none" w:sz="0" w:space="0" w:color="auto"/>
            <w:right w:val="none" w:sz="0" w:space="0" w:color="auto"/>
          </w:divBdr>
        </w:div>
        <w:div w:id="802037005">
          <w:marLeft w:val="640"/>
          <w:marRight w:val="0"/>
          <w:marTop w:val="0"/>
          <w:marBottom w:val="0"/>
          <w:divBdr>
            <w:top w:val="none" w:sz="0" w:space="0" w:color="auto"/>
            <w:left w:val="none" w:sz="0" w:space="0" w:color="auto"/>
            <w:bottom w:val="none" w:sz="0" w:space="0" w:color="auto"/>
            <w:right w:val="none" w:sz="0" w:space="0" w:color="auto"/>
          </w:divBdr>
        </w:div>
        <w:div w:id="87121934">
          <w:marLeft w:val="640"/>
          <w:marRight w:val="0"/>
          <w:marTop w:val="0"/>
          <w:marBottom w:val="0"/>
          <w:divBdr>
            <w:top w:val="none" w:sz="0" w:space="0" w:color="auto"/>
            <w:left w:val="none" w:sz="0" w:space="0" w:color="auto"/>
            <w:bottom w:val="none" w:sz="0" w:space="0" w:color="auto"/>
            <w:right w:val="none" w:sz="0" w:space="0" w:color="auto"/>
          </w:divBdr>
        </w:div>
        <w:div w:id="449711492">
          <w:marLeft w:val="640"/>
          <w:marRight w:val="0"/>
          <w:marTop w:val="0"/>
          <w:marBottom w:val="0"/>
          <w:divBdr>
            <w:top w:val="none" w:sz="0" w:space="0" w:color="auto"/>
            <w:left w:val="none" w:sz="0" w:space="0" w:color="auto"/>
            <w:bottom w:val="none" w:sz="0" w:space="0" w:color="auto"/>
            <w:right w:val="none" w:sz="0" w:space="0" w:color="auto"/>
          </w:divBdr>
        </w:div>
        <w:div w:id="277302736">
          <w:marLeft w:val="640"/>
          <w:marRight w:val="0"/>
          <w:marTop w:val="0"/>
          <w:marBottom w:val="0"/>
          <w:divBdr>
            <w:top w:val="none" w:sz="0" w:space="0" w:color="auto"/>
            <w:left w:val="none" w:sz="0" w:space="0" w:color="auto"/>
            <w:bottom w:val="none" w:sz="0" w:space="0" w:color="auto"/>
            <w:right w:val="none" w:sz="0" w:space="0" w:color="auto"/>
          </w:divBdr>
        </w:div>
        <w:div w:id="1340809374">
          <w:marLeft w:val="640"/>
          <w:marRight w:val="0"/>
          <w:marTop w:val="0"/>
          <w:marBottom w:val="0"/>
          <w:divBdr>
            <w:top w:val="none" w:sz="0" w:space="0" w:color="auto"/>
            <w:left w:val="none" w:sz="0" w:space="0" w:color="auto"/>
            <w:bottom w:val="none" w:sz="0" w:space="0" w:color="auto"/>
            <w:right w:val="none" w:sz="0" w:space="0" w:color="auto"/>
          </w:divBdr>
        </w:div>
        <w:div w:id="1404789124">
          <w:marLeft w:val="640"/>
          <w:marRight w:val="0"/>
          <w:marTop w:val="0"/>
          <w:marBottom w:val="0"/>
          <w:divBdr>
            <w:top w:val="none" w:sz="0" w:space="0" w:color="auto"/>
            <w:left w:val="none" w:sz="0" w:space="0" w:color="auto"/>
            <w:bottom w:val="none" w:sz="0" w:space="0" w:color="auto"/>
            <w:right w:val="none" w:sz="0" w:space="0" w:color="auto"/>
          </w:divBdr>
        </w:div>
        <w:div w:id="709577716">
          <w:marLeft w:val="640"/>
          <w:marRight w:val="0"/>
          <w:marTop w:val="0"/>
          <w:marBottom w:val="0"/>
          <w:divBdr>
            <w:top w:val="none" w:sz="0" w:space="0" w:color="auto"/>
            <w:left w:val="none" w:sz="0" w:space="0" w:color="auto"/>
            <w:bottom w:val="none" w:sz="0" w:space="0" w:color="auto"/>
            <w:right w:val="none" w:sz="0" w:space="0" w:color="auto"/>
          </w:divBdr>
        </w:div>
        <w:div w:id="1778409924">
          <w:marLeft w:val="640"/>
          <w:marRight w:val="0"/>
          <w:marTop w:val="0"/>
          <w:marBottom w:val="0"/>
          <w:divBdr>
            <w:top w:val="none" w:sz="0" w:space="0" w:color="auto"/>
            <w:left w:val="none" w:sz="0" w:space="0" w:color="auto"/>
            <w:bottom w:val="none" w:sz="0" w:space="0" w:color="auto"/>
            <w:right w:val="none" w:sz="0" w:space="0" w:color="auto"/>
          </w:divBdr>
        </w:div>
        <w:div w:id="1343629172">
          <w:marLeft w:val="640"/>
          <w:marRight w:val="0"/>
          <w:marTop w:val="0"/>
          <w:marBottom w:val="0"/>
          <w:divBdr>
            <w:top w:val="none" w:sz="0" w:space="0" w:color="auto"/>
            <w:left w:val="none" w:sz="0" w:space="0" w:color="auto"/>
            <w:bottom w:val="none" w:sz="0" w:space="0" w:color="auto"/>
            <w:right w:val="none" w:sz="0" w:space="0" w:color="auto"/>
          </w:divBdr>
        </w:div>
        <w:div w:id="453982854">
          <w:marLeft w:val="640"/>
          <w:marRight w:val="0"/>
          <w:marTop w:val="0"/>
          <w:marBottom w:val="0"/>
          <w:divBdr>
            <w:top w:val="none" w:sz="0" w:space="0" w:color="auto"/>
            <w:left w:val="none" w:sz="0" w:space="0" w:color="auto"/>
            <w:bottom w:val="none" w:sz="0" w:space="0" w:color="auto"/>
            <w:right w:val="none" w:sz="0" w:space="0" w:color="auto"/>
          </w:divBdr>
        </w:div>
        <w:div w:id="953563533">
          <w:marLeft w:val="640"/>
          <w:marRight w:val="0"/>
          <w:marTop w:val="0"/>
          <w:marBottom w:val="0"/>
          <w:divBdr>
            <w:top w:val="none" w:sz="0" w:space="0" w:color="auto"/>
            <w:left w:val="none" w:sz="0" w:space="0" w:color="auto"/>
            <w:bottom w:val="none" w:sz="0" w:space="0" w:color="auto"/>
            <w:right w:val="none" w:sz="0" w:space="0" w:color="auto"/>
          </w:divBdr>
        </w:div>
        <w:div w:id="2032677790">
          <w:marLeft w:val="640"/>
          <w:marRight w:val="0"/>
          <w:marTop w:val="0"/>
          <w:marBottom w:val="0"/>
          <w:divBdr>
            <w:top w:val="none" w:sz="0" w:space="0" w:color="auto"/>
            <w:left w:val="none" w:sz="0" w:space="0" w:color="auto"/>
            <w:bottom w:val="none" w:sz="0" w:space="0" w:color="auto"/>
            <w:right w:val="none" w:sz="0" w:space="0" w:color="auto"/>
          </w:divBdr>
        </w:div>
        <w:div w:id="1019548822">
          <w:marLeft w:val="640"/>
          <w:marRight w:val="0"/>
          <w:marTop w:val="0"/>
          <w:marBottom w:val="0"/>
          <w:divBdr>
            <w:top w:val="none" w:sz="0" w:space="0" w:color="auto"/>
            <w:left w:val="none" w:sz="0" w:space="0" w:color="auto"/>
            <w:bottom w:val="none" w:sz="0" w:space="0" w:color="auto"/>
            <w:right w:val="none" w:sz="0" w:space="0" w:color="auto"/>
          </w:divBdr>
        </w:div>
        <w:div w:id="1356930069">
          <w:marLeft w:val="640"/>
          <w:marRight w:val="0"/>
          <w:marTop w:val="0"/>
          <w:marBottom w:val="0"/>
          <w:divBdr>
            <w:top w:val="none" w:sz="0" w:space="0" w:color="auto"/>
            <w:left w:val="none" w:sz="0" w:space="0" w:color="auto"/>
            <w:bottom w:val="none" w:sz="0" w:space="0" w:color="auto"/>
            <w:right w:val="none" w:sz="0" w:space="0" w:color="auto"/>
          </w:divBdr>
        </w:div>
        <w:div w:id="1368218257">
          <w:marLeft w:val="640"/>
          <w:marRight w:val="0"/>
          <w:marTop w:val="0"/>
          <w:marBottom w:val="0"/>
          <w:divBdr>
            <w:top w:val="none" w:sz="0" w:space="0" w:color="auto"/>
            <w:left w:val="none" w:sz="0" w:space="0" w:color="auto"/>
            <w:bottom w:val="none" w:sz="0" w:space="0" w:color="auto"/>
            <w:right w:val="none" w:sz="0" w:space="0" w:color="auto"/>
          </w:divBdr>
        </w:div>
        <w:div w:id="247153650">
          <w:marLeft w:val="640"/>
          <w:marRight w:val="0"/>
          <w:marTop w:val="0"/>
          <w:marBottom w:val="0"/>
          <w:divBdr>
            <w:top w:val="none" w:sz="0" w:space="0" w:color="auto"/>
            <w:left w:val="none" w:sz="0" w:space="0" w:color="auto"/>
            <w:bottom w:val="none" w:sz="0" w:space="0" w:color="auto"/>
            <w:right w:val="none" w:sz="0" w:space="0" w:color="auto"/>
          </w:divBdr>
        </w:div>
        <w:div w:id="789594557">
          <w:marLeft w:val="640"/>
          <w:marRight w:val="0"/>
          <w:marTop w:val="0"/>
          <w:marBottom w:val="0"/>
          <w:divBdr>
            <w:top w:val="none" w:sz="0" w:space="0" w:color="auto"/>
            <w:left w:val="none" w:sz="0" w:space="0" w:color="auto"/>
            <w:bottom w:val="none" w:sz="0" w:space="0" w:color="auto"/>
            <w:right w:val="none" w:sz="0" w:space="0" w:color="auto"/>
          </w:divBdr>
        </w:div>
        <w:div w:id="2090761234">
          <w:marLeft w:val="640"/>
          <w:marRight w:val="0"/>
          <w:marTop w:val="0"/>
          <w:marBottom w:val="0"/>
          <w:divBdr>
            <w:top w:val="none" w:sz="0" w:space="0" w:color="auto"/>
            <w:left w:val="none" w:sz="0" w:space="0" w:color="auto"/>
            <w:bottom w:val="none" w:sz="0" w:space="0" w:color="auto"/>
            <w:right w:val="none" w:sz="0" w:space="0" w:color="auto"/>
          </w:divBdr>
        </w:div>
        <w:div w:id="1645501945">
          <w:marLeft w:val="640"/>
          <w:marRight w:val="0"/>
          <w:marTop w:val="0"/>
          <w:marBottom w:val="0"/>
          <w:divBdr>
            <w:top w:val="none" w:sz="0" w:space="0" w:color="auto"/>
            <w:left w:val="none" w:sz="0" w:space="0" w:color="auto"/>
            <w:bottom w:val="none" w:sz="0" w:space="0" w:color="auto"/>
            <w:right w:val="none" w:sz="0" w:space="0" w:color="auto"/>
          </w:divBdr>
        </w:div>
        <w:div w:id="1299921746">
          <w:marLeft w:val="640"/>
          <w:marRight w:val="0"/>
          <w:marTop w:val="0"/>
          <w:marBottom w:val="0"/>
          <w:divBdr>
            <w:top w:val="none" w:sz="0" w:space="0" w:color="auto"/>
            <w:left w:val="none" w:sz="0" w:space="0" w:color="auto"/>
            <w:bottom w:val="none" w:sz="0" w:space="0" w:color="auto"/>
            <w:right w:val="none" w:sz="0" w:space="0" w:color="auto"/>
          </w:divBdr>
        </w:div>
        <w:div w:id="1666543965">
          <w:marLeft w:val="640"/>
          <w:marRight w:val="0"/>
          <w:marTop w:val="0"/>
          <w:marBottom w:val="0"/>
          <w:divBdr>
            <w:top w:val="none" w:sz="0" w:space="0" w:color="auto"/>
            <w:left w:val="none" w:sz="0" w:space="0" w:color="auto"/>
            <w:bottom w:val="none" w:sz="0" w:space="0" w:color="auto"/>
            <w:right w:val="none" w:sz="0" w:space="0" w:color="auto"/>
          </w:divBdr>
        </w:div>
        <w:div w:id="490760734">
          <w:marLeft w:val="640"/>
          <w:marRight w:val="0"/>
          <w:marTop w:val="0"/>
          <w:marBottom w:val="0"/>
          <w:divBdr>
            <w:top w:val="none" w:sz="0" w:space="0" w:color="auto"/>
            <w:left w:val="none" w:sz="0" w:space="0" w:color="auto"/>
            <w:bottom w:val="none" w:sz="0" w:space="0" w:color="auto"/>
            <w:right w:val="none" w:sz="0" w:space="0" w:color="auto"/>
          </w:divBdr>
        </w:div>
        <w:div w:id="727996296">
          <w:marLeft w:val="640"/>
          <w:marRight w:val="0"/>
          <w:marTop w:val="0"/>
          <w:marBottom w:val="0"/>
          <w:divBdr>
            <w:top w:val="none" w:sz="0" w:space="0" w:color="auto"/>
            <w:left w:val="none" w:sz="0" w:space="0" w:color="auto"/>
            <w:bottom w:val="none" w:sz="0" w:space="0" w:color="auto"/>
            <w:right w:val="none" w:sz="0" w:space="0" w:color="auto"/>
          </w:divBdr>
        </w:div>
        <w:div w:id="320668244">
          <w:marLeft w:val="640"/>
          <w:marRight w:val="0"/>
          <w:marTop w:val="0"/>
          <w:marBottom w:val="0"/>
          <w:divBdr>
            <w:top w:val="none" w:sz="0" w:space="0" w:color="auto"/>
            <w:left w:val="none" w:sz="0" w:space="0" w:color="auto"/>
            <w:bottom w:val="none" w:sz="0" w:space="0" w:color="auto"/>
            <w:right w:val="none" w:sz="0" w:space="0" w:color="auto"/>
          </w:divBdr>
        </w:div>
        <w:div w:id="1487094021">
          <w:marLeft w:val="640"/>
          <w:marRight w:val="0"/>
          <w:marTop w:val="0"/>
          <w:marBottom w:val="0"/>
          <w:divBdr>
            <w:top w:val="none" w:sz="0" w:space="0" w:color="auto"/>
            <w:left w:val="none" w:sz="0" w:space="0" w:color="auto"/>
            <w:bottom w:val="none" w:sz="0" w:space="0" w:color="auto"/>
            <w:right w:val="none" w:sz="0" w:space="0" w:color="auto"/>
          </w:divBdr>
        </w:div>
        <w:div w:id="2009627171">
          <w:marLeft w:val="640"/>
          <w:marRight w:val="0"/>
          <w:marTop w:val="0"/>
          <w:marBottom w:val="0"/>
          <w:divBdr>
            <w:top w:val="none" w:sz="0" w:space="0" w:color="auto"/>
            <w:left w:val="none" w:sz="0" w:space="0" w:color="auto"/>
            <w:bottom w:val="none" w:sz="0" w:space="0" w:color="auto"/>
            <w:right w:val="none" w:sz="0" w:space="0" w:color="auto"/>
          </w:divBdr>
        </w:div>
        <w:div w:id="818423324">
          <w:marLeft w:val="640"/>
          <w:marRight w:val="0"/>
          <w:marTop w:val="0"/>
          <w:marBottom w:val="0"/>
          <w:divBdr>
            <w:top w:val="none" w:sz="0" w:space="0" w:color="auto"/>
            <w:left w:val="none" w:sz="0" w:space="0" w:color="auto"/>
            <w:bottom w:val="none" w:sz="0" w:space="0" w:color="auto"/>
            <w:right w:val="none" w:sz="0" w:space="0" w:color="auto"/>
          </w:divBdr>
        </w:div>
        <w:div w:id="384256221">
          <w:marLeft w:val="640"/>
          <w:marRight w:val="0"/>
          <w:marTop w:val="0"/>
          <w:marBottom w:val="0"/>
          <w:divBdr>
            <w:top w:val="none" w:sz="0" w:space="0" w:color="auto"/>
            <w:left w:val="none" w:sz="0" w:space="0" w:color="auto"/>
            <w:bottom w:val="none" w:sz="0" w:space="0" w:color="auto"/>
            <w:right w:val="none" w:sz="0" w:space="0" w:color="auto"/>
          </w:divBdr>
        </w:div>
        <w:div w:id="1558084805">
          <w:marLeft w:val="640"/>
          <w:marRight w:val="0"/>
          <w:marTop w:val="0"/>
          <w:marBottom w:val="0"/>
          <w:divBdr>
            <w:top w:val="none" w:sz="0" w:space="0" w:color="auto"/>
            <w:left w:val="none" w:sz="0" w:space="0" w:color="auto"/>
            <w:bottom w:val="none" w:sz="0" w:space="0" w:color="auto"/>
            <w:right w:val="none" w:sz="0" w:space="0" w:color="auto"/>
          </w:divBdr>
        </w:div>
        <w:div w:id="1275406002">
          <w:marLeft w:val="640"/>
          <w:marRight w:val="0"/>
          <w:marTop w:val="0"/>
          <w:marBottom w:val="0"/>
          <w:divBdr>
            <w:top w:val="none" w:sz="0" w:space="0" w:color="auto"/>
            <w:left w:val="none" w:sz="0" w:space="0" w:color="auto"/>
            <w:bottom w:val="none" w:sz="0" w:space="0" w:color="auto"/>
            <w:right w:val="none" w:sz="0" w:space="0" w:color="auto"/>
          </w:divBdr>
        </w:div>
        <w:div w:id="242222926">
          <w:marLeft w:val="640"/>
          <w:marRight w:val="0"/>
          <w:marTop w:val="0"/>
          <w:marBottom w:val="0"/>
          <w:divBdr>
            <w:top w:val="none" w:sz="0" w:space="0" w:color="auto"/>
            <w:left w:val="none" w:sz="0" w:space="0" w:color="auto"/>
            <w:bottom w:val="none" w:sz="0" w:space="0" w:color="auto"/>
            <w:right w:val="none" w:sz="0" w:space="0" w:color="auto"/>
          </w:divBdr>
        </w:div>
        <w:div w:id="1228418451">
          <w:marLeft w:val="640"/>
          <w:marRight w:val="0"/>
          <w:marTop w:val="0"/>
          <w:marBottom w:val="0"/>
          <w:divBdr>
            <w:top w:val="none" w:sz="0" w:space="0" w:color="auto"/>
            <w:left w:val="none" w:sz="0" w:space="0" w:color="auto"/>
            <w:bottom w:val="none" w:sz="0" w:space="0" w:color="auto"/>
            <w:right w:val="none" w:sz="0" w:space="0" w:color="auto"/>
          </w:divBdr>
        </w:div>
        <w:div w:id="2048868736">
          <w:marLeft w:val="640"/>
          <w:marRight w:val="0"/>
          <w:marTop w:val="0"/>
          <w:marBottom w:val="0"/>
          <w:divBdr>
            <w:top w:val="none" w:sz="0" w:space="0" w:color="auto"/>
            <w:left w:val="none" w:sz="0" w:space="0" w:color="auto"/>
            <w:bottom w:val="none" w:sz="0" w:space="0" w:color="auto"/>
            <w:right w:val="none" w:sz="0" w:space="0" w:color="auto"/>
          </w:divBdr>
        </w:div>
        <w:div w:id="1514102836">
          <w:marLeft w:val="640"/>
          <w:marRight w:val="0"/>
          <w:marTop w:val="0"/>
          <w:marBottom w:val="0"/>
          <w:divBdr>
            <w:top w:val="none" w:sz="0" w:space="0" w:color="auto"/>
            <w:left w:val="none" w:sz="0" w:space="0" w:color="auto"/>
            <w:bottom w:val="none" w:sz="0" w:space="0" w:color="auto"/>
            <w:right w:val="none" w:sz="0" w:space="0" w:color="auto"/>
          </w:divBdr>
        </w:div>
        <w:div w:id="1306273498">
          <w:marLeft w:val="640"/>
          <w:marRight w:val="0"/>
          <w:marTop w:val="0"/>
          <w:marBottom w:val="0"/>
          <w:divBdr>
            <w:top w:val="none" w:sz="0" w:space="0" w:color="auto"/>
            <w:left w:val="none" w:sz="0" w:space="0" w:color="auto"/>
            <w:bottom w:val="none" w:sz="0" w:space="0" w:color="auto"/>
            <w:right w:val="none" w:sz="0" w:space="0" w:color="auto"/>
          </w:divBdr>
        </w:div>
        <w:div w:id="218059692">
          <w:marLeft w:val="640"/>
          <w:marRight w:val="0"/>
          <w:marTop w:val="0"/>
          <w:marBottom w:val="0"/>
          <w:divBdr>
            <w:top w:val="none" w:sz="0" w:space="0" w:color="auto"/>
            <w:left w:val="none" w:sz="0" w:space="0" w:color="auto"/>
            <w:bottom w:val="none" w:sz="0" w:space="0" w:color="auto"/>
            <w:right w:val="none" w:sz="0" w:space="0" w:color="auto"/>
          </w:divBdr>
        </w:div>
        <w:div w:id="208341229">
          <w:marLeft w:val="640"/>
          <w:marRight w:val="0"/>
          <w:marTop w:val="0"/>
          <w:marBottom w:val="0"/>
          <w:divBdr>
            <w:top w:val="none" w:sz="0" w:space="0" w:color="auto"/>
            <w:left w:val="none" w:sz="0" w:space="0" w:color="auto"/>
            <w:bottom w:val="none" w:sz="0" w:space="0" w:color="auto"/>
            <w:right w:val="none" w:sz="0" w:space="0" w:color="auto"/>
          </w:divBdr>
        </w:div>
        <w:div w:id="163976109">
          <w:marLeft w:val="640"/>
          <w:marRight w:val="0"/>
          <w:marTop w:val="0"/>
          <w:marBottom w:val="0"/>
          <w:divBdr>
            <w:top w:val="none" w:sz="0" w:space="0" w:color="auto"/>
            <w:left w:val="none" w:sz="0" w:space="0" w:color="auto"/>
            <w:bottom w:val="none" w:sz="0" w:space="0" w:color="auto"/>
            <w:right w:val="none" w:sz="0" w:space="0" w:color="auto"/>
          </w:divBdr>
        </w:div>
      </w:divsChild>
    </w:div>
    <w:div w:id="1634172214">
      <w:bodyDiv w:val="1"/>
      <w:marLeft w:val="0"/>
      <w:marRight w:val="0"/>
      <w:marTop w:val="0"/>
      <w:marBottom w:val="0"/>
      <w:divBdr>
        <w:top w:val="none" w:sz="0" w:space="0" w:color="auto"/>
        <w:left w:val="none" w:sz="0" w:space="0" w:color="auto"/>
        <w:bottom w:val="none" w:sz="0" w:space="0" w:color="auto"/>
        <w:right w:val="none" w:sz="0" w:space="0" w:color="auto"/>
      </w:divBdr>
    </w:div>
    <w:div w:id="1634629382">
      <w:bodyDiv w:val="1"/>
      <w:marLeft w:val="0"/>
      <w:marRight w:val="0"/>
      <w:marTop w:val="0"/>
      <w:marBottom w:val="0"/>
      <w:divBdr>
        <w:top w:val="none" w:sz="0" w:space="0" w:color="auto"/>
        <w:left w:val="none" w:sz="0" w:space="0" w:color="auto"/>
        <w:bottom w:val="none" w:sz="0" w:space="0" w:color="auto"/>
        <w:right w:val="none" w:sz="0" w:space="0" w:color="auto"/>
      </w:divBdr>
    </w:div>
    <w:div w:id="1657226835">
      <w:bodyDiv w:val="1"/>
      <w:marLeft w:val="0"/>
      <w:marRight w:val="0"/>
      <w:marTop w:val="0"/>
      <w:marBottom w:val="0"/>
      <w:divBdr>
        <w:top w:val="none" w:sz="0" w:space="0" w:color="auto"/>
        <w:left w:val="none" w:sz="0" w:space="0" w:color="auto"/>
        <w:bottom w:val="none" w:sz="0" w:space="0" w:color="auto"/>
        <w:right w:val="none" w:sz="0" w:space="0" w:color="auto"/>
      </w:divBdr>
      <w:divsChild>
        <w:div w:id="279341036">
          <w:marLeft w:val="480"/>
          <w:marRight w:val="0"/>
          <w:marTop w:val="0"/>
          <w:marBottom w:val="0"/>
          <w:divBdr>
            <w:top w:val="none" w:sz="0" w:space="0" w:color="auto"/>
            <w:left w:val="none" w:sz="0" w:space="0" w:color="auto"/>
            <w:bottom w:val="none" w:sz="0" w:space="0" w:color="auto"/>
            <w:right w:val="none" w:sz="0" w:space="0" w:color="auto"/>
          </w:divBdr>
        </w:div>
      </w:divsChild>
    </w:div>
    <w:div w:id="1689016201">
      <w:bodyDiv w:val="1"/>
      <w:marLeft w:val="0"/>
      <w:marRight w:val="0"/>
      <w:marTop w:val="0"/>
      <w:marBottom w:val="0"/>
      <w:divBdr>
        <w:top w:val="none" w:sz="0" w:space="0" w:color="auto"/>
        <w:left w:val="none" w:sz="0" w:space="0" w:color="auto"/>
        <w:bottom w:val="none" w:sz="0" w:space="0" w:color="auto"/>
        <w:right w:val="none" w:sz="0" w:space="0" w:color="auto"/>
      </w:divBdr>
    </w:div>
    <w:div w:id="1692074483">
      <w:bodyDiv w:val="1"/>
      <w:marLeft w:val="0"/>
      <w:marRight w:val="0"/>
      <w:marTop w:val="0"/>
      <w:marBottom w:val="0"/>
      <w:divBdr>
        <w:top w:val="none" w:sz="0" w:space="0" w:color="auto"/>
        <w:left w:val="none" w:sz="0" w:space="0" w:color="auto"/>
        <w:bottom w:val="none" w:sz="0" w:space="0" w:color="auto"/>
        <w:right w:val="none" w:sz="0" w:space="0" w:color="auto"/>
      </w:divBdr>
      <w:divsChild>
        <w:div w:id="1941645755">
          <w:marLeft w:val="640"/>
          <w:marRight w:val="0"/>
          <w:marTop w:val="0"/>
          <w:marBottom w:val="0"/>
          <w:divBdr>
            <w:top w:val="none" w:sz="0" w:space="0" w:color="auto"/>
            <w:left w:val="none" w:sz="0" w:space="0" w:color="auto"/>
            <w:bottom w:val="none" w:sz="0" w:space="0" w:color="auto"/>
            <w:right w:val="none" w:sz="0" w:space="0" w:color="auto"/>
          </w:divBdr>
        </w:div>
        <w:div w:id="2111273617">
          <w:marLeft w:val="640"/>
          <w:marRight w:val="0"/>
          <w:marTop w:val="0"/>
          <w:marBottom w:val="0"/>
          <w:divBdr>
            <w:top w:val="none" w:sz="0" w:space="0" w:color="auto"/>
            <w:left w:val="none" w:sz="0" w:space="0" w:color="auto"/>
            <w:bottom w:val="none" w:sz="0" w:space="0" w:color="auto"/>
            <w:right w:val="none" w:sz="0" w:space="0" w:color="auto"/>
          </w:divBdr>
        </w:div>
        <w:div w:id="991566645">
          <w:marLeft w:val="640"/>
          <w:marRight w:val="0"/>
          <w:marTop w:val="0"/>
          <w:marBottom w:val="0"/>
          <w:divBdr>
            <w:top w:val="none" w:sz="0" w:space="0" w:color="auto"/>
            <w:left w:val="none" w:sz="0" w:space="0" w:color="auto"/>
            <w:bottom w:val="none" w:sz="0" w:space="0" w:color="auto"/>
            <w:right w:val="none" w:sz="0" w:space="0" w:color="auto"/>
          </w:divBdr>
        </w:div>
        <w:div w:id="1666784430">
          <w:marLeft w:val="640"/>
          <w:marRight w:val="0"/>
          <w:marTop w:val="0"/>
          <w:marBottom w:val="0"/>
          <w:divBdr>
            <w:top w:val="none" w:sz="0" w:space="0" w:color="auto"/>
            <w:left w:val="none" w:sz="0" w:space="0" w:color="auto"/>
            <w:bottom w:val="none" w:sz="0" w:space="0" w:color="auto"/>
            <w:right w:val="none" w:sz="0" w:space="0" w:color="auto"/>
          </w:divBdr>
        </w:div>
        <w:div w:id="1553275347">
          <w:marLeft w:val="640"/>
          <w:marRight w:val="0"/>
          <w:marTop w:val="0"/>
          <w:marBottom w:val="0"/>
          <w:divBdr>
            <w:top w:val="none" w:sz="0" w:space="0" w:color="auto"/>
            <w:left w:val="none" w:sz="0" w:space="0" w:color="auto"/>
            <w:bottom w:val="none" w:sz="0" w:space="0" w:color="auto"/>
            <w:right w:val="none" w:sz="0" w:space="0" w:color="auto"/>
          </w:divBdr>
        </w:div>
        <w:div w:id="1274172822">
          <w:marLeft w:val="640"/>
          <w:marRight w:val="0"/>
          <w:marTop w:val="0"/>
          <w:marBottom w:val="0"/>
          <w:divBdr>
            <w:top w:val="none" w:sz="0" w:space="0" w:color="auto"/>
            <w:left w:val="none" w:sz="0" w:space="0" w:color="auto"/>
            <w:bottom w:val="none" w:sz="0" w:space="0" w:color="auto"/>
            <w:right w:val="none" w:sz="0" w:space="0" w:color="auto"/>
          </w:divBdr>
        </w:div>
        <w:div w:id="1852379527">
          <w:marLeft w:val="640"/>
          <w:marRight w:val="0"/>
          <w:marTop w:val="0"/>
          <w:marBottom w:val="0"/>
          <w:divBdr>
            <w:top w:val="none" w:sz="0" w:space="0" w:color="auto"/>
            <w:left w:val="none" w:sz="0" w:space="0" w:color="auto"/>
            <w:bottom w:val="none" w:sz="0" w:space="0" w:color="auto"/>
            <w:right w:val="none" w:sz="0" w:space="0" w:color="auto"/>
          </w:divBdr>
        </w:div>
        <w:div w:id="10575257">
          <w:marLeft w:val="640"/>
          <w:marRight w:val="0"/>
          <w:marTop w:val="0"/>
          <w:marBottom w:val="0"/>
          <w:divBdr>
            <w:top w:val="none" w:sz="0" w:space="0" w:color="auto"/>
            <w:left w:val="none" w:sz="0" w:space="0" w:color="auto"/>
            <w:bottom w:val="none" w:sz="0" w:space="0" w:color="auto"/>
            <w:right w:val="none" w:sz="0" w:space="0" w:color="auto"/>
          </w:divBdr>
        </w:div>
        <w:div w:id="1809398901">
          <w:marLeft w:val="640"/>
          <w:marRight w:val="0"/>
          <w:marTop w:val="0"/>
          <w:marBottom w:val="0"/>
          <w:divBdr>
            <w:top w:val="none" w:sz="0" w:space="0" w:color="auto"/>
            <w:left w:val="none" w:sz="0" w:space="0" w:color="auto"/>
            <w:bottom w:val="none" w:sz="0" w:space="0" w:color="auto"/>
            <w:right w:val="none" w:sz="0" w:space="0" w:color="auto"/>
          </w:divBdr>
        </w:div>
        <w:div w:id="1860466309">
          <w:marLeft w:val="640"/>
          <w:marRight w:val="0"/>
          <w:marTop w:val="0"/>
          <w:marBottom w:val="0"/>
          <w:divBdr>
            <w:top w:val="none" w:sz="0" w:space="0" w:color="auto"/>
            <w:left w:val="none" w:sz="0" w:space="0" w:color="auto"/>
            <w:bottom w:val="none" w:sz="0" w:space="0" w:color="auto"/>
            <w:right w:val="none" w:sz="0" w:space="0" w:color="auto"/>
          </w:divBdr>
        </w:div>
        <w:div w:id="1013428">
          <w:marLeft w:val="640"/>
          <w:marRight w:val="0"/>
          <w:marTop w:val="0"/>
          <w:marBottom w:val="0"/>
          <w:divBdr>
            <w:top w:val="none" w:sz="0" w:space="0" w:color="auto"/>
            <w:left w:val="none" w:sz="0" w:space="0" w:color="auto"/>
            <w:bottom w:val="none" w:sz="0" w:space="0" w:color="auto"/>
            <w:right w:val="none" w:sz="0" w:space="0" w:color="auto"/>
          </w:divBdr>
        </w:div>
        <w:div w:id="2130933895">
          <w:marLeft w:val="640"/>
          <w:marRight w:val="0"/>
          <w:marTop w:val="0"/>
          <w:marBottom w:val="0"/>
          <w:divBdr>
            <w:top w:val="none" w:sz="0" w:space="0" w:color="auto"/>
            <w:left w:val="none" w:sz="0" w:space="0" w:color="auto"/>
            <w:bottom w:val="none" w:sz="0" w:space="0" w:color="auto"/>
            <w:right w:val="none" w:sz="0" w:space="0" w:color="auto"/>
          </w:divBdr>
        </w:div>
        <w:div w:id="2057467503">
          <w:marLeft w:val="640"/>
          <w:marRight w:val="0"/>
          <w:marTop w:val="0"/>
          <w:marBottom w:val="0"/>
          <w:divBdr>
            <w:top w:val="none" w:sz="0" w:space="0" w:color="auto"/>
            <w:left w:val="none" w:sz="0" w:space="0" w:color="auto"/>
            <w:bottom w:val="none" w:sz="0" w:space="0" w:color="auto"/>
            <w:right w:val="none" w:sz="0" w:space="0" w:color="auto"/>
          </w:divBdr>
        </w:div>
        <w:div w:id="1054429351">
          <w:marLeft w:val="640"/>
          <w:marRight w:val="0"/>
          <w:marTop w:val="0"/>
          <w:marBottom w:val="0"/>
          <w:divBdr>
            <w:top w:val="none" w:sz="0" w:space="0" w:color="auto"/>
            <w:left w:val="none" w:sz="0" w:space="0" w:color="auto"/>
            <w:bottom w:val="none" w:sz="0" w:space="0" w:color="auto"/>
            <w:right w:val="none" w:sz="0" w:space="0" w:color="auto"/>
          </w:divBdr>
        </w:div>
        <w:div w:id="625309262">
          <w:marLeft w:val="640"/>
          <w:marRight w:val="0"/>
          <w:marTop w:val="0"/>
          <w:marBottom w:val="0"/>
          <w:divBdr>
            <w:top w:val="none" w:sz="0" w:space="0" w:color="auto"/>
            <w:left w:val="none" w:sz="0" w:space="0" w:color="auto"/>
            <w:bottom w:val="none" w:sz="0" w:space="0" w:color="auto"/>
            <w:right w:val="none" w:sz="0" w:space="0" w:color="auto"/>
          </w:divBdr>
        </w:div>
        <w:div w:id="933514107">
          <w:marLeft w:val="640"/>
          <w:marRight w:val="0"/>
          <w:marTop w:val="0"/>
          <w:marBottom w:val="0"/>
          <w:divBdr>
            <w:top w:val="none" w:sz="0" w:space="0" w:color="auto"/>
            <w:left w:val="none" w:sz="0" w:space="0" w:color="auto"/>
            <w:bottom w:val="none" w:sz="0" w:space="0" w:color="auto"/>
            <w:right w:val="none" w:sz="0" w:space="0" w:color="auto"/>
          </w:divBdr>
        </w:div>
        <w:div w:id="1579637100">
          <w:marLeft w:val="640"/>
          <w:marRight w:val="0"/>
          <w:marTop w:val="0"/>
          <w:marBottom w:val="0"/>
          <w:divBdr>
            <w:top w:val="none" w:sz="0" w:space="0" w:color="auto"/>
            <w:left w:val="none" w:sz="0" w:space="0" w:color="auto"/>
            <w:bottom w:val="none" w:sz="0" w:space="0" w:color="auto"/>
            <w:right w:val="none" w:sz="0" w:space="0" w:color="auto"/>
          </w:divBdr>
        </w:div>
        <w:div w:id="664479706">
          <w:marLeft w:val="640"/>
          <w:marRight w:val="0"/>
          <w:marTop w:val="0"/>
          <w:marBottom w:val="0"/>
          <w:divBdr>
            <w:top w:val="none" w:sz="0" w:space="0" w:color="auto"/>
            <w:left w:val="none" w:sz="0" w:space="0" w:color="auto"/>
            <w:bottom w:val="none" w:sz="0" w:space="0" w:color="auto"/>
            <w:right w:val="none" w:sz="0" w:space="0" w:color="auto"/>
          </w:divBdr>
        </w:div>
        <w:div w:id="1475871771">
          <w:marLeft w:val="640"/>
          <w:marRight w:val="0"/>
          <w:marTop w:val="0"/>
          <w:marBottom w:val="0"/>
          <w:divBdr>
            <w:top w:val="none" w:sz="0" w:space="0" w:color="auto"/>
            <w:left w:val="none" w:sz="0" w:space="0" w:color="auto"/>
            <w:bottom w:val="none" w:sz="0" w:space="0" w:color="auto"/>
            <w:right w:val="none" w:sz="0" w:space="0" w:color="auto"/>
          </w:divBdr>
        </w:div>
        <w:div w:id="151799141">
          <w:marLeft w:val="640"/>
          <w:marRight w:val="0"/>
          <w:marTop w:val="0"/>
          <w:marBottom w:val="0"/>
          <w:divBdr>
            <w:top w:val="none" w:sz="0" w:space="0" w:color="auto"/>
            <w:left w:val="none" w:sz="0" w:space="0" w:color="auto"/>
            <w:bottom w:val="none" w:sz="0" w:space="0" w:color="auto"/>
            <w:right w:val="none" w:sz="0" w:space="0" w:color="auto"/>
          </w:divBdr>
        </w:div>
        <w:div w:id="1580016623">
          <w:marLeft w:val="640"/>
          <w:marRight w:val="0"/>
          <w:marTop w:val="0"/>
          <w:marBottom w:val="0"/>
          <w:divBdr>
            <w:top w:val="none" w:sz="0" w:space="0" w:color="auto"/>
            <w:left w:val="none" w:sz="0" w:space="0" w:color="auto"/>
            <w:bottom w:val="none" w:sz="0" w:space="0" w:color="auto"/>
            <w:right w:val="none" w:sz="0" w:space="0" w:color="auto"/>
          </w:divBdr>
        </w:div>
        <w:div w:id="383414556">
          <w:marLeft w:val="640"/>
          <w:marRight w:val="0"/>
          <w:marTop w:val="0"/>
          <w:marBottom w:val="0"/>
          <w:divBdr>
            <w:top w:val="none" w:sz="0" w:space="0" w:color="auto"/>
            <w:left w:val="none" w:sz="0" w:space="0" w:color="auto"/>
            <w:bottom w:val="none" w:sz="0" w:space="0" w:color="auto"/>
            <w:right w:val="none" w:sz="0" w:space="0" w:color="auto"/>
          </w:divBdr>
        </w:div>
        <w:div w:id="1567033777">
          <w:marLeft w:val="640"/>
          <w:marRight w:val="0"/>
          <w:marTop w:val="0"/>
          <w:marBottom w:val="0"/>
          <w:divBdr>
            <w:top w:val="none" w:sz="0" w:space="0" w:color="auto"/>
            <w:left w:val="none" w:sz="0" w:space="0" w:color="auto"/>
            <w:bottom w:val="none" w:sz="0" w:space="0" w:color="auto"/>
            <w:right w:val="none" w:sz="0" w:space="0" w:color="auto"/>
          </w:divBdr>
        </w:div>
        <w:div w:id="1613391596">
          <w:marLeft w:val="640"/>
          <w:marRight w:val="0"/>
          <w:marTop w:val="0"/>
          <w:marBottom w:val="0"/>
          <w:divBdr>
            <w:top w:val="none" w:sz="0" w:space="0" w:color="auto"/>
            <w:left w:val="none" w:sz="0" w:space="0" w:color="auto"/>
            <w:bottom w:val="none" w:sz="0" w:space="0" w:color="auto"/>
            <w:right w:val="none" w:sz="0" w:space="0" w:color="auto"/>
          </w:divBdr>
        </w:div>
        <w:div w:id="272834470">
          <w:marLeft w:val="640"/>
          <w:marRight w:val="0"/>
          <w:marTop w:val="0"/>
          <w:marBottom w:val="0"/>
          <w:divBdr>
            <w:top w:val="none" w:sz="0" w:space="0" w:color="auto"/>
            <w:left w:val="none" w:sz="0" w:space="0" w:color="auto"/>
            <w:bottom w:val="none" w:sz="0" w:space="0" w:color="auto"/>
            <w:right w:val="none" w:sz="0" w:space="0" w:color="auto"/>
          </w:divBdr>
        </w:div>
        <w:div w:id="609823340">
          <w:marLeft w:val="640"/>
          <w:marRight w:val="0"/>
          <w:marTop w:val="0"/>
          <w:marBottom w:val="0"/>
          <w:divBdr>
            <w:top w:val="none" w:sz="0" w:space="0" w:color="auto"/>
            <w:left w:val="none" w:sz="0" w:space="0" w:color="auto"/>
            <w:bottom w:val="none" w:sz="0" w:space="0" w:color="auto"/>
            <w:right w:val="none" w:sz="0" w:space="0" w:color="auto"/>
          </w:divBdr>
        </w:div>
        <w:div w:id="365839116">
          <w:marLeft w:val="640"/>
          <w:marRight w:val="0"/>
          <w:marTop w:val="0"/>
          <w:marBottom w:val="0"/>
          <w:divBdr>
            <w:top w:val="none" w:sz="0" w:space="0" w:color="auto"/>
            <w:left w:val="none" w:sz="0" w:space="0" w:color="auto"/>
            <w:bottom w:val="none" w:sz="0" w:space="0" w:color="auto"/>
            <w:right w:val="none" w:sz="0" w:space="0" w:color="auto"/>
          </w:divBdr>
        </w:div>
        <w:div w:id="1002245537">
          <w:marLeft w:val="640"/>
          <w:marRight w:val="0"/>
          <w:marTop w:val="0"/>
          <w:marBottom w:val="0"/>
          <w:divBdr>
            <w:top w:val="none" w:sz="0" w:space="0" w:color="auto"/>
            <w:left w:val="none" w:sz="0" w:space="0" w:color="auto"/>
            <w:bottom w:val="none" w:sz="0" w:space="0" w:color="auto"/>
            <w:right w:val="none" w:sz="0" w:space="0" w:color="auto"/>
          </w:divBdr>
        </w:div>
        <w:div w:id="1387484337">
          <w:marLeft w:val="640"/>
          <w:marRight w:val="0"/>
          <w:marTop w:val="0"/>
          <w:marBottom w:val="0"/>
          <w:divBdr>
            <w:top w:val="none" w:sz="0" w:space="0" w:color="auto"/>
            <w:left w:val="none" w:sz="0" w:space="0" w:color="auto"/>
            <w:bottom w:val="none" w:sz="0" w:space="0" w:color="auto"/>
            <w:right w:val="none" w:sz="0" w:space="0" w:color="auto"/>
          </w:divBdr>
        </w:div>
        <w:div w:id="947080952">
          <w:marLeft w:val="640"/>
          <w:marRight w:val="0"/>
          <w:marTop w:val="0"/>
          <w:marBottom w:val="0"/>
          <w:divBdr>
            <w:top w:val="none" w:sz="0" w:space="0" w:color="auto"/>
            <w:left w:val="none" w:sz="0" w:space="0" w:color="auto"/>
            <w:bottom w:val="none" w:sz="0" w:space="0" w:color="auto"/>
            <w:right w:val="none" w:sz="0" w:space="0" w:color="auto"/>
          </w:divBdr>
        </w:div>
        <w:div w:id="713239547">
          <w:marLeft w:val="640"/>
          <w:marRight w:val="0"/>
          <w:marTop w:val="0"/>
          <w:marBottom w:val="0"/>
          <w:divBdr>
            <w:top w:val="none" w:sz="0" w:space="0" w:color="auto"/>
            <w:left w:val="none" w:sz="0" w:space="0" w:color="auto"/>
            <w:bottom w:val="none" w:sz="0" w:space="0" w:color="auto"/>
            <w:right w:val="none" w:sz="0" w:space="0" w:color="auto"/>
          </w:divBdr>
        </w:div>
        <w:div w:id="1387870376">
          <w:marLeft w:val="640"/>
          <w:marRight w:val="0"/>
          <w:marTop w:val="0"/>
          <w:marBottom w:val="0"/>
          <w:divBdr>
            <w:top w:val="none" w:sz="0" w:space="0" w:color="auto"/>
            <w:left w:val="none" w:sz="0" w:space="0" w:color="auto"/>
            <w:bottom w:val="none" w:sz="0" w:space="0" w:color="auto"/>
            <w:right w:val="none" w:sz="0" w:space="0" w:color="auto"/>
          </w:divBdr>
        </w:div>
        <w:div w:id="586379488">
          <w:marLeft w:val="640"/>
          <w:marRight w:val="0"/>
          <w:marTop w:val="0"/>
          <w:marBottom w:val="0"/>
          <w:divBdr>
            <w:top w:val="none" w:sz="0" w:space="0" w:color="auto"/>
            <w:left w:val="none" w:sz="0" w:space="0" w:color="auto"/>
            <w:bottom w:val="none" w:sz="0" w:space="0" w:color="auto"/>
            <w:right w:val="none" w:sz="0" w:space="0" w:color="auto"/>
          </w:divBdr>
        </w:div>
        <w:div w:id="2076925268">
          <w:marLeft w:val="640"/>
          <w:marRight w:val="0"/>
          <w:marTop w:val="0"/>
          <w:marBottom w:val="0"/>
          <w:divBdr>
            <w:top w:val="none" w:sz="0" w:space="0" w:color="auto"/>
            <w:left w:val="none" w:sz="0" w:space="0" w:color="auto"/>
            <w:bottom w:val="none" w:sz="0" w:space="0" w:color="auto"/>
            <w:right w:val="none" w:sz="0" w:space="0" w:color="auto"/>
          </w:divBdr>
        </w:div>
        <w:div w:id="370541523">
          <w:marLeft w:val="640"/>
          <w:marRight w:val="0"/>
          <w:marTop w:val="0"/>
          <w:marBottom w:val="0"/>
          <w:divBdr>
            <w:top w:val="none" w:sz="0" w:space="0" w:color="auto"/>
            <w:left w:val="none" w:sz="0" w:space="0" w:color="auto"/>
            <w:bottom w:val="none" w:sz="0" w:space="0" w:color="auto"/>
            <w:right w:val="none" w:sz="0" w:space="0" w:color="auto"/>
          </w:divBdr>
        </w:div>
        <w:div w:id="1090737501">
          <w:marLeft w:val="640"/>
          <w:marRight w:val="0"/>
          <w:marTop w:val="0"/>
          <w:marBottom w:val="0"/>
          <w:divBdr>
            <w:top w:val="none" w:sz="0" w:space="0" w:color="auto"/>
            <w:left w:val="none" w:sz="0" w:space="0" w:color="auto"/>
            <w:bottom w:val="none" w:sz="0" w:space="0" w:color="auto"/>
            <w:right w:val="none" w:sz="0" w:space="0" w:color="auto"/>
          </w:divBdr>
        </w:div>
        <w:div w:id="1671712459">
          <w:marLeft w:val="640"/>
          <w:marRight w:val="0"/>
          <w:marTop w:val="0"/>
          <w:marBottom w:val="0"/>
          <w:divBdr>
            <w:top w:val="none" w:sz="0" w:space="0" w:color="auto"/>
            <w:left w:val="none" w:sz="0" w:space="0" w:color="auto"/>
            <w:bottom w:val="none" w:sz="0" w:space="0" w:color="auto"/>
            <w:right w:val="none" w:sz="0" w:space="0" w:color="auto"/>
          </w:divBdr>
        </w:div>
        <w:div w:id="1813598229">
          <w:marLeft w:val="640"/>
          <w:marRight w:val="0"/>
          <w:marTop w:val="0"/>
          <w:marBottom w:val="0"/>
          <w:divBdr>
            <w:top w:val="none" w:sz="0" w:space="0" w:color="auto"/>
            <w:left w:val="none" w:sz="0" w:space="0" w:color="auto"/>
            <w:bottom w:val="none" w:sz="0" w:space="0" w:color="auto"/>
            <w:right w:val="none" w:sz="0" w:space="0" w:color="auto"/>
          </w:divBdr>
        </w:div>
        <w:div w:id="1695885442">
          <w:marLeft w:val="640"/>
          <w:marRight w:val="0"/>
          <w:marTop w:val="0"/>
          <w:marBottom w:val="0"/>
          <w:divBdr>
            <w:top w:val="none" w:sz="0" w:space="0" w:color="auto"/>
            <w:left w:val="none" w:sz="0" w:space="0" w:color="auto"/>
            <w:bottom w:val="none" w:sz="0" w:space="0" w:color="auto"/>
            <w:right w:val="none" w:sz="0" w:space="0" w:color="auto"/>
          </w:divBdr>
        </w:div>
        <w:div w:id="683361211">
          <w:marLeft w:val="640"/>
          <w:marRight w:val="0"/>
          <w:marTop w:val="0"/>
          <w:marBottom w:val="0"/>
          <w:divBdr>
            <w:top w:val="none" w:sz="0" w:space="0" w:color="auto"/>
            <w:left w:val="none" w:sz="0" w:space="0" w:color="auto"/>
            <w:bottom w:val="none" w:sz="0" w:space="0" w:color="auto"/>
            <w:right w:val="none" w:sz="0" w:space="0" w:color="auto"/>
          </w:divBdr>
        </w:div>
        <w:div w:id="120419404">
          <w:marLeft w:val="640"/>
          <w:marRight w:val="0"/>
          <w:marTop w:val="0"/>
          <w:marBottom w:val="0"/>
          <w:divBdr>
            <w:top w:val="none" w:sz="0" w:space="0" w:color="auto"/>
            <w:left w:val="none" w:sz="0" w:space="0" w:color="auto"/>
            <w:bottom w:val="none" w:sz="0" w:space="0" w:color="auto"/>
            <w:right w:val="none" w:sz="0" w:space="0" w:color="auto"/>
          </w:divBdr>
        </w:div>
        <w:div w:id="582645873">
          <w:marLeft w:val="640"/>
          <w:marRight w:val="0"/>
          <w:marTop w:val="0"/>
          <w:marBottom w:val="0"/>
          <w:divBdr>
            <w:top w:val="none" w:sz="0" w:space="0" w:color="auto"/>
            <w:left w:val="none" w:sz="0" w:space="0" w:color="auto"/>
            <w:bottom w:val="none" w:sz="0" w:space="0" w:color="auto"/>
            <w:right w:val="none" w:sz="0" w:space="0" w:color="auto"/>
          </w:divBdr>
        </w:div>
        <w:div w:id="1157459784">
          <w:marLeft w:val="640"/>
          <w:marRight w:val="0"/>
          <w:marTop w:val="0"/>
          <w:marBottom w:val="0"/>
          <w:divBdr>
            <w:top w:val="none" w:sz="0" w:space="0" w:color="auto"/>
            <w:left w:val="none" w:sz="0" w:space="0" w:color="auto"/>
            <w:bottom w:val="none" w:sz="0" w:space="0" w:color="auto"/>
            <w:right w:val="none" w:sz="0" w:space="0" w:color="auto"/>
          </w:divBdr>
        </w:div>
        <w:div w:id="1380399297">
          <w:marLeft w:val="640"/>
          <w:marRight w:val="0"/>
          <w:marTop w:val="0"/>
          <w:marBottom w:val="0"/>
          <w:divBdr>
            <w:top w:val="none" w:sz="0" w:space="0" w:color="auto"/>
            <w:left w:val="none" w:sz="0" w:space="0" w:color="auto"/>
            <w:bottom w:val="none" w:sz="0" w:space="0" w:color="auto"/>
            <w:right w:val="none" w:sz="0" w:space="0" w:color="auto"/>
          </w:divBdr>
        </w:div>
        <w:div w:id="1783265331">
          <w:marLeft w:val="640"/>
          <w:marRight w:val="0"/>
          <w:marTop w:val="0"/>
          <w:marBottom w:val="0"/>
          <w:divBdr>
            <w:top w:val="none" w:sz="0" w:space="0" w:color="auto"/>
            <w:left w:val="none" w:sz="0" w:space="0" w:color="auto"/>
            <w:bottom w:val="none" w:sz="0" w:space="0" w:color="auto"/>
            <w:right w:val="none" w:sz="0" w:space="0" w:color="auto"/>
          </w:divBdr>
        </w:div>
        <w:div w:id="1811551578">
          <w:marLeft w:val="640"/>
          <w:marRight w:val="0"/>
          <w:marTop w:val="0"/>
          <w:marBottom w:val="0"/>
          <w:divBdr>
            <w:top w:val="none" w:sz="0" w:space="0" w:color="auto"/>
            <w:left w:val="none" w:sz="0" w:space="0" w:color="auto"/>
            <w:bottom w:val="none" w:sz="0" w:space="0" w:color="auto"/>
            <w:right w:val="none" w:sz="0" w:space="0" w:color="auto"/>
          </w:divBdr>
        </w:div>
        <w:div w:id="436601738">
          <w:marLeft w:val="640"/>
          <w:marRight w:val="0"/>
          <w:marTop w:val="0"/>
          <w:marBottom w:val="0"/>
          <w:divBdr>
            <w:top w:val="none" w:sz="0" w:space="0" w:color="auto"/>
            <w:left w:val="none" w:sz="0" w:space="0" w:color="auto"/>
            <w:bottom w:val="none" w:sz="0" w:space="0" w:color="auto"/>
            <w:right w:val="none" w:sz="0" w:space="0" w:color="auto"/>
          </w:divBdr>
        </w:div>
        <w:div w:id="1505708252">
          <w:marLeft w:val="640"/>
          <w:marRight w:val="0"/>
          <w:marTop w:val="0"/>
          <w:marBottom w:val="0"/>
          <w:divBdr>
            <w:top w:val="none" w:sz="0" w:space="0" w:color="auto"/>
            <w:left w:val="none" w:sz="0" w:space="0" w:color="auto"/>
            <w:bottom w:val="none" w:sz="0" w:space="0" w:color="auto"/>
            <w:right w:val="none" w:sz="0" w:space="0" w:color="auto"/>
          </w:divBdr>
        </w:div>
        <w:div w:id="1130712429">
          <w:marLeft w:val="640"/>
          <w:marRight w:val="0"/>
          <w:marTop w:val="0"/>
          <w:marBottom w:val="0"/>
          <w:divBdr>
            <w:top w:val="none" w:sz="0" w:space="0" w:color="auto"/>
            <w:left w:val="none" w:sz="0" w:space="0" w:color="auto"/>
            <w:bottom w:val="none" w:sz="0" w:space="0" w:color="auto"/>
            <w:right w:val="none" w:sz="0" w:space="0" w:color="auto"/>
          </w:divBdr>
        </w:div>
        <w:div w:id="1976252581">
          <w:marLeft w:val="640"/>
          <w:marRight w:val="0"/>
          <w:marTop w:val="0"/>
          <w:marBottom w:val="0"/>
          <w:divBdr>
            <w:top w:val="none" w:sz="0" w:space="0" w:color="auto"/>
            <w:left w:val="none" w:sz="0" w:space="0" w:color="auto"/>
            <w:bottom w:val="none" w:sz="0" w:space="0" w:color="auto"/>
            <w:right w:val="none" w:sz="0" w:space="0" w:color="auto"/>
          </w:divBdr>
        </w:div>
        <w:div w:id="462503832">
          <w:marLeft w:val="640"/>
          <w:marRight w:val="0"/>
          <w:marTop w:val="0"/>
          <w:marBottom w:val="0"/>
          <w:divBdr>
            <w:top w:val="none" w:sz="0" w:space="0" w:color="auto"/>
            <w:left w:val="none" w:sz="0" w:space="0" w:color="auto"/>
            <w:bottom w:val="none" w:sz="0" w:space="0" w:color="auto"/>
            <w:right w:val="none" w:sz="0" w:space="0" w:color="auto"/>
          </w:divBdr>
        </w:div>
        <w:div w:id="1206673282">
          <w:marLeft w:val="640"/>
          <w:marRight w:val="0"/>
          <w:marTop w:val="0"/>
          <w:marBottom w:val="0"/>
          <w:divBdr>
            <w:top w:val="none" w:sz="0" w:space="0" w:color="auto"/>
            <w:left w:val="none" w:sz="0" w:space="0" w:color="auto"/>
            <w:bottom w:val="none" w:sz="0" w:space="0" w:color="auto"/>
            <w:right w:val="none" w:sz="0" w:space="0" w:color="auto"/>
          </w:divBdr>
        </w:div>
        <w:div w:id="530143157">
          <w:marLeft w:val="640"/>
          <w:marRight w:val="0"/>
          <w:marTop w:val="0"/>
          <w:marBottom w:val="0"/>
          <w:divBdr>
            <w:top w:val="none" w:sz="0" w:space="0" w:color="auto"/>
            <w:left w:val="none" w:sz="0" w:space="0" w:color="auto"/>
            <w:bottom w:val="none" w:sz="0" w:space="0" w:color="auto"/>
            <w:right w:val="none" w:sz="0" w:space="0" w:color="auto"/>
          </w:divBdr>
        </w:div>
        <w:div w:id="1381125934">
          <w:marLeft w:val="640"/>
          <w:marRight w:val="0"/>
          <w:marTop w:val="0"/>
          <w:marBottom w:val="0"/>
          <w:divBdr>
            <w:top w:val="none" w:sz="0" w:space="0" w:color="auto"/>
            <w:left w:val="none" w:sz="0" w:space="0" w:color="auto"/>
            <w:bottom w:val="none" w:sz="0" w:space="0" w:color="auto"/>
            <w:right w:val="none" w:sz="0" w:space="0" w:color="auto"/>
          </w:divBdr>
        </w:div>
        <w:div w:id="848835038">
          <w:marLeft w:val="640"/>
          <w:marRight w:val="0"/>
          <w:marTop w:val="0"/>
          <w:marBottom w:val="0"/>
          <w:divBdr>
            <w:top w:val="none" w:sz="0" w:space="0" w:color="auto"/>
            <w:left w:val="none" w:sz="0" w:space="0" w:color="auto"/>
            <w:bottom w:val="none" w:sz="0" w:space="0" w:color="auto"/>
            <w:right w:val="none" w:sz="0" w:space="0" w:color="auto"/>
          </w:divBdr>
        </w:div>
        <w:div w:id="839395726">
          <w:marLeft w:val="640"/>
          <w:marRight w:val="0"/>
          <w:marTop w:val="0"/>
          <w:marBottom w:val="0"/>
          <w:divBdr>
            <w:top w:val="none" w:sz="0" w:space="0" w:color="auto"/>
            <w:left w:val="none" w:sz="0" w:space="0" w:color="auto"/>
            <w:bottom w:val="none" w:sz="0" w:space="0" w:color="auto"/>
            <w:right w:val="none" w:sz="0" w:space="0" w:color="auto"/>
          </w:divBdr>
        </w:div>
        <w:div w:id="1296982511">
          <w:marLeft w:val="640"/>
          <w:marRight w:val="0"/>
          <w:marTop w:val="0"/>
          <w:marBottom w:val="0"/>
          <w:divBdr>
            <w:top w:val="none" w:sz="0" w:space="0" w:color="auto"/>
            <w:left w:val="none" w:sz="0" w:space="0" w:color="auto"/>
            <w:bottom w:val="none" w:sz="0" w:space="0" w:color="auto"/>
            <w:right w:val="none" w:sz="0" w:space="0" w:color="auto"/>
          </w:divBdr>
        </w:div>
        <w:div w:id="920213502">
          <w:marLeft w:val="640"/>
          <w:marRight w:val="0"/>
          <w:marTop w:val="0"/>
          <w:marBottom w:val="0"/>
          <w:divBdr>
            <w:top w:val="none" w:sz="0" w:space="0" w:color="auto"/>
            <w:left w:val="none" w:sz="0" w:space="0" w:color="auto"/>
            <w:bottom w:val="none" w:sz="0" w:space="0" w:color="auto"/>
            <w:right w:val="none" w:sz="0" w:space="0" w:color="auto"/>
          </w:divBdr>
        </w:div>
        <w:div w:id="1052969680">
          <w:marLeft w:val="640"/>
          <w:marRight w:val="0"/>
          <w:marTop w:val="0"/>
          <w:marBottom w:val="0"/>
          <w:divBdr>
            <w:top w:val="none" w:sz="0" w:space="0" w:color="auto"/>
            <w:left w:val="none" w:sz="0" w:space="0" w:color="auto"/>
            <w:bottom w:val="none" w:sz="0" w:space="0" w:color="auto"/>
            <w:right w:val="none" w:sz="0" w:space="0" w:color="auto"/>
          </w:divBdr>
        </w:div>
        <w:div w:id="1715689707">
          <w:marLeft w:val="640"/>
          <w:marRight w:val="0"/>
          <w:marTop w:val="0"/>
          <w:marBottom w:val="0"/>
          <w:divBdr>
            <w:top w:val="none" w:sz="0" w:space="0" w:color="auto"/>
            <w:left w:val="none" w:sz="0" w:space="0" w:color="auto"/>
            <w:bottom w:val="none" w:sz="0" w:space="0" w:color="auto"/>
            <w:right w:val="none" w:sz="0" w:space="0" w:color="auto"/>
          </w:divBdr>
        </w:div>
        <w:div w:id="1070732824">
          <w:marLeft w:val="640"/>
          <w:marRight w:val="0"/>
          <w:marTop w:val="0"/>
          <w:marBottom w:val="0"/>
          <w:divBdr>
            <w:top w:val="none" w:sz="0" w:space="0" w:color="auto"/>
            <w:left w:val="none" w:sz="0" w:space="0" w:color="auto"/>
            <w:bottom w:val="none" w:sz="0" w:space="0" w:color="auto"/>
            <w:right w:val="none" w:sz="0" w:space="0" w:color="auto"/>
          </w:divBdr>
        </w:div>
        <w:div w:id="857816250">
          <w:marLeft w:val="640"/>
          <w:marRight w:val="0"/>
          <w:marTop w:val="0"/>
          <w:marBottom w:val="0"/>
          <w:divBdr>
            <w:top w:val="none" w:sz="0" w:space="0" w:color="auto"/>
            <w:left w:val="none" w:sz="0" w:space="0" w:color="auto"/>
            <w:bottom w:val="none" w:sz="0" w:space="0" w:color="auto"/>
            <w:right w:val="none" w:sz="0" w:space="0" w:color="auto"/>
          </w:divBdr>
        </w:div>
        <w:div w:id="1433160722">
          <w:marLeft w:val="640"/>
          <w:marRight w:val="0"/>
          <w:marTop w:val="0"/>
          <w:marBottom w:val="0"/>
          <w:divBdr>
            <w:top w:val="none" w:sz="0" w:space="0" w:color="auto"/>
            <w:left w:val="none" w:sz="0" w:space="0" w:color="auto"/>
            <w:bottom w:val="none" w:sz="0" w:space="0" w:color="auto"/>
            <w:right w:val="none" w:sz="0" w:space="0" w:color="auto"/>
          </w:divBdr>
        </w:div>
        <w:div w:id="1991249289">
          <w:marLeft w:val="640"/>
          <w:marRight w:val="0"/>
          <w:marTop w:val="0"/>
          <w:marBottom w:val="0"/>
          <w:divBdr>
            <w:top w:val="none" w:sz="0" w:space="0" w:color="auto"/>
            <w:left w:val="none" w:sz="0" w:space="0" w:color="auto"/>
            <w:bottom w:val="none" w:sz="0" w:space="0" w:color="auto"/>
            <w:right w:val="none" w:sz="0" w:space="0" w:color="auto"/>
          </w:divBdr>
        </w:div>
        <w:div w:id="1370839996">
          <w:marLeft w:val="640"/>
          <w:marRight w:val="0"/>
          <w:marTop w:val="0"/>
          <w:marBottom w:val="0"/>
          <w:divBdr>
            <w:top w:val="none" w:sz="0" w:space="0" w:color="auto"/>
            <w:left w:val="none" w:sz="0" w:space="0" w:color="auto"/>
            <w:bottom w:val="none" w:sz="0" w:space="0" w:color="auto"/>
            <w:right w:val="none" w:sz="0" w:space="0" w:color="auto"/>
          </w:divBdr>
        </w:div>
      </w:divsChild>
    </w:div>
    <w:div w:id="1749229381">
      <w:bodyDiv w:val="1"/>
      <w:marLeft w:val="0"/>
      <w:marRight w:val="0"/>
      <w:marTop w:val="0"/>
      <w:marBottom w:val="0"/>
      <w:divBdr>
        <w:top w:val="none" w:sz="0" w:space="0" w:color="auto"/>
        <w:left w:val="none" w:sz="0" w:space="0" w:color="auto"/>
        <w:bottom w:val="none" w:sz="0" w:space="0" w:color="auto"/>
        <w:right w:val="none" w:sz="0" w:space="0" w:color="auto"/>
      </w:divBdr>
    </w:div>
    <w:div w:id="1776829599">
      <w:bodyDiv w:val="1"/>
      <w:marLeft w:val="0"/>
      <w:marRight w:val="0"/>
      <w:marTop w:val="0"/>
      <w:marBottom w:val="0"/>
      <w:divBdr>
        <w:top w:val="none" w:sz="0" w:space="0" w:color="auto"/>
        <w:left w:val="none" w:sz="0" w:space="0" w:color="auto"/>
        <w:bottom w:val="none" w:sz="0" w:space="0" w:color="auto"/>
        <w:right w:val="none" w:sz="0" w:space="0" w:color="auto"/>
      </w:divBdr>
    </w:div>
    <w:div w:id="1786607881">
      <w:bodyDiv w:val="1"/>
      <w:marLeft w:val="0"/>
      <w:marRight w:val="0"/>
      <w:marTop w:val="0"/>
      <w:marBottom w:val="0"/>
      <w:divBdr>
        <w:top w:val="none" w:sz="0" w:space="0" w:color="auto"/>
        <w:left w:val="none" w:sz="0" w:space="0" w:color="auto"/>
        <w:bottom w:val="none" w:sz="0" w:space="0" w:color="auto"/>
        <w:right w:val="none" w:sz="0" w:space="0" w:color="auto"/>
      </w:divBdr>
    </w:div>
    <w:div w:id="1801151323">
      <w:bodyDiv w:val="1"/>
      <w:marLeft w:val="0"/>
      <w:marRight w:val="0"/>
      <w:marTop w:val="0"/>
      <w:marBottom w:val="0"/>
      <w:divBdr>
        <w:top w:val="none" w:sz="0" w:space="0" w:color="auto"/>
        <w:left w:val="none" w:sz="0" w:space="0" w:color="auto"/>
        <w:bottom w:val="none" w:sz="0" w:space="0" w:color="auto"/>
        <w:right w:val="none" w:sz="0" w:space="0" w:color="auto"/>
      </w:divBdr>
    </w:div>
    <w:div w:id="1825730600">
      <w:bodyDiv w:val="1"/>
      <w:marLeft w:val="0"/>
      <w:marRight w:val="0"/>
      <w:marTop w:val="0"/>
      <w:marBottom w:val="0"/>
      <w:divBdr>
        <w:top w:val="none" w:sz="0" w:space="0" w:color="auto"/>
        <w:left w:val="none" w:sz="0" w:space="0" w:color="auto"/>
        <w:bottom w:val="none" w:sz="0" w:space="0" w:color="auto"/>
        <w:right w:val="none" w:sz="0" w:space="0" w:color="auto"/>
      </w:divBdr>
    </w:div>
    <w:div w:id="1835412074">
      <w:bodyDiv w:val="1"/>
      <w:marLeft w:val="0"/>
      <w:marRight w:val="0"/>
      <w:marTop w:val="0"/>
      <w:marBottom w:val="0"/>
      <w:divBdr>
        <w:top w:val="none" w:sz="0" w:space="0" w:color="auto"/>
        <w:left w:val="none" w:sz="0" w:space="0" w:color="auto"/>
        <w:bottom w:val="none" w:sz="0" w:space="0" w:color="auto"/>
        <w:right w:val="none" w:sz="0" w:space="0" w:color="auto"/>
      </w:divBdr>
    </w:div>
    <w:div w:id="1844200717">
      <w:bodyDiv w:val="1"/>
      <w:marLeft w:val="0"/>
      <w:marRight w:val="0"/>
      <w:marTop w:val="0"/>
      <w:marBottom w:val="0"/>
      <w:divBdr>
        <w:top w:val="none" w:sz="0" w:space="0" w:color="auto"/>
        <w:left w:val="none" w:sz="0" w:space="0" w:color="auto"/>
        <w:bottom w:val="none" w:sz="0" w:space="0" w:color="auto"/>
        <w:right w:val="none" w:sz="0" w:space="0" w:color="auto"/>
      </w:divBdr>
    </w:div>
    <w:div w:id="1846825162">
      <w:bodyDiv w:val="1"/>
      <w:marLeft w:val="0"/>
      <w:marRight w:val="0"/>
      <w:marTop w:val="0"/>
      <w:marBottom w:val="0"/>
      <w:divBdr>
        <w:top w:val="none" w:sz="0" w:space="0" w:color="auto"/>
        <w:left w:val="none" w:sz="0" w:space="0" w:color="auto"/>
        <w:bottom w:val="none" w:sz="0" w:space="0" w:color="auto"/>
        <w:right w:val="none" w:sz="0" w:space="0" w:color="auto"/>
      </w:divBdr>
    </w:div>
    <w:div w:id="1853378724">
      <w:bodyDiv w:val="1"/>
      <w:marLeft w:val="0"/>
      <w:marRight w:val="0"/>
      <w:marTop w:val="0"/>
      <w:marBottom w:val="0"/>
      <w:divBdr>
        <w:top w:val="none" w:sz="0" w:space="0" w:color="auto"/>
        <w:left w:val="none" w:sz="0" w:space="0" w:color="auto"/>
        <w:bottom w:val="none" w:sz="0" w:space="0" w:color="auto"/>
        <w:right w:val="none" w:sz="0" w:space="0" w:color="auto"/>
      </w:divBdr>
    </w:div>
    <w:div w:id="1863279609">
      <w:bodyDiv w:val="1"/>
      <w:marLeft w:val="0"/>
      <w:marRight w:val="0"/>
      <w:marTop w:val="0"/>
      <w:marBottom w:val="0"/>
      <w:divBdr>
        <w:top w:val="none" w:sz="0" w:space="0" w:color="auto"/>
        <w:left w:val="none" w:sz="0" w:space="0" w:color="auto"/>
        <w:bottom w:val="none" w:sz="0" w:space="0" w:color="auto"/>
        <w:right w:val="none" w:sz="0" w:space="0" w:color="auto"/>
      </w:divBdr>
      <w:divsChild>
        <w:div w:id="1881550293">
          <w:marLeft w:val="640"/>
          <w:marRight w:val="0"/>
          <w:marTop w:val="0"/>
          <w:marBottom w:val="0"/>
          <w:divBdr>
            <w:top w:val="none" w:sz="0" w:space="0" w:color="auto"/>
            <w:left w:val="none" w:sz="0" w:space="0" w:color="auto"/>
            <w:bottom w:val="none" w:sz="0" w:space="0" w:color="auto"/>
            <w:right w:val="none" w:sz="0" w:space="0" w:color="auto"/>
          </w:divBdr>
        </w:div>
        <w:div w:id="1664964918">
          <w:marLeft w:val="640"/>
          <w:marRight w:val="0"/>
          <w:marTop w:val="0"/>
          <w:marBottom w:val="0"/>
          <w:divBdr>
            <w:top w:val="none" w:sz="0" w:space="0" w:color="auto"/>
            <w:left w:val="none" w:sz="0" w:space="0" w:color="auto"/>
            <w:bottom w:val="none" w:sz="0" w:space="0" w:color="auto"/>
            <w:right w:val="none" w:sz="0" w:space="0" w:color="auto"/>
          </w:divBdr>
        </w:div>
        <w:div w:id="574435626">
          <w:marLeft w:val="640"/>
          <w:marRight w:val="0"/>
          <w:marTop w:val="0"/>
          <w:marBottom w:val="0"/>
          <w:divBdr>
            <w:top w:val="none" w:sz="0" w:space="0" w:color="auto"/>
            <w:left w:val="none" w:sz="0" w:space="0" w:color="auto"/>
            <w:bottom w:val="none" w:sz="0" w:space="0" w:color="auto"/>
            <w:right w:val="none" w:sz="0" w:space="0" w:color="auto"/>
          </w:divBdr>
        </w:div>
        <w:div w:id="580943838">
          <w:marLeft w:val="640"/>
          <w:marRight w:val="0"/>
          <w:marTop w:val="0"/>
          <w:marBottom w:val="0"/>
          <w:divBdr>
            <w:top w:val="none" w:sz="0" w:space="0" w:color="auto"/>
            <w:left w:val="none" w:sz="0" w:space="0" w:color="auto"/>
            <w:bottom w:val="none" w:sz="0" w:space="0" w:color="auto"/>
            <w:right w:val="none" w:sz="0" w:space="0" w:color="auto"/>
          </w:divBdr>
        </w:div>
        <w:div w:id="423577866">
          <w:marLeft w:val="640"/>
          <w:marRight w:val="0"/>
          <w:marTop w:val="0"/>
          <w:marBottom w:val="0"/>
          <w:divBdr>
            <w:top w:val="none" w:sz="0" w:space="0" w:color="auto"/>
            <w:left w:val="none" w:sz="0" w:space="0" w:color="auto"/>
            <w:bottom w:val="none" w:sz="0" w:space="0" w:color="auto"/>
            <w:right w:val="none" w:sz="0" w:space="0" w:color="auto"/>
          </w:divBdr>
        </w:div>
        <w:div w:id="604921622">
          <w:marLeft w:val="640"/>
          <w:marRight w:val="0"/>
          <w:marTop w:val="0"/>
          <w:marBottom w:val="0"/>
          <w:divBdr>
            <w:top w:val="none" w:sz="0" w:space="0" w:color="auto"/>
            <w:left w:val="none" w:sz="0" w:space="0" w:color="auto"/>
            <w:bottom w:val="none" w:sz="0" w:space="0" w:color="auto"/>
            <w:right w:val="none" w:sz="0" w:space="0" w:color="auto"/>
          </w:divBdr>
        </w:div>
        <w:div w:id="1821921075">
          <w:marLeft w:val="640"/>
          <w:marRight w:val="0"/>
          <w:marTop w:val="0"/>
          <w:marBottom w:val="0"/>
          <w:divBdr>
            <w:top w:val="none" w:sz="0" w:space="0" w:color="auto"/>
            <w:left w:val="none" w:sz="0" w:space="0" w:color="auto"/>
            <w:bottom w:val="none" w:sz="0" w:space="0" w:color="auto"/>
            <w:right w:val="none" w:sz="0" w:space="0" w:color="auto"/>
          </w:divBdr>
        </w:div>
        <w:div w:id="1897473275">
          <w:marLeft w:val="640"/>
          <w:marRight w:val="0"/>
          <w:marTop w:val="0"/>
          <w:marBottom w:val="0"/>
          <w:divBdr>
            <w:top w:val="none" w:sz="0" w:space="0" w:color="auto"/>
            <w:left w:val="none" w:sz="0" w:space="0" w:color="auto"/>
            <w:bottom w:val="none" w:sz="0" w:space="0" w:color="auto"/>
            <w:right w:val="none" w:sz="0" w:space="0" w:color="auto"/>
          </w:divBdr>
        </w:div>
        <w:div w:id="1428579243">
          <w:marLeft w:val="640"/>
          <w:marRight w:val="0"/>
          <w:marTop w:val="0"/>
          <w:marBottom w:val="0"/>
          <w:divBdr>
            <w:top w:val="none" w:sz="0" w:space="0" w:color="auto"/>
            <w:left w:val="none" w:sz="0" w:space="0" w:color="auto"/>
            <w:bottom w:val="none" w:sz="0" w:space="0" w:color="auto"/>
            <w:right w:val="none" w:sz="0" w:space="0" w:color="auto"/>
          </w:divBdr>
        </w:div>
        <w:div w:id="1144469449">
          <w:marLeft w:val="640"/>
          <w:marRight w:val="0"/>
          <w:marTop w:val="0"/>
          <w:marBottom w:val="0"/>
          <w:divBdr>
            <w:top w:val="none" w:sz="0" w:space="0" w:color="auto"/>
            <w:left w:val="none" w:sz="0" w:space="0" w:color="auto"/>
            <w:bottom w:val="none" w:sz="0" w:space="0" w:color="auto"/>
            <w:right w:val="none" w:sz="0" w:space="0" w:color="auto"/>
          </w:divBdr>
        </w:div>
        <w:div w:id="933438467">
          <w:marLeft w:val="640"/>
          <w:marRight w:val="0"/>
          <w:marTop w:val="0"/>
          <w:marBottom w:val="0"/>
          <w:divBdr>
            <w:top w:val="none" w:sz="0" w:space="0" w:color="auto"/>
            <w:left w:val="none" w:sz="0" w:space="0" w:color="auto"/>
            <w:bottom w:val="none" w:sz="0" w:space="0" w:color="auto"/>
            <w:right w:val="none" w:sz="0" w:space="0" w:color="auto"/>
          </w:divBdr>
        </w:div>
        <w:div w:id="354423646">
          <w:marLeft w:val="640"/>
          <w:marRight w:val="0"/>
          <w:marTop w:val="0"/>
          <w:marBottom w:val="0"/>
          <w:divBdr>
            <w:top w:val="none" w:sz="0" w:space="0" w:color="auto"/>
            <w:left w:val="none" w:sz="0" w:space="0" w:color="auto"/>
            <w:bottom w:val="none" w:sz="0" w:space="0" w:color="auto"/>
            <w:right w:val="none" w:sz="0" w:space="0" w:color="auto"/>
          </w:divBdr>
        </w:div>
        <w:div w:id="2137216315">
          <w:marLeft w:val="640"/>
          <w:marRight w:val="0"/>
          <w:marTop w:val="0"/>
          <w:marBottom w:val="0"/>
          <w:divBdr>
            <w:top w:val="none" w:sz="0" w:space="0" w:color="auto"/>
            <w:left w:val="none" w:sz="0" w:space="0" w:color="auto"/>
            <w:bottom w:val="none" w:sz="0" w:space="0" w:color="auto"/>
            <w:right w:val="none" w:sz="0" w:space="0" w:color="auto"/>
          </w:divBdr>
        </w:div>
        <w:div w:id="1529952140">
          <w:marLeft w:val="640"/>
          <w:marRight w:val="0"/>
          <w:marTop w:val="0"/>
          <w:marBottom w:val="0"/>
          <w:divBdr>
            <w:top w:val="none" w:sz="0" w:space="0" w:color="auto"/>
            <w:left w:val="none" w:sz="0" w:space="0" w:color="auto"/>
            <w:bottom w:val="none" w:sz="0" w:space="0" w:color="auto"/>
            <w:right w:val="none" w:sz="0" w:space="0" w:color="auto"/>
          </w:divBdr>
        </w:div>
        <w:div w:id="482086199">
          <w:marLeft w:val="640"/>
          <w:marRight w:val="0"/>
          <w:marTop w:val="0"/>
          <w:marBottom w:val="0"/>
          <w:divBdr>
            <w:top w:val="none" w:sz="0" w:space="0" w:color="auto"/>
            <w:left w:val="none" w:sz="0" w:space="0" w:color="auto"/>
            <w:bottom w:val="none" w:sz="0" w:space="0" w:color="auto"/>
            <w:right w:val="none" w:sz="0" w:space="0" w:color="auto"/>
          </w:divBdr>
        </w:div>
        <w:div w:id="1878007306">
          <w:marLeft w:val="640"/>
          <w:marRight w:val="0"/>
          <w:marTop w:val="0"/>
          <w:marBottom w:val="0"/>
          <w:divBdr>
            <w:top w:val="none" w:sz="0" w:space="0" w:color="auto"/>
            <w:left w:val="none" w:sz="0" w:space="0" w:color="auto"/>
            <w:bottom w:val="none" w:sz="0" w:space="0" w:color="auto"/>
            <w:right w:val="none" w:sz="0" w:space="0" w:color="auto"/>
          </w:divBdr>
        </w:div>
        <w:div w:id="1865749043">
          <w:marLeft w:val="640"/>
          <w:marRight w:val="0"/>
          <w:marTop w:val="0"/>
          <w:marBottom w:val="0"/>
          <w:divBdr>
            <w:top w:val="none" w:sz="0" w:space="0" w:color="auto"/>
            <w:left w:val="none" w:sz="0" w:space="0" w:color="auto"/>
            <w:bottom w:val="none" w:sz="0" w:space="0" w:color="auto"/>
            <w:right w:val="none" w:sz="0" w:space="0" w:color="auto"/>
          </w:divBdr>
        </w:div>
        <w:div w:id="1186866064">
          <w:marLeft w:val="640"/>
          <w:marRight w:val="0"/>
          <w:marTop w:val="0"/>
          <w:marBottom w:val="0"/>
          <w:divBdr>
            <w:top w:val="none" w:sz="0" w:space="0" w:color="auto"/>
            <w:left w:val="none" w:sz="0" w:space="0" w:color="auto"/>
            <w:bottom w:val="none" w:sz="0" w:space="0" w:color="auto"/>
            <w:right w:val="none" w:sz="0" w:space="0" w:color="auto"/>
          </w:divBdr>
        </w:div>
        <w:div w:id="1832402346">
          <w:marLeft w:val="640"/>
          <w:marRight w:val="0"/>
          <w:marTop w:val="0"/>
          <w:marBottom w:val="0"/>
          <w:divBdr>
            <w:top w:val="none" w:sz="0" w:space="0" w:color="auto"/>
            <w:left w:val="none" w:sz="0" w:space="0" w:color="auto"/>
            <w:bottom w:val="none" w:sz="0" w:space="0" w:color="auto"/>
            <w:right w:val="none" w:sz="0" w:space="0" w:color="auto"/>
          </w:divBdr>
        </w:div>
        <w:div w:id="756560855">
          <w:marLeft w:val="640"/>
          <w:marRight w:val="0"/>
          <w:marTop w:val="0"/>
          <w:marBottom w:val="0"/>
          <w:divBdr>
            <w:top w:val="none" w:sz="0" w:space="0" w:color="auto"/>
            <w:left w:val="none" w:sz="0" w:space="0" w:color="auto"/>
            <w:bottom w:val="none" w:sz="0" w:space="0" w:color="auto"/>
            <w:right w:val="none" w:sz="0" w:space="0" w:color="auto"/>
          </w:divBdr>
        </w:div>
        <w:div w:id="1441073080">
          <w:marLeft w:val="640"/>
          <w:marRight w:val="0"/>
          <w:marTop w:val="0"/>
          <w:marBottom w:val="0"/>
          <w:divBdr>
            <w:top w:val="none" w:sz="0" w:space="0" w:color="auto"/>
            <w:left w:val="none" w:sz="0" w:space="0" w:color="auto"/>
            <w:bottom w:val="none" w:sz="0" w:space="0" w:color="auto"/>
            <w:right w:val="none" w:sz="0" w:space="0" w:color="auto"/>
          </w:divBdr>
        </w:div>
        <w:div w:id="499465993">
          <w:marLeft w:val="640"/>
          <w:marRight w:val="0"/>
          <w:marTop w:val="0"/>
          <w:marBottom w:val="0"/>
          <w:divBdr>
            <w:top w:val="none" w:sz="0" w:space="0" w:color="auto"/>
            <w:left w:val="none" w:sz="0" w:space="0" w:color="auto"/>
            <w:bottom w:val="none" w:sz="0" w:space="0" w:color="auto"/>
            <w:right w:val="none" w:sz="0" w:space="0" w:color="auto"/>
          </w:divBdr>
        </w:div>
        <w:div w:id="1439711601">
          <w:marLeft w:val="640"/>
          <w:marRight w:val="0"/>
          <w:marTop w:val="0"/>
          <w:marBottom w:val="0"/>
          <w:divBdr>
            <w:top w:val="none" w:sz="0" w:space="0" w:color="auto"/>
            <w:left w:val="none" w:sz="0" w:space="0" w:color="auto"/>
            <w:bottom w:val="none" w:sz="0" w:space="0" w:color="auto"/>
            <w:right w:val="none" w:sz="0" w:space="0" w:color="auto"/>
          </w:divBdr>
        </w:div>
        <w:div w:id="935942592">
          <w:marLeft w:val="640"/>
          <w:marRight w:val="0"/>
          <w:marTop w:val="0"/>
          <w:marBottom w:val="0"/>
          <w:divBdr>
            <w:top w:val="none" w:sz="0" w:space="0" w:color="auto"/>
            <w:left w:val="none" w:sz="0" w:space="0" w:color="auto"/>
            <w:bottom w:val="none" w:sz="0" w:space="0" w:color="auto"/>
            <w:right w:val="none" w:sz="0" w:space="0" w:color="auto"/>
          </w:divBdr>
        </w:div>
        <w:div w:id="733089990">
          <w:marLeft w:val="640"/>
          <w:marRight w:val="0"/>
          <w:marTop w:val="0"/>
          <w:marBottom w:val="0"/>
          <w:divBdr>
            <w:top w:val="none" w:sz="0" w:space="0" w:color="auto"/>
            <w:left w:val="none" w:sz="0" w:space="0" w:color="auto"/>
            <w:bottom w:val="none" w:sz="0" w:space="0" w:color="auto"/>
            <w:right w:val="none" w:sz="0" w:space="0" w:color="auto"/>
          </w:divBdr>
        </w:div>
        <w:div w:id="463081659">
          <w:marLeft w:val="640"/>
          <w:marRight w:val="0"/>
          <w:marTop w:val="0"/>
          <w:marBottom w:val="0"/>
          <w:divBdr>
            <w:top w:val="none" w:sz="0" w:space="0" w:color="auto"/>
            <w:left w:val="none" w:sz="0" w:space="0" w:color="auto"/>
            <w:bottom w:val="none" w:sz="0" w:space="0" w:color="auto"/>
            <w:right w:val="none" w:sz="0" w:space="0" w:color="auto"/>
          </w:divBdr>
        </w:div>
        <w:div w:id="1842429895">
          <w:marLeft w:val="640"/>
          <w:marRight w:val="0"/>
          <w:marTop w:val="0"/>
          <w:marBottom w:val="0"/>
          <w:divBdr>
            <w:top w:val="none" w:sz="0" w:space="0" w:color="auto"/>
            <w:left w:val="none" w:sz="0" w:space="0" w:color="auto"/>
            <w:bottom w:val="none" w:sz="0" w:space="0" w:color="auto"/>
            <w:right w:val="none" w:sz="0" w:space="0" w:color="auto"/>
          </w:divBdr>
        </w:div>
        <w:div w:id="1054817000">
          <w:marLeft w:val="640"/>
          <w:marRight w:val="0"/>
          <w:marTop w:val="0"/>
          <w:marBottom w:val="0"/>
          <w:divBdr>
            <w:top w:val="none" w:sz="0" w:space="0" w:color="auto"/>
            <w:left w:val="none" w:sz="0" w:space="0" w:color="auto"/>
            <w:bottom w:val="none" w:sz="0" w:space="0" w:color="auto"/>
            <w:right w:val="none" w:sz="0" w:space="0" w:color="auto"/>
          </w:divBdr>
        </w:div>
        <w:div w:id="2147358933">
          <w:marLeft w:val="640"/>
          <w:marRight w:val="0"/>
          <w:marTop w:val="0"/>
          <w:marBottom w:val="0"/>
          <w:divBdr>
            <w:top w:val="none" w:sz="0" w:space="0" w:color="auto"/>
            <w:left w:val="none" w:sz="0" w:space="0" w:color="auto"/>
            <w:bottom w:val="none" w:sz="0" w:space="0" w:color="auto"/>
            <w:right w:val="none" w:sz="0" w:space="0" w:color="auto"/>
          </w:divBdr>
        </w:div>
        <w:div w:id="951015236">
          <w:marLeft w:val="640"/>
          <w:marRight w:val="0"/>
          <w:marTop w:val="0"/>
          <w:marBottom w:val="0"/>
          <w:divBdr>
            <w:top w:val="none" w:sz="0" w:space="0" w:color="auto"/>
            <w:left w:val="none" w:sz="0" w:space="0" w:color="auto"/>
            <w:bottom w:val="none" w:sz="0" w:space="0" w:color="auto"/>
            <w:right w:val="none" w:sz="0" w:space="0" w:color="auto"/>
          </w:divBdr>
        </w:div>
        <w:div w:id="2131582471">
          <w:marLeft w:val="640"/>
          <w:marRight w:val="0"/>
          <w:marTop w:val="0"/>
          <w:marBottom w:val="0"/>
          <w:divBdr>
            <w:top w:val="none" w:sz="0" w:space="0" w:color="auto"/>
            <w:left w:val="none" w:sz="0" w:space="0" w:color="auto"/>
            <w:bottom w:val="none" w:sz="0" w:space="0" w:color="auto"/>
            <w:right w:val="none" w:sz="0" w:space="0" w:color="auto"/>
          </w:divBdr>
        </w:div>
        <w:div w:id="1711030006">
          <w:marLeft w:val="640"/>
          <w:marRight w:val="0"/>
          <w:marTop w:val="0"/>
          <w:marBottom w:val="0"/>
          <w:divBdr>
            <w:top w:val="none" w:sz="0" w:space="0" w:color="auto"/>
            <w:left w:val="none" w:sz="0" w:space="0" w:color="auto"/>
            <w:bottom w:val="none" w:sz="0" w:space="0" w:color="auto"/>
            <w:right w:val="none" w:sz="0" w:space="0" w:color="auto"/>
          </w:divBdr>
        </w:div>
        <w:div w:id="2035419830">
          <w:marLeft w:val="640"/>
          <w:marRight w:val="0"/>
          <w:marTop w:val="0"/>
          <w:marBottom w:val="0"/>
          <w:divBdr>
            <w:top w:val="none" w:sz="0" w:space="0" w:color="auto"/>
            <w:left w:val="none" w:sz="0" w:space="0" w:color="auto"/>
            <w:bottom w:val="none" w:sz="0" w:space="0" w:color="auto"/>
            <w:right w:val="none" w:sz="0" w:space="0" w:color="auto"/>
          </w:divBdr>
        </w:div>
        <w:div w:id="1613705636">
          <w:marLeft w:val="640"/>
          <w:marRight w:val="0"/>
          <w:marTop w:val="0"/>
          <w:marBottom w:val="0"/>
          <w:divBdr>
            <w:top w:val="none" w:sz="0" w:space="0" w:color="auto"/>
            <w:left w:val="none" w:sz="0" w:space="0" w:color="auto"/>
            <w:bottom w:val="none" w:sz="0" w:space="0" w:color="auto"/>
            <w:right w:val="none" w:sz="0" w:space="0" w:color="auto"/>
          </w:divBdr>
        </w:div>
        <w:div w:id="1861161144">
          <w:marLeft w:val="640"/>
          <w:marRight w:val="0"/>
          <w:marTop w:val="0"/>
          <w:marBottom w:val="0"/>
          <w:divBdr>
            <w:top w:val="none" w:sz="0" w:space="0" w:color="auto"/>
            <w:left w:val="none" w:sz="0" w:space="0" w:color="auto"/>
            <w:bottom w:val="none" w:sz="0" w:space="0" w:color="auto"/>
            <w:right w:val="none" w:sz="0" w:space="0" w:color="auto"/>
          </w:divBdr>
        </w:div>
        <w:div w:id="1944875437">
          <w:marLeft w:val="640"/>
          <w:marRight w:val="0"/>
          <w:marTop w:val="0"/>
          <w:marBottom w:val="0"/>
          <w:divBdr>
            <w:top w:val="none" w:sz="0" w:space="0" w:color="auto"/>
            <w:left w:val="none" w:sz="0" w:space="0" w:color="auto"/>
            <w:bottom w:val="none" w:sz="0" w:space="0" w:color="auto"/>
            <w:right w:val="none" w:sz="0" w:space="0" w:color="auto"/>
          </w:divBdr>
        </w:div>
        <w:div w:id="565725093">
          <w:marLeft w:val="640"/>
          <w:marRight w:val="0"/>
          <w:marTop w:val="0"/>
          <w:marBottom w:val="0"/>
          <w:divBdr>
            <w:top w:val="none" w:sz="0" w:space="0" w:color="auto"/>
            <w:left w:val="none" w:sz="0" w:space="0" w:color="auto"/>
            <w:bottom w:val="none" w:sz="0" w:space="0" w:color="auto"/>
            <w:right w:val="none" w:sz="0" w:space="0" w:color="auto"/>
          </w:divBdr>
        </w:div>
        <w:div w:id="281304160">
          <w:marLeft w:val="640"/>
          <w:marRight w:val="0"/>
          <w:marTop w:val="0"/>
          <w:marBottom w:val="0"/>
          <w:divBdr>
            <w:top w:val="none" w:sz="0" w:space="0" w:color="auto"/>
            <w:left w:val="none" w:sz="0" w:space="0" w:color="auto"/>
            <w:bottom w:val="none" w:sz="0" w:space="0" w:color="auto"/>
            <w:right w:val="none" w:sz="0" w:space="0" w:color="auto"/>
          </w:divBdr>
        </w:div>
        <w:div w:id="1682047498">
          <w:marLeft w:val="640"/>
          <w:marRight w:val="0"/>
          <w:marTop w:val="0"/>
          <w:marBottom w:val="0"/>
          <w:divBdr>
            <w:top w:val="none" w:sz="0" w:space="0" w:color="auto"/>
            <w:left w:val="none" w:sz="0" w:space="0" w:color="auto"/>
            <w:bottom w:val="none" w:sz="0" w:space="0" w:color="auto"/>
            <w:right w:val="none" w:sz="0" w:space="0" w:color="auto"/>
          </w:divBdr>
        </w:div>
        <w:div w:id="1286883368">
          <w:marLeft w:val="640"/>
          <w:marRight w:val="0"/>
          <w:marTop w:val="0"/>
          <w:marBottom w:val="0"/>
          <w:divBdr>
            <w:top w:val="none" w:sz="0" w:space="0" w:color="auto"/>
            <w:left w:val="none" w:sz="0" w:space="0" w:color="auto"/>
            <w:bottom w:val="none" w:sz="0" w:space="0" w:color="auto"/>
            <w:right w:val="none" w:sz="0" w:space="0" w:color="auto"/>
          </w:divBdr>
        </w:div>
        <w:div w:id="1344359978">
          <w:marLeft w:val="640"/>
          <w:marRight w:val="0"/>
          <w:marTop w:val="0"/>
          <w:marBottom w:val="0"/>
          <w:divBdr>
            <w:top w:val="none" w:sz="0" w:space="0" w:color="auto"/>
            <w:left w:val="none" w:sz="0" w:space="0" w:color="auto"/>
            <w:bottom w:val="none" w:sz="0" w:space="0" w:color="auto"/>
            <w:right w:val="none" w:sz="0" w:space="0" w:color="auto"/>
          </w:divBdr>
        </w:div>
        <w:div w:id="880626839">
          <w:marLeft w:val="640"/>
          <w:marRight w:val="0"/>
          <w:marTop w:val="0"/>
          <w:marBottom w:val="0"/>
          <w:divBdr>
            <w:top w:val="none" w:sz="0" w:space="0" w:color="auto"/>
            <w:left w:val="none" w:sz="0" w:space="0" w:color="auto"/>
            <w:bottom w:val="none" w:sz="0" w:space="0" w:color="auto"/>
            <w:right w:val="none" w:sz="0" w:space="0" w:color="auto"/>
          </w:divBdr>
        </w:div>
        <w:div w:id="1468208990">
          <w:marLeft w:val="640"/>
          <w:marRight w:val="0"/>
          <w:marTop w:val="0"/>
          <w:marBottom w:val="0"/>
          <w:divBdr>
            <w:top w:val="none" w:sz="0" w:space="0" w:color="auto"/>
            <w:left w:val="none" w:sz="0" w:space="0" w:color="auto"/>
            <w:bottom w:val="none" w:sz="0" w:space="0" w:color="auto"/>
            <w:right w:val="none" w:sz="0" w:space="0" w:color="auto"/>
          </w:divBdr>
        </w:div>
        <w:div w:id="2076200141">
          <w:marLeft w:val="640"/>
          <w:marRight w:val="0"/>
          <w:marTop w:val="0"/>
          <w:marBottom w:val="0"/>
          <w:divBdr>
            <w:top w:val="none" w:sz="0" w:space="0" w:color="auto"/>
            <w:left w:val="none" w:sz="0" w:space="0" w:color="auto"/>
            <w:bottom w:val="none" w:sz="0" w:space="0" w:color="auto"/>
            <w:right w:val="none" w:sz="0" w:space="0" w:color="auto"/>
          </w:divBdr>
        </w:div>
        <w:div w:id="2054192346">
          <w:marLeft w:val="640"/>
          <w:marRight w:val="0"/>
          <w:marTop w:val="0"/>
          <w:marBottom w:val="0"/>
          <w:divBdr>
            <w:top w:val="none" w:sz="0" w:space="0" w:color="auto"/>
            <w:left w:val="none" w:sz="0" w:space="0" w:color="auto"/>
            <w:bottom w:val="none" w:sz="0" w:space="0" w:color="auto"/>
            <w:right w:val="none" w:sz="0" w:space="0" w:color="auto"/>
          </w:divBdr>
        </w:div>
        <w:div w:id="1368531853">
          <w:marLeft w:val="640"/>
          <w:marRight w:val="0"/>
          <w:marTop w:val="0"/>
          <w:marBottom w:val="0"/>
          <w:divBdr>
            <w:top w:val="none" w:sz="0" w:space="0" w:color="auto"/>
            <w:left w:val="none" w:sz="0" w:space="0" w:color="auto"/>
            <w:bottom w:val="none" w:sz="0" w:space="0" w:color="auto"/>
            <w:right w:val="none" w:sz="0" w:space="0" w:color="auto"/>
          </w:divBdr>
        </w:div>
        <w:div w:id="1985501223">
          <w:marLeft w:val="640"/>
          <w:marRight w:val="0"/>
          <w:marTop w:val="0"/>
          <w:marBottom w:val="0"/>
          <w:divBdr>
            <w:top w:val="none" w:sz="0" w:space="0" w:color="auto"/>
            <w:left w:val="none" w:sz="0" w:space="0" w:color="auto"/>
            <w:bottom w:val="none" w:sz="0" w:space="0" w:color="auto"/>
            <w:right w:val="none" w:sz="0" w:space="0" w:color="auto"/>
          </w:divBdr>
        </w:div>
        <w:div w:id="2110854635">
          <w:marLeft w:val="640"/>
          <w:marRight w:val="0"/>
          <w:marTop w:val="0"/>
          <w:marBottom w:val="0"/>
          <w:divBdr>
            <w:top w:val="none" w:sz="0" w:space="0" w:color="auto"/>
            <w:left w:val="none" w:sz="0" w:space="0" w:color="auto"/>
            <w:bottom w:val="none" w:sz="0" w:space="0" w:color="auto"/>
            <w:right w:val="none" w:sz="0" w:space="0" w:color="auto"/>
          </w:divBdr>
        </w:div>
        <w:div w:id="1629048954">
          <w:marLeft w:val="640"/>
          <w:marRight w:val="0"/>
          <w:marTop w:val="0"/>
          <w:marBottom w:val="0"/>
          <w:divBdr>
            <w:top w:val="none" w:sz="0" w:space="0" w:color="auto"/>
            <w:left w:val="none" w:sz="0" w:space="0" w:color="auto"/>
            <w:bottom w:val="none" w:sz="0" w:space="0" w:color="auto"/>
            <w:right w:val="none" w:sz="0" w:space="0" w:color="auto"/>
          </w:divBdr>
        </w:div>
        <w:div w:id="1727679820">
          <w:marLeft w:val="640"/>
          <w:marRight w:val="0"/>
          <w:marTop w:val="0"/>
          <w:marBottom w:val="0"/>
          <w:divBdr>
            <w:top w:val="none" w:sz="0" w:space="0" w:color="auto"/>
            <w:left w:val="none" w:sz="0" w:space="0" w:color="auto"/>
            <w:bottom w:val="none" w:sz="0" w:space="0" w:color="auto"/>
            <w:right w:val="none" w:sz="0" w:space="0" w:color="auto"/>
          </w:divBdr>
        </w:div>
        <w:div w:id="1944609296">
          <w:marLeft w:val="640"/>
          <w:marRight w:val="0"/>
          <w:marTop w:val="0"/>
          <w:marBottom w:val="0"/>
          <w:divBdr>
            <w:top w:val="none" w:sz="0" w:space="0" w:color="auto"/>
            <w:left w:val="none" w:sz="0" w:space="0" w:color="auto"/>
            <w:bottom w:val="none" w:sz="0" w:space="0" w:color="auto"/>
            <w:right w:val="none" w:sz="0" w:space="0" w:color="auto"/>
          </w:divBdr>
        </w:div>
        <w:div w:id="519583982">
          <w:marLeft w:val="640"/>
          <w:marRight w:val="0"/>
          <w:marTop w:val="0"/>
          <w:marBottom w:val="0"/>
          <w:divBdr>
            <w:top w:val="none" w:sz="0" w:space="0" w:color="auto"/>
            <w:left w:val="none" w:sz="0" w:space="0" w:color="auto"/>
            <w:bottom w:val="none" w:sz="0" w:space="0" w:color="auto"/>
            <w:right w:val="none" w:sz="0" w:space="0" w:color="auto"/>
          </w:divBdr>
        </w:div>
        <w:div w:id="476872666">
          <w:marLeft w:val="640"/>
          <w:marRight w:val="0"/>
          <w:marTop w:val="0"/>
          <w:marBottom w:val="0"/>
          <w:divBdr>
            <w:top w:val="none" w:sz="0" w:space="0" w:color="auto"/>
            <w:left w:val="none" w:sz="0" w:space="0" w:color="auto"/>
            <w:bottom w:val="none" w:sz="0" w:space="0" w:color="auto"/>
            <w:right w:val="none" w:sz="0" w:space="0" w:color="auto"/>
          </w:divBdr>
        </w:div>
        <w:div w:id="2077893331">
          <w:marLeft w:val="640"/>
          <w:marRight w:val="0"/>
          <w:marTop w:val="0"/>
          <w:marBottom w:val="0"/>
          <w:divBdr>
            <w:top w:val="none" w:sz="0" w:space="0" w:color="auto"/>
            <w:left w:val="none" w:sz="0" w:space="0" w:color="auto"/>
            <w:bottom w:val="none" w:sz="0" w:space="0" w:color="auto"/>
            <w:right w:val="none" w:sz="0" w:space="0" w:color="auto"/>
          </w:divBdr>
        </w:div>
        <w:div w:id="425075819">
          <w:marLeft w:val="640"/>
          <w:marRight w:val="0"/>
          <w:marTop w:val="0"/>
          <w:marBottom w:val="0"/>
          <w:divBdr>
            <w:top w:val="none" w:sz="0" w:space="0" w:color="auto"/>
            <w:left w:val="none" w:sz="0" w:space="0" w:color="auto"/>
            <w:bottom w:val="none" w:sz="0" w:space="0" w:color="auto"/>
            <w:right w:val="none" w:sz="0" w:space="0" w:color="auto"/>
          </w:divBdr>
        </w:div>
        <w:div w:id="588854295">
          <w:marLeft w:val="640"/>
          <w:marRight w:val="0"/>
          <w:marTop w:val="0"/>
          <w:marBottom w:val="0"/>
          <w:divBdr>
            <w:top w:val="none" w:sz="0" w:space="0" w:color="auto"/>
            <w:left w:val="none" w:sz="0" w:space="0" w:color="auto"/>
            <w:bottom w:val="none" w:sz="0" w:space="0" w:color="auto"/>
            <w:right w:val="none" w:sz="0" w:space="0" w:color="auto"/>
          </w:divBdr>
        </w:div>
        <w:div w:id="1626619239">
          <w:marLeft w:val="640"/>
          <w:marRight w:val="0"/>
          <w:marTop w:val="0"/>
          <w:marBottom w:val="0"/>
          <w:divBdr>
            <w:top w:val="none" w:sz="0" w:space="0" w:color="auto"/>
            <w:left w:val="none" w:sz="0" w:space="0" w:color="auto"/>
            <w:bottom w:val="none" w:sz="0" w:space="0" w:color="auto"/>
            <w:right w:val="none" w:sz="0" w:space="0" w:color="auto"/>
          </w:divBdr>
        </w:div>
        <w:div w:id="1036347057">
          <w:marLeft w:val="640"/>
          <w:marRight w:val="0"/>
          <w:marTop w:val="0"/>
          <w:marBottom w:val="0"/>
          <w:divBdr>
            <w:top w:val="none" w:sz="0" w:space="0" w:color="auto"/>
            <w:left w:val="none" w:sz="0" w:space="0" w:color="auto"/>
            <w:bottom w:val="none" w:sz="0" w:space="0" w:color="auto"/>
            <w:right w:val="none" w:sz="0" w:space="0" w:color="auto"/>
          </w:divBdr>
        </w:div>
        <w:div w:id="1183787825">
          <w:marLeft w:val="640"/>
          <w:marRight w:val="0"/>
          <w:marTop w:val="0"/>
          <w:marBottom w:val="0"/>
          <w:divBdr>
            <w:top w:val="none" w:sz="0" w:space="0" w:color="auto"/>
            <w:left w:val="none" w:sz="0" w:space="0" w:color="auto"/>
            <w:bottom w:val="none" w:sz="0" w:space="0" w:color="auto"/>
            <w:right w:val="none" w:sz="0" w:space="0" w:color="auto"/>
          </w:divBdr>
        </w:div>
        <w:div w:id="59210460">
          <w:marLeft w:val="640"/>
          <w:marRight w:val="0"/>
          <w:marTop w:val="0"/>
          <w:marBottom w:val="0"/>
          <w:divBdr>
            <w:top w:val="none" w:sz="0" w:space="0" w:color="auto"/>
            <w:left w:val="none" w:sz="0" w:space="0" w:color="auto"/>
            <w:bottom w:val="none" w:sz="0" w:space="0" w:color="auto"/>
            <w:right w:val="none" w:sz="0" w:space="0" w:color="auto"/>
          </w:divBdr>
        </w:div>
        <w:div w:id="1995405997">
          <w:marLeft w:val="640"/>
          <w:marRight w:val="0"/>
          <w:marTop w:val="0"/>
          <w:marBottom w:val="0"/>
          <w:divBdr>
            <w:top w:val="none" w:sz="0" w:space="0" w:color="auto"/>
            <w:left w:val="none" w:sz="0" w:space="0" w:color="auto"/>
            <w:bottom w:val="none" w:sz="0" w:space="0" w:color="auto"/>
            <w:right w:val="none" w:sz="0" w:space="0" w:color="auto"/>
          </w:divBdr>
        </w:div>
        <w:div w:id="1695501999">
          <w:marLeft w:val="640"/>
          <w:marRight w:val="0"/>
          <w:marTop w:val="0"/>
          <w:marBottom w:val="0"/>
          <w:divBdr>
            <w:top w:val="none" w:sz="0" w:space="0" w:color="auto"/>
            <w:left w:val="none" w:sz="0" w:space="0" w:color="auto"/>
            <w:bottom w:val="none" w:sz="0" w:space="0" w:color="auto"/>
            <w:right w:val="none" w:sz="0" w:space="0" w:color="auto"/>
          </w:divBdr>
        </w:div>
        <w:div w:id="986591723">
          <w:marLeft w:val="640"/>
          <w:marRight w:val="0"/>
          <w:marTop w:val="0"/>
          <w:marBottom w:val="0"/>
          <w:divBdr>
            <w:top w:val="none" w:sz="0" w:space="0" w:color="auto"/>
            <w:left w:val="none" w:sz="0" w:space="0" w:color="auto"/>
            <w:bottom w:val="none" w:sz="0" w:space="0" w:color="auto"/>
            <w:right w:val="none" w:sz="0" w:space="0" w:color="auto"/>
          </w:divBdr>
        </w:div>
        <w:div w:id="497694413">
          <w:marLeft w:val="640"/>
          <w:marRight w:val="0"/>
          <w:marTop w:val="0"/>
          <w:marBottom w:val="0"/>
          <w:divBdr>
            <w:top w:val="none" w:sz="0" w:space="0" w:color="auto"/>
            <w:left w:val="none" w:sz="0" w:space="0" w:color="auto"/>
            <w:bottom w:val="none" w:sz="0" w:space="0" w:color="auto"/>
            <w:right w:val="none" w:sz="0" w:space="0" w:color="auto"/>
          </w:divBdr>
        </w:div>
        <w:div w:id="1943996934">
          <w:marLeft w:val="640"/>
          <w:marRight w:val="0"/>
          <w:marTop w:val="0"/>
          <w:marBottom w:val="0"/>
          <w:divBdr>
            <w:top w:val="none" w:sz="0" w:space="0" w:color="auto"/>
            <w:left w:val="none" w:sz="0" w:space="0" w:color="auto"/>
            <w:bottom w:val="none" w:sz="0" w:space="0" w:color="auto"/>
            <w:right w:val="none" w:sz="0" w:space="0" w:color="auto"/>
          </w:divBdr>
        </w:div>
        <w:div w:id="58216581">
          <w:marLeft w:val="640"/>
          <w:marRight w:val="0"/>
          <w:marTop w:val="0"/>
          <w:marBottom w:val="0"/>
          <w:divBdr>
            <w:top w:val="none" w:sz="0" w:space="0" w:color="auto"/>
            <w:left w:val="none" w:sz="0" w:space="0" w:color="auto"/>
            <w:bottom w:val="none" w:sz="0" w:space="0" w:color="auto"/>
            <w:right w:val="none" w:sz="0" w:space="0" w:color="auto"/>
          </w:divBdr>
        </w:div>
        <w:div w:id="658315106">
          <w:marLeft w:val="640"/>
          <w:marRight w:val="0"/>
          <w:marTop w:val="0"/>
          <w:marBottom w:val="0"/>
          <w:divBdr>
            <w:top w:val="none" w:sz="0" w:space="0" w:color="auto"/>
            <w:left w:val="none" w:sz="0" w:space="0" w:color="auto"/>
            <w:bottom w:val="none" w:sz="0" w:space="0" w:color="auto"/>
            <w:right w:val="none" w:sz="0" w:space="0" w:color="auto"/>
          </w:divBdr>
        </w:div>
        <w:div w:id="355736764">
          <w:marLeft w:val="640"/>
          <w:marRight w:val="0"/>
          <w:marTop w:val="0"/>
          <w:marBottom w:val="0"/>
          <w:divBdr>
            <w:top w:val="none" w:sz="0" w:space="0" w:color="auto"/>
            <w:left w:val="none" w:sz="0" w:space="0" w:color="auto"/>
            <w:bottom w:val="none" w:sz="0" w:space="0" w:color="auto"/>
            <w:right w:val="none" w:sz="0" w:space="0" w:color="auto"/>
          </w:divBdr>
        </w:div>
        <w:div w:id="1644699432">
          <w:marLeft w:val="640"/>
          <w:marRight w:val="0"/>
          <w:marTop w:val="0"/>
          <w:marBottom w:val="0"/>
          <w:divBdr>
            <w:top w:val="none" w:sz="0" w:space="0" w:color="auto"/>
            <w:left w:val="none" w:sz="0" w:space="0" w:color="auto"/>
            <w:bottom w:val="none" w:sz="0" w:space="0" w:color="auto"/>
            <w:right w:val="none" w:sz="0" w:space="0" w:color="auto"/>
          </w:divBdr>
        </w:div>
        <w:div w:id="1531793667">
          <w:marLeft w:val="640"/>
          <w:marRight w:val="0"/>
          <w:marTop w:val="0"/>
          <w:marBottom w:val="0"/>
          <w:divBdr>
            <w:top w:val="none" w:sz="0" w:space="0" w:color="auto"/>
            <w:left w:val="none" w:sz="0" w:space="0" w:color="auto"/>
            <w:bottom w:val="none" w:sz="0" w:space="0" w:color="auto"/>
            <w:right w:val="none" w:sz="0" w:space="0" w:color="auto"/>
          </w:divBdr>
        </w:div>
      </w:divsChild>
    </w:div>
    <w:div w:id="1891528068">
      <w:bodyDiv w:val="1"/>
      <w:marLeft w:val="0"/>
      <w:marRight w:val="0"/>
      <w:marTop w:val="0"/>
      <w:marBottom w:val="0"/>
      <w:divBdr>
        <w:top w:val="none" w:sz="0" w:space="0" w:color="auto"/>
        <w:left w:val="none" w:sz="0" w:space="0" w:color="auto"/>
        <w:bottom w:val="none" w:sz="0" w:space="0" w:color="auto"/>
        <w:right w:val="none" w:sz="0" w:space="0" w:color="auto"/>
      </w:divBdr>
      <w:divsChild>
        <w:div w:id="493183953">
          <w:marLeft w:val="0"/>
          <w:marRight w:val="0"/>
          <w:marTop w:val="0"/>
          <w:marBottom w:val="0"/>
          <w:divBdr>
            <w:top w:val="none" w:sz="0" w:space="0" w:color="auto"/>
            <w:left w:val="none" w:sz="0" w:space="0" w:color="auto"/>
            <w:bottom w:val="none" w:sz="0" w:space="0" w:color="auto"/>
            <w:right w:val="none" w:sz="0" w:space="0" w:color="auto"/>
          </w:divBdr>
          <w:divsChild>
            <w:div w:id="2045518634">
              <w:marLeft w:val="0"/>
              <w:marRight w:val="0"/>
              <w:marTop w:val="0"/>
              <w:marBottom w:val="0"/>
              <w:divBdr>
                <w:top w:val="none" w:sz="0" w:space="0" w:color="auto"/>
                <w:left w:val="none" w:sz="0" w:space="0" w:color="auto"/>
                <w:bottom w:val="none" w:sz="0" w:space="0" w:color="auto"/>
                <w:right w:val="none" w:sz="0" w:space="0" w:color="auto"/>
              </w:divBdr>
              <w:divsChild>
                <w:div w:id="17093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30621">
      <w:bodyDiv w:val="1"/>
      <w:marLeft w:val="0"/>
      <w:marRight w:val="0"/>
      <w:marTop w:val="0"/>
      <w:marBottom w:val="0"/>
      <w:divBdr>
        <w:top w:val="none" w:sz="0" w:space="0" w:color="auto"/>
        <w:left w:val="none" w:sz="0" w:space="0" w:color="auto"/>
        <w:bottom w:val="none" w:sz="0" w:space="0" w:color="auto"/>
        <w:right w:val="none" w:sz="0" w:space="0" w:color="auto"/>
      </w:divBdr>
    </w:div>
    <w:div w:id="1942760721">
      <w:bodyDiv w:val="1"/>
      <w:marLeft w:val="0"/>
      <w:marRight w:val="0"/>
      <w:marTop w:val="0"/>
      <w:marBottom w:val="0"/>
      <w:divBdr>
        <w:top w:val="none" w:sz="0" w:space="0" w:color="auto"/>
        <w:left w:val="none" w:sz="0" w:space="0" w:color="auto"/>
        <w:bottom w:val="none" w:sz="0" w:space="0" w:color="auto"/>
        <w:right w:val="none" w:sz="0" w:space="0" w:color="auto"/>
      </w:divBdr>
    </w:div>
    <w:div w:id="2006975420">
      <w:bodyDiv w:val="1"/>
      <w:marLeft w:val="0"/>
      <w:marRight w:val="0"/>
      <w:marTop w:val="0"/>
      <w:marBottom w:val="0"/>
      <w:divBdr>
        <w:top w:val="none" w:sz="0" w:space="0" w:color="auto"/>
        <w:left w:val="none" w:sz="0" w:space="0" w:color="auto"/>
        <w:bottom w:val="none" w:sz="0" w:space="0" w:color="auto"/>
        <w:right w:val="none" w:sz="0" w:space="0" w:color="auto"/>
      </w:divBdr>
      <w:divsChild>
        <w:div w:id="17433607">
          <w:marLeft w:val="640"/>
          <w:marRight w:val="0"/>
          <w:marTop w:val="0"/>
          <w:marBottom w:val="0"/>
          <w:divBdr>
            <w:top w:val="none" w:sz="0" w:space="0" w:color="auto"/>
            <w:left w:val="none" w:sz="0" w:space="0" w:color="auto"/>
            <w:bottom w:val="none" w:sz="0" w:space="0" w:color="auto"/>
            <w:right w:val="none" w:sz="0" w:space="0" w:color="auto"/>
          </w:divBdr>
        </w:div>
        <w:div w:id="164249120">
          <w:marLeft w:val="640"/>
          <w:marRight w:val="0"/>
          <w:marTop w:val="0"/>
          <w:marBottom w:val="0"/>
          <w:divBdr>
            <w:top w:val="none" w:sz="0" w:space="0" w:color="auto"/>
            <w:left w:val="none" w:sz="0" w:space="0" w:color="auto"/>
            <w:bottom w:val="none" w:sz="0" w:space="0" w:color="auto"/>
            <w:right w:val="none" w:sz="0" w:space="0" w:color="auto"/>
          </w:divBdr>
        </w:div>
        <w:div w:id="1909150231">
          <w:marLeft w:val="640"/>
          <w:marRight w:val="0"/>
          <w:marTop w:val="0"/>
          <w:marBottom w:val="0"/>
          <w:divBdr>
            <w:top w:val="none" w:sz="0" w:space="0" w:color="auto"/>
            <w:left w:val="none" w:sz="0" w:space="0" w:color="auto"/>
            <w:bottom w:val="none" w:sz="0" w:space="0" w:color="auto"/>
            <w:right w:val="none" w:sz="0" w:space="0" w:color="auto"/>
          </w:divBdr>
        </w:div>
        <w:div w:id="1812402966">
          <w:marLeft w:val="640"/>
          <w:marRight w:val="0"/>
          <w:marTop w:val="0"/>
          <w:marBottom w:val="0"/>
          <w:divBdr>
            <w:top w:val="none" w:sz="0" w:space="0" w:color="auto"/>
            <w:left w:val="none" w:sz="0" w:space="0" w:color="auto"/>
            <w:bottom w:val="none" w:sz="0" w:space="0" w:color="auto"/>
            <w:right w:val="none" w:sz="0" w:space="0" w:color="auto"/>
          </w:divBdr>
        </w:div>
        <w:div w:id="953366956">
          <w:marLeft w:val="640"/>
          <w:marRight w:val="0"/>
          <w:marTop w:val="0"/>
          <w:marBottom w:val="0"/>
          <w:divBdr>
            <w:top w:val="none" w:sz="0" w:space="0" w:color="auto"/>
            <w:left w:val="none" w:sz="0" w:space="0" w:color="auto"/>
            <w:bottom w:val="none" w:sz="0" w:space="0" w:color="auto"/>
            <w:right w:val="none" w:sz="0" w:space="0" w:color="auto"/>
          </w:divBdr>
        </w:div>
        <w:div w:id="649098296">
          <w:marLeft w:val="640"/>
          <w:marRight w:val="0"/>
          <w:marTop w:val="0"/>
          <w:marBottom w:val="0"/>
          <w:divBdr>
            <w:top w:val="none" w:sz="0" w:space="0" w:color="auto"/>
            <w:left w:val="none" w:sz="0" w:space="0" w:color="auto"/>
            <w:bottom w:val="none" w:sz="0" w:space="0" w:color="auto"/>
            <w:right w:val="none" w:sz="0" w:space="0" w:color="auto"/>
          </w:divBdr>
        </w:div>
        <w:div w:id="868758539">
          <w:marLeft w:val="640"/>
          <w:marRight w:val="0"/>
          <w:marTop w:val="0"/>
          <w:marBottom w:val="0"/>
          <w:divBdr>
            <w:top w:val="none" w:sz="0" w:space="0" w:color="auto"/>
            <w:left w:val="none" w:sz="0" w:space="0" w:color="auto"/>
            <w:bottom w:val="none" w:sz="0" w:space="0" w:color="auto"/>
            <w:right w:val="none" w:sz="0" w:space="0" w:color="auto"/>
          </w:divBdr>
        </w:div>
        <w:div w:id="250165889">
          <w:marLeft w:val="640"/>
          <w:marRight w:val="0"/>
          <w:marTop w:val="0"/>
          <w:marBottom w:val="0"/>
          <w:divBdr>
            <w:top w:val="none" w:sz="0" w:space="0" w:color="auto"/>
            <w:left w:val="none" w:sz="0" w:space="0" w:color="auto"/>
            <w:bottom w:val="none" w:sz="0" w:space="0" w:color="auto"/>
            <w:right w:val="none" w:sz="0" w:space="0" w:color="auto"/>
          </w:divBdr>
        </w:div>
        <w:div w:id="75398443">
          <w:marLeft w:val="640"/>
          <w:marRight w:val="0"/>
          <w:marTop w:val="0"/>
          <w:marBottom w:val="0"/>
          <w:divBdr>
            <w:top w:val="none" w:sz="0" w:space="0" w:color="auto"/>
            <w:left w:val="none" w:sz="0" w:space="0" w:color="auto"/>
            <w:bottom w:val="none" w:sz="0" w:space="0" w:color="auto"/>
            <w:right w:val="none" w:sz="0" w:space="0" w:color="auto"/>
          </w:divBdr>
        </w:div>
        <w:div w:id="4094067">
          <w:marLeft w:val="640"/>
          <w:marRight w:val="0"/>
          <w:marTop w:val="0"/>
          <w:marBottom w:val="0"/>
          <w:divBdr>
            <w:top w:val="none" w:sz="0" w:space="0" w:color="auto"/>
            <w:left w:val="none" w:sz="0" w:space="0" w:color="auto"/>
            <w:bottom w:val="none" w:sz="0" w:space="0" w:color="auto"/>
            <w:right w:val="none" w:sz="0" w:space="0" w:color="auto"/>
          </w:divBdr>
        </w:div>
        <w:div w:id="2081973858">
          <w:marLeft w:val="640"/>
          <w:marRight w:val="0"/>
          <w:marTop w:val="0"/>
          <w:marBottom w:val="0"/>
          <w:divBdr>
            <w:top w:val="none" w:sz="0" w:space="0" w:color="auto"/>
            <w:left w:val="none" w:sz="0" w:space="0" w:color="auto"/>
            <w:bottom w:val="none" w:sz="0" w:space="0" w:color="auto"/>
            <w:right w:val="none" w:sz="0" w:space="0" w:color="auto"/>
          </w:divBdr>
        </w:div>
        <w:div w:id="1536691890">
          <w:marLeft w:val="640"/>
          <w:marRight w:val="0"/>
          <w:marTop w:val="0"/>
          <w:marBottom w:val="0"/>
          <w:divBdr>
            <w:top w:val="none" w:sz="0" w:space="0" w:color="auto"/>
            <w:left w:val="none" w:sz="0" w:space="0" w:color="auto"/>
            <w:bottom w:val="none" w:sz="0" w:space="0" w:color="auto"/>
            <w:right w:val="none" w:sz="0" w:space="0" w:color="auto"/>
          </w:divBdr>
        </w:div>
        <w:div w:id="1485076903">
          <w:marLeft w:val="640"/>
          <w:marRight w:val="0"/>
          <w:marTop w:val="0"/>
          <w:marBottom w:val="0"/>
          <w:divBdr>
            <w:top w:val="none" w:sz="0" w:space="0" w:color="auto"/>
            <w:left w:val="none" w:sz="0" w:space="0" w:color="auto"/>
            <w:bottom w:val="none" w:sz="0" w:space="0" w:color="auto"/>
            <w:right w:val="none" w:sz="0" w:space="0" w:color="auto"/>
          </w:divBdr>
        </w:div>
        <w:div w:id="724572133">
          <w:marLeft w:val="640"/>
          <w:marRight w:val="0"/>
          <w:marTop w:val="0"/>
          <w:marBottom w:val="0"/>
          <w:divBdr>
            <w:top w:val="none" w:sz="0" w:space="0" w:color="auto"/>
            <w:left w:val="none" w:sz="0" w:space="0" w:color="auto"/>
            <w:bottom w:val="none" w:sz="0" w:space="0" w:color="auto"/>
            <w:right w:val="none" w:sz="0" w:space="0" w:color="auto"/>
          </w:divBdr>
        </w:div>
        <w:div w:id="1291596734">
          <w:marLeft w:val="640"/>
          <w:marRight w:val="0"/>
          <w:marTop w:val="0"/>
          <w:marBottom w:val="0"/>
          <w:divBdr>
            <w:top w:val="none" w:sz="0" w:space="0" w:color="auto"/>
            <w:left w:val="none" w:sz="0" w:space="0" w:color="auto"/>
            <w:bottom w:val="none" w:sz="0" w:space="0" w:color="auto"/>
            <w:right w:val="none" w:sz="0" w:space="0" w:color="auto"/>
          </w:divBdr>
        </w:div>
        <w:div w:id="263612628">
          <w:marLeft w:val="640"/>
          <w:marRight w:val="0"/>
          <w:marTop w:val="0"/>
          <w:marBottom w:val="0"/>
          <w:divBdr>
            <w:top w:val="none" w:sz="0" w:space="0" w:color="auto"/>
            <w:left w:val="none" w:sz="0" w:space="0" w:color="auto"/>
            <w:bottom w:val="none" w:sz="0" w:space="0" w:color="auto"/>
            <w:right w:val="none" w:sz="0" w:space="0" w:color="auto"/>
          </w:divBdr>
        </w:div>
        <w:div w:id="819350021">
          <w:marLeft w:val="640"/>
          <w:marRight w:val="0"/>
          <w:marTop w:val="0"/>
          <w:marBottom w:val="0"/>
          <w:divBdr>
            <w:top w:val="none" w:sz="0" w:space="0" w:color="auto"/>
            <w:left w:val="none" w:sz="0" w:space="0" w:color="auto"/>
            <w:bottom w:val="none" w:sz="0" w:space="0" w:color="auto"/>
            <w:right w:val="none" w:sz="0" w:space="0" w:color="auto"/>
          </w:divBdr>
        </w:div>
        <w:div w:id="1081373194">
          <w:marLeft w:val="640"/>
          <w:marRight w:val="0"/>
          <w:marTop w:val="0"/>
          <w:marBottom w:val="0"/>
          <w:divBdr>
            <w:top w:val="none" w:sz="0" w:space="0" w:color="auto"/>
            <w:left w:val="none" w:sz="0" w:space="0" w:color="auto"/>
            <w:bottom w:val="none" w:sz="0" w:space="0" w:color="auto"/>
            <w:right w:val="none" w:sz="0" w:space="0" w:color="auto"/>
          </w:divBdr>
        </w:div>
        <w:div w:id="11995515">
          <w:marLeft w:val="640"/>
          <w:marRight w:val="0"/>
          <w:marTop w:val="0"/>
          <w:marBottom w:val="0"/>
          <w:divBdr>
            <w:top w:val="none" w:sz="0" w:space="0" w:color="auto"/>
            <w:left w:val="none" w:sz="0" w:space="0" w:color="auto"/>
            <w:bottom w:val="none" w:sz="0" w:space="0" w:color="auto"/>
            <w:right w:val="none" w:sz="0" w:space="0" w:color="auto"/>
          </w:divBdr>
        </w:div>
        <w:div w:id="1328247390">
          <w:marLeft w:val="640"/>
          <w:marRight w:val="0"/>
          <w:marTop w:val="0"/>
          <w:marBottom w:val="0"/>
          <w:divBdr>
            <w:top w:val="none" w:sz="0" w:space="0" w:color="auto"/>
            <w:left w:val="none" w:sz="0" w:space="0" w:color="auto"/>
            <w:bottom w:val="none" w:sz="0" w:space="0" w:color="auto"/>
            <w:right w:val="none" w:sz="0" w:space="0" w:color="auto"/>
          </w:divBdr>
        </w:div>
        <w:div w:id="724334591">
          <w:marLeft w:val="640"/>
          <w:marRight w:val="0"/>
          <w:marTop w:val="0"/>
          <w:marBottom w:val="0"/>
          <w:divBdr>
            <w:top w:val="none" w:sz="0" w:space="0" w:color="auto"/>
            <w:left w:val="none" w:sz="0" w:space="0" w:color="auto"/>
            <w:bottom w:val="none" w:sz="0" w:space="0" w:color="auto"/>
            <w:right w:val="none" w:sz="0" w:space="0" w:color="auto"/>
          </w:divBdr>
        </w:div>
        <w:div w:id="331958823">
          <w:marLeft w:val="640"/>
          <w:marRight w:val="0"/>
          <w:marTop w:val="0"/>
          <w:marBottom w:val="0"/>
          <w:divBdr>
            <w:top w:val="none" w:sz="0" w:space="0" w:color="auto"/>
            <w:left w:val="none" w:sz="0" w:space="0" w:color="auto"/>
            <w:bottom w:val="none" w:sz="0" w:space="0" w:color="auto"/>
            <w:right w:val="none" w:sz="0" w:space="0" w:color="auto"/>
          </w:divBdr>
        </w:div>
        <w:div w:id="1594823254">
          <w:marLeft w:val="640"/>
          <w:marRight w:val="0"/>
          <w:marTop w:val="0"/>
          <w:marBottom w:val="0"/>
          <w:divBdr>
            <w:top w:val="none" w:sz="0" w:space="0" w:color="auto"/>
            <w:left w:val="none" w:sz="0" w:space="0" w:color="auto"/>
            <w:bottom w:val="none" w:sz="0" w:space="0" w:color="auto"/>
            <w:right w:val="none" w:sz="0" w:space="0" w:color="auto"/>
          </w:divBdr>
        </w:div>
        <w:div w:id="2015304833">
          <w:marLeft w:val="640"/>
          <w:marRight w:val="0"/>
          <w:marTop w:val="0"/>
          <w:marBottom w:val="0"/>
          <w:divBdr>
            <w:top w:val="none" w:sz="0" w:space="0" w:color="auto"/>
            <w:left w:val="none" w:sz="0" w:space="0" w:color="auto"/>
            <w:bottom w:val="none" w:sz="0" w:space="0" w:color="auto"/>
            <w:right w:val="none" w:sz="0" w:space="0" w:color="auto"/>
          </w:divBdr>
        </w:div>
        <w:div w:id="494344608">
          <w:marLeft w:val="640"/>
          <w:marRight w:val="0"/>
          <w:marTop w:val="0"/>
          <w:marBottom w:val="0"/>
          <w:divBdr>
            <w:top w:val="none" w:sz="0" w:space="0" w:color="auto"/>
            <w:left w:val="none" w:sz="0" w:space="0" w:color="auto"/>
            <w:bottom w:val="none" w:sz="0" w:space="0" w:color="auto"/>
            <w:right w:val="none" w:sz="0" w:space="0" w:color="auto"/>
          </w:divBdr>
        </w:div>
        <w:div w:id="345638124">
          <w:marLeft w:val="640"/>
          <w:marRight w:val="0"/>
          <w:marTop w:val="0"/>
          <w:marBottom w:val="0"/>
          <w:divBdr>
            <w:top w:val="none" w:sz="0" w:space="0" w:color="auto"/>
            <w:left w:val="none" w:sz="0" w:space="0" w:color="auto"/>
            <w:bottom w:val="none" w:sz="0" w:space="0" w:color="auto"/>
            <w:right w:val="none" w:sz="0" w:space="0" w:color="auto"/>
          </w:divBdr>
        </w:div>
        <w:div w:id="1650360197">
          <w:marLeft w:val="640"/>
          <w:marRight w:val="0"/>
          <w:marTop w:val="0"/>
          <w:marBottom w:val="0"/>
          <w:divBdr>
            <w:top w:val="none" w:sz="0" w:space="0" w:color="auto"/>
            <w:left w:val="none" w:sz="0" w:space="0" w:color="auto"/>
            <w:bottom w:val="none" w:sz="0" w:space="0" w:color="auto"/>
            <w:right w:val="none" w:sz="0" w:space="0" w:color="auto"/>
          </w:divBdr>
        </w:div>
        <w:div w:id="1058632541">
          <w:marLeft w:val="640"/>
          <w:marRight w:val="0"/>
          <w:marTop w:val="0"/>
          <w:marBottom w:val="0"/>
          <w:divBdr>
            <w:top w:val="none" w:sz="0" w:space="0" w:color="auto"/>
            <w:left w:val="none" w:sz="0" w:space="0" w:color="auto"/>
            <w:bottom w:val="none" w:sz="0" w:space="0" w:color="auto"/>
            <w:right w:val="none" w:sz="0" w:space="0" w:color="auto"/>
          </w:divBdr>
        </w:div>
        <w:div w:id="1872110409">
          <w:marLeft w:val="640"/>
          <w:marRight w:val="0"/>
          <w:marTop w:val="0"/>
          <w:marBottom w:val="0"/>
          <w:divBdr>
            <w:top w:val="none" w:sz="0" w:space="0" w:color="auto"/>
            <w:left w:val="none" w:sz="0" w:space="0" w:color="auto"/>
            <w:bottom w:val="none" w:sz="0" w:space="0" w:color="auto"/>
            <w:right w:val="none" w:sz="0" w:space="0" w:color="auto"/>
          </w:divBdr>
        </w:div>
        <w:div w:id="901060012">
          <w:marLeft w:val="640"/>
          <w:marRight w:val="0"/>
          <w:marTop w:val="0"/>
          <w:marBottom w:val="0"/>
          <w:divBdr>
            <w:top w:val="none" w:sz="0" w:space="0" w:color="auto"/>
            <w:left w:val="none" w:sz="0" w:space="0" w:color="auto"/>
            <w:bottom w:val="none" w:sz="0" w:space="0" w:color="auto"/>
            <w:right w:val="none" w:sz="0" w:space="0" w:color="auto"/>
          </w:divBdr>
        </w:div>
        <w:div w:id="1965773478">
          <w:marLeft w:val="640"/>
          <w:marRight w:val="0"/>
          <w:marTop w:val="0"/>
          <w:marBottom w:val="0"/>
          <w:divBdr>
            <w:top w:val="none" w:sz="0" w:space="0" w:color="auto"/>
            <w:left w:val="none" w:sz="0" w:space="0" w:color="auto"/>
            <w:bottom w:val="none" w:sz="0" w:space="0" w:color="auto"/>
            <w:right w:val="none" w:sz="0" w:space="0" w:color="auto"/>
          </w:divBdr>
        </w:div>
        <w:div w:id="1237932163">
          <w:marLeft w:val="640"/>
          <w:marRight w:val="0"/>
          <w:marTop w:val="0"/>
          <w:marBottom w:val="0"/>
          <w:divBdr>
            <w:top w:val="none" w:sz="0" w:space="0" w:color="auto"/>
            <w:left w:val="none" w:sz="0" w:space="0" w:color="auto"/>
            <w:bottom w:val="none" w:sz="0" w:space="0" w:color="auto"/>
            <w:right w:val="none" w:sz="0" w:space="0" w:color="auto"/>
          </w:divBdr>
        </w:div>
        <w:div w:id="1005127681">
          <w:marLeft w:val="640"/>
          <w:marRight w:val="0"/>
          <w:marTop w:val="0"/>
          <w:marBottom w:val="0"/>
          <w:divBdr>
            <w:top w:val="none" w:sz="0" w:space="0" w:color="auto"/>
            <w:left w:val="none" w:sz="0" w:space="0" w:color="auto"/>
            <w:bottom w:val="none" w:sz="0" w:space="0" w:color="auto"/>
            <w:right w:val="none" w:sz="0" w:space="0" w:color="auto"/>
          </w:divBdr>
        </w:div>
        <w:div w:id="319577530">
          <w:marLeft w:val="640"/>
          <w:marRight w:val="0"/>
          <w:marTop w:val="0"/>
          <w:marBottom w:val="0"/>
          <w:divBdr>
            <w:top w:val="none" w:sz="0" w:space="0" w:color="auto"/>
            <w:left w:val="none" w:sz="0" w:space="0" w:color="auto"/>
            <w:bottom w:val="none" w:sz="0" w:space="0" w:color="auto"/>
            <w:right w:val="none" w:sz="0" w:space="0" w:color="auto"/>
          </w:divBdr>
        </w:div>
        <w:div w:id="1438793772">
          <w:marLeft w:val="640"/>
          <w:marRight w:val="0"/>
          <w:marTop w:val="0"/>
          <w:marBottom w:val="0"/>
          <w:divBdr>
            <w:top w:val="none" w:sz="0" w:space="0" w:color="auto"/>
            <w:left w:val="none" w:sz="0" w:space="0" w:color="auto"/>
            <w:bottom w:val="none" w:sz="0" w:space="0" w:color="auto"/>
            <w:right w:val="none" w:sz="0" w:space="0" w:color="auto"/>
          </w:divBdr>
        </w:div>
        <w:div w:id="1822499276">
          <w:marLeft w:val="640"/>
          <w:marRight w:val="0"/>
          <w:marTop w:val="0"/>
          <w:marBottom w:val="0"/>
          <w:divBdr>
            <w:top w:val="none" w:sz="0" w:space="0" w:color="auto"/>
            <w:left w:val="none" w:sz="0" w:space="0" w:color="auto"/>
            <w:bottom w:val="none" w:sz="0" w:space="0" w:color="auto"/>
            <w:right w:val="none" w:sz="0" w:space="0" w:color="auto"/>
          </w:divBdr>
        </w:div>
        <w:div w:id="285161193">
          <w:marLeft w:val="640"/>
          <w:marRight w:val="0"/>
          <w:marTop w:val="0"/>
          <w:marBottom w:val="0"/>
          <w:divBdr>
            <w:top w:val="none" w:sz="0" w:space="0" w:color="auto"/>
            <w:left w:val="none" w:sz="0" w:space="0" w:color="auto"/>
            <w:bottom w:val="none" w:sz="0" w:space="0" w:color="auto"/>
            <w:right w:val="none" w:sz="0" w:space="0" w:color="auto"/>
          </w:divBdr>
        </w:div>
        <w:div w:id="611665354">
          <w:marLeft w:val="640"/>
          <w:marRight w:val="0"/>
          <w:marTop w:val="0"/>
          <w:marBottom w:val="0"/>
          <w:divBdr>
            <w:top w:val="none" w:sz="0" w:space="0" w:color="auto"/>
            <w:left w:val="none" w:sz="0" w:space="0" w:color="auto"/>
            <w:bottom w:val="none" w:sz="0" w:space="0" w:color="auto"/>
            <w:right w:val="none" w:sz="0" w:space="0" w:color="auto"/>
          </w:divBdr>
        </w:div>
        <w:div w:id="1679967031">
          <w:marLeft w:val="640"/>
          <w:marRight w:val="0"/>
          <w:marTop w:val="0"/>
          <w:marBottom w:val="0"/>
          <w:divBdr>
            <w:top w:val="none" w:sz="0" w:space="0" w:color="auto"/>
            <w:left w:val="none" w:sz="0" w:space="0" w:color="auto"/>
            <w:bottom w:val="none" w:sz="0" w:space="0" w:color="auto"/>
            <w:right w:val="none" w:sz="0" w:space="0" w:color="auto"/>
          </w:divBdr>
        </w:div>
        <w:div w:id="764573678">
          <w:marLeft w:val="640"/>
          <w:marRight w:val="0"/>
          <w:marTop w:val="0"/>
          <w:marBottom w:val="0"/>
          <w:divBdr>
            <w:top w:val="none" w:sz="0" w:space="0" w:color="auto"/>
            <w:left w:val="none" w:sz="0" w:space="0" w:color="auto"/>
            <w:bottom w:val="none" w:sz="0" w:space="0" w:color="auto"/>
            <w:right w:val="none" w:sz="0" w:space="0" w:color="auto"/>
          </w:divBdr>
        </w:div>
        <w:div w:id="119539282">
          <w:marLeft w:val="640"/>
          <w:marRight w:val="0"/>
          <w:marTop w:val="0"/>
          <w:marBottom w:val="0"/>
          <w:divBdr>
            <w:top w:val="none" w:sz="0" w:space="0" w:color="auto"/>
            <w:left w:val="none" w:sz="0" w:space="0" w:color="auto"/>
            <w:bottom w:val="none" w:sz="0" w:space="0" w:color="auto"/>
            <w:right w:val="none" w:sz="0" w:space="0" w:color="auto"/>
          </w:divBdr>
        </w:div>
        <w:div w:id="1867790183">
          <w:marLeft w:val="640"/>
          <w:marRight w:val="0"/>
          <w:marTop w:val="0"/>
          <w:marBottom w:val="0"/>
          <w:divBdr>
            <w:top w:val="none" w:sz="0" w:space="0" w:color="auto"/>
            <w:left w:val="none" w:sz="0" w:space="0" w:color="auto"/>
            <w:bottom w:val="none" w:sz="0" w:space="0" w:color="auto"/>
            <w:right w:val="none" w:sz="0" w:space="0" w:color="auto"/>
          </w:divBdr>
        </w:div>
        <w:div w:id="75129615">
          <w:marLeft w:val="640"/>
          <w:marRight w:val="0"/>
          <w:marTop w:val="0"/>
          <w:marBottom w:val="0"/>
          <w:divBdr>
            <w:top w:val="none" w:sz="0" w:space="0" w:color="auto"/>
            <w:left w:val="none" w:sz="0" w:space="0" w:color="auto"/>
            <w:bottom w:val="none" w:sz="0" w:space="0" w:color="auto"/>
            <w:right w:val="none" w:sz="0" w:space="0" w:color="auto"/>
          </w:divBdr>
        </w:div>
        <w:div w:id="1843424527">
          <w:marLeft w:val="640"/>
          <w:marRight w:val="0"/>
          <w:marTop w:val="0"/>
          <w:marBottom w:val="0"/>
          <w:divBdr>
            <w:top w:val="none" w:sz="0" w:space="0" w:color="auto"/>
            <w:left w:val="none" w:sz="0" w:space="0" w:color="auto"/>
            <w:bottom w:val="none" w:sz="0" w:space="0" w:color="auto"/>
            <w:right w:val="none" w:sz="0" w:space="0" w:color="auto"/>
          </w:divBdr>
        </w:div>
        <w:div w:id="2066223925">
          <w:marLeft w:val="640"/>
          <w:marRight w:val="0"/>
          <w:marTop w:val="0"/>
          <w:marBottom w:val="0"/>
          <w:divBdr>
            <w:top w:val="none" w:sz="0" w:space="0" w:color="auto"/>
            <w:left w:val="none" w:sz="0" w:space="0" w:color="auto"/>
            <w:bottom w:val="none" w:sz="0" w:space="0" w:color="auto"/>
            <w:right w:val="none" w:sz="0" w:space="0" w:color="auto"/>
          </w:divBdr>
        </w:div>
        <w:div w:id="1808860897">
          <w:marLeft w:val="640"/>
          <w:marRight w:val="0"/>
          <w:marTop w:val="0"/>
          <w:marBottom w:val="0"/>
          <w:divBdr>
            <w:top w:val="none" w:sz="0" w:space="0" w:color="auto"/>
            <w:left w:val="none" w:sz="0" w:space="0" w:color="auto"/>
            <w:bottom w:val="none" w:sz="0" w:space="0" w:color="auto"/>
            <w:right w:val="none" w:sz="0" w:space="0" w:color="auto"/>
          </w:divBdr>
        </w:div>
        <w:div w:id="1643189744">
          <w:marLeft w:val="640"/>
          <w:marRight w:val="0"/>
          <w:marTop w:val="0"/>
          <w:marBottom w:val="0"/>
          <w:divBdr>
            <w:top w:val="none" w:sz="0" w:space="0" w:color="auto"/>
            <w:left w:val="none" w:sz="0" w:space="0" w:color="auto"/>
            <w:bottom w:val="none" w:sz="0" w:space="0" w:color="auto"/>
            <w:right w:val="none" w:sz="0" w:space="0" w:color="auto"/>
          </w:divBdr>
        </w:div>
        <w:div w:id="436871942">
          <w:marLeft w:val="640"/>
          <w:marRight w:val="0"/>
          <w:marTop w:val="0"/>
          <w:marBottom w:val="0"/>
          <w:divBdr>
            <w:top w:val="none" w:sz="0" w:space="0" w:color="auto"/>
            <w:left w:val="none" w:sz="0" w:space="0" w:color="auto"/>
            <w:bottom w:val="none" w:sz="0" w:space="0" w:color="auto"/>
            <w:right w:val="none" w:sz="0" w:space="0" w:color="auto"/>
          </w:divBdr>
        </w:div>
        <w:div w:id="784807027">
          <w:marLeft w:val="640"/>
          <w:marRight w:val="0"/>
          <w:marTop w:val="0"/>
          <w:marBottom w:val="0"/>
          <w:divBdr>
            <w:top w:val="none" w:sz="0" w:space="0" w:color="auto"/>
            <w:left w:val="none" w:sz="0" w:space="0" w:color="auto"/>
            <w:bottom w:val="none" w:sz="0" w:space="0" w:color="auto"/>
            <w:right w:val="none" w:sz="0" w:space="0" w:color="auto"/>
          </w:divBdr>
        </w:div>
        <w:div w:id="1149056853">
          <w:marLeft w:val="640"/>
          <w:marRight w:val="0"/>
          <w:marTop w:val="0"/>
          <w:marBottom w:val="0"/>
          <w:divBdr>
            <w:top w:val="none" w:sz="0" w:space="0" w:color="auto"/>
            <w:left w:val="none" w:sz="0" w:space="0" w:color="auto"/>
            <w:bottom w:val="none" w:sz="0" w:space="0" w:color="auto"/>
            <w:right w:val="none" w:sz="0" w:space="0" w:color="auto"/>
          </w:divBdr>
        </w:div>
        <w:div w:id="1042288589">
          <w:marLeft w:val="640"/>
          <w:marRight w:val="0"/>
          <w:marTop w:val="0"/>
          <w:marBottom w:val="0"/>
          <w:divBdr>
            <w:top w:val="none" w:sz="0" w:space="0" w:color="auto"/>
            <w:left w:val="none" w:sz="0" w:space="0" w:color="auto"/>
            <w:bottom w:val="none" w:sz="0" w:space="0" w:color="auto"/>
            <w:right w:val="none" w:sz="0" w:space="0" w:color="auto"/>
          </w:divBdr>
        </w:div>
        <w:div w:id="979573590">
          <w:marLeft w:val="640"/>
          <w:marRight w:val="0"/>
          <w:marTop w:val="0"/>
          <w:marBottom w:val="0"/>
          <w:divBdr>
            <w:top w:val="none" w:sz="0" w:space="0" w:color="auto"/>
            <w:left w:val="none" w:sz="0" w:space="0" w:color="auto"/>
            <w:bottom w:val="none" w:sz="0" w:space="0" w:color="auto"/>
            <w:right w:val="none" w:sz="0" w:space="0" w:color="auto"/>
          </w:divBdr>
        </w:div>
        <w:div w:id="1255628156">
          <w:marLeft w:val="640"/>
          <w:marRight w:val="0"/>
          <w:marTop w:val="0"/>
          <w:marBottom w:val="0"/>
          <w:divBdr>
            <w:top w:val="none" w:sz="0" w:space="0" w:color="auto"/>
            <w:left w:val="none" w:sz="0" w:space="0" w:color="auto"/>
            <w:bottom w:val="none" w:sz="0" w:space="0" w:color="auto"/>
            <w:right w:val="none" w:sz="0" w:space="0" w:color="auto"/>
          </w:divBdr>
        </w:div>
        <w:div w:id="28067150">
          <w:marLeft w:val="640"/>
          <w:marRight w:val="0"/>
          <w:marTop w:val="0"/>
          <w:marBottom w:val="0"/>
          <w:divBdr>
            <w:top w:val="none" w:sz="0" w:space="0" w:color="auto"/>
            <w:left w:val="none" w:sz="0" w:space="0" w:color="auto"/>
            <w:bottom w:val="none" w:sz="0" w:space="0" w:color="auto"/>
            <w:right w:val="none" w:sz="0" w:space="0" w:color="auto"/>
          </w:divBdr>
        </w:div>
        <w:div w:id="1549029629">
          <w:marLeft w:val="640"/>
          <w:marRight w:val="0"/>
          <w:marTop w:val="0"/>
          <w:marBottom w:val="0"/>
          <w:divBdr>
            <w:top w:val="none" w:sz="0" w:space="0" w:color="auto"/>
            <w:left w:val="none" w:sz="0" w:space="0" w:color="auto"/>
            <w:bottom w:val="none" w:sz="0" w:space="0" w:color="auto"/>
            <w:right w:val="none" w:sz="0" w:space="0" w:color="auto"/>
          </w:divBdr>
        </w:div>
        <w:div w:id="531303604">
          <w:marLeft w:val="640"/>
          <w:marRight w:val="0"/>
          <w:marTop w:val="0"/>
          <w:marBottom w:val="0"/>
          <w:divBdr>
            <w:top w:val="none" w:sz="0" w:space="0" w:color="auto"/>
            <w:left w:val="none" w:sz="0" w:space="0" w:color="auto"/>
            <w:bottom w:val="none" w:sz="0" w:space="0" w:color="auto"/>
            <w:right w:val="none" w:sz="0" w:space="0" w:color="auto"/>
          </w:divBdr>
        </w:div>
        <w:div w:id="1809780702">
          <w:marLeft w:val="640"/>
          <w:marRight w:val="0"/>
          <w:marTop w:val="0"/>
          <w:marBottom w:val="0"/>
          <w:divBdr>
            <w:top w:val="none" w:sz="0" w:space="0" w:color="auto"/>
            <w:left w:val="none" w:sz="0" w:space="0" w:color="auto"/>
            <w:bottom w:val="none" w:sz="0" w:space="0" w:color="auto"/>
            <w:right w:val="none" w:sz="0" w:space="0" w:color="auto"/>
          </w:divBdr>
        </w:div>
        <w:div w:id="1211459886">
          <w:marLeft w:val="640"/>
          <w:marRight w:val="0"/>
          <w:marTop w:val="0"/>
          <w:marBottom w:val="0"/>
          <w:divBdr>
            <w:top w:val="none" w:sz="0" w:space="0" w:color="auto"/>
            <w:left w:val="none" w:sz="0" w:space="0" w:color="auto"/>
            <w:bottom w:val="none" w:sz="0" w:space="0" w:color="auto"/>
            <w:right w:val="none" w:sz="0" w:space="0" w:color="auto"/>
          </w:divBdr>
        </w:div>
        <w:div w:id="943264374">
          <w:marLeft w:val="640"/>
          <w:marRight w:val="0"/>
          <w:marTop w:val="0"/>
          <w:marBottom w:val="0"/>
          <w:divBdr>
            <w:top w:val="none" w:sz="0" w:space="0" w:color="auto"/>
            <w:left w:val="none" w:sz="0" w:space="0" w:color="auto"/>
            <w:bottom w:val="none" w:sz="0" w:space="0" w:color="auto"/>
            <w:right w:val="none" w:sz="0" w:space="0" w:color="auto"/>
          </w:divBdr>
        </w:div>
        <w:div w:id="1261641568">
          <w:marLeft w:val="640"/>
          <w:marRight w:val="0"/>
          <w:marTop w:val="0"/>
          <w:marBottom w:val="0"/>
          <w:divBdr>
            <w:top w:val="none" w:sz="0" w:space="0" w:color="auto"/>
            <w:left w:val="none" w:sz="0" w:space="0" w:color="auto"/>
            <w:bottom w:val="none" w:sz="0" w:space="0" w:color="auto"/>
            <w:right w:val="none" w:sz="0" w:space="0" w:color="auto"/>
          </w:divBdr>
        </w:div>
        <w:div w:id="644507476">
          <w:marLeft w:val="640"/>
          <w:marRight w:val="0"/>
          <w:marTop w:val="0"/>
          <w:marBottom w:val="0"/>
          <w:divBdr>
            <w:top w:val="none" w:sz="0" w:space="0" w:color="auto"/>
            <w:left w:val="none" w:sz="0" w:space="0" w:color="auto"/>
            <w:bottom w:val="none" w:sz="0" w:space="0" w:color="auto"/>
            <w:right w:val="none" w:sz="0" w:space="0" w:color="auto"/>
          </w:divBdr>
        </w:div>
        <w:div w:id="603919439">
          <w:marLeft w:val="640"/>
          <w:marRight w:val="0"/>
          <w:marTop w:val="0"/>
          <w:marBottom w:val="0"/>
          <w:divBdr>
            <w:top w:val="none" w:sz="0" w:space="0" w:color="auto"/>
            <w:left w:val="none" w:sz="0" w:space="0" w:color="auto"/>
            <w:bottom w:val="none" w:sz="0" w:space="0" w:color="auto"/>
            <w:right w:val="none" w:sz="0" w:space="0" w:color="auto"/>
          </w:divBdr>
        </w:div>
        <w:div w:id="578054947">
          <w:marLeft w:val="640"/>
          <w:marRight w:val="0"/>
          <w:marTop w:val="0"/>
          <w:marBottom w:val="0"/>
          <w:divBdr>
            <w:top w:val="none" w:sz="0" w:space="0" w:color="auto"/>
            <w:left w:val="none" w:sz="0" w:space="0" w:color="auto"/>
            <w:bottom w:val="none" w:sz="0" w:space="0" w:color="auto"/>
            <w:right w:val="none" w:sz="0" w:space="0" w:color="auto"/>
          </w:divBdr>
        </w:div>
        <w:div w:id="1037510013">
          <w:marLeft w:val="640"/>
          <w:marRight w:val="0"/>
          <w:marTop w:val="0"/>
          <w:marBottom w:val="0"/>
          <w:divBdr>
            <w:top w:val="none" w:sz="0" w:space="0" w:color="auto"/>
            <w:left w:val="none" w:sz="0" w:space="0" w:color="auto"/>
            <w:bottom w:val="none" w:sz="0" w:space="0" w:color="auto"/>
            <w:right w:val="none" w:sz="0" w:space="0" w:color="auto"/>
          </w:divBdr>
        </w:div>
        <w:div w:id="835730702">
          <w:marLeft w:val="640"/>
          <w:marRight w:val="0"/>
          <w:marTop w:val="0"/>
          <w:marBottom w:val="0"/>
          <w:divBdr>
            <w:top w:val="none" w:sz="0" w:space="0" w:color="auto"/>
            <w:left w:val="none" w:sz="0" w:space="0" w:color="auto"/>
            <w:bottom w:val="none" w:sz="0" w:space="0" w:color="auto"/>
            <w:right w:val="none" w:sz="0" w:space="0" w:color="auto"/>
          </w:divBdr>
        </w:div>
        <w:div w:id="1620067349">
          <w:marLeft w:val="640"/>
          <w:marRight w:val="0"/>
          <w:marTop w:val="0"/>
          <w:marBottom w:val="0"/>
          <w:divBdr>
            <w:top w:val="none" w:sz="0" w:space="0" w:color="auto"/>
            <w:left w:val="none" w:sz="0" w:space="0" w:color="auto"/>
            <w:bottom w:val="none" w:sz="0" w:space="0" w:color="auto"/>
            <w:right w:val="none" w:sz="0" w:space="0" w:color="auto"/>
          </w:divBdr>
        </w:div>
        <w:div w:id="2065710482">
          <w:marLeft w:val="640"/>
          <w:marRight w:val="0"/>
          <w:marTop w:val="0"/>
          <w:marBottom w:val="0"/>
          <w:divBdr>
            <w:top w:val="none" w:sz="0" w:space="0" w:color="auto"/>
            <w:left w:val="none" w:sz="0" w:space="0" w:color="auto"/>
            <w:bottom w:val="none" w:sz="0" w:space="0" w:color="auto"/>
            <w:right w:val="none" w:sz="0" w:space="0" w:color="auto"/>
          </w:divBdr>
        </w:div>
        <w:div w:id="815727957">
          <w:marLeft w:val="640"/>
          <w:marRight w:val="0"/>
          <w:marTop w:val="0"/>
          <w:marBottom w:val="0"/>
          <w:divBdr>
            <w:top w:val="none" w:sz="0" w:space="0" w:color="auto"/>
            <w:left w:val="none" w:sz="0" w:space="0" w:color="auto"/>
            <w:bottom w:val="none" w:sz="0" w:space="0" w:color="auto"/>
            <w:right w:val="none" w:sz="0" w:space="0" w:color="auto"/>
          </w:divBdr>
        </w:div>
        <w:div w:id="520435345">
          <w:marLeft w:val="640"/>
          <w:marRight w:val="0"/>
          <w:marTop w:val="0"/>
          <w:marBottom w:val="0"/>
          <w:divBdr>
            <w:top w:val="none" w:sz="0" w:space="0" w:color="auto"/>
            <w:left w:val="none" w:sz="0" w:space="0" w:color="auto"/>
            <w:bottom w:val="none" w:sz="0" w:space="0" w:color="auto"/>
            <w:right w:val="none" w:sz="0" w:space="0" w:color="auto"/>
          </w:divBdr>
        </w:div>
      </w:divsChild>
    </w:div>
    <w:div w:id="2022197844">
      <w:bodyDiv w:val="1"/>
      <w:marLeft w:val="0"/>
      <w:marRight w:val="0"/>
      <w:marTop w:val="0"/>
      <w:marBottom w:val="0"/>
      <w:divBdr>
        <w:top w:val="none" w:sz="0" w:space="0" w:color="auto"/>
        <w:left w:val="none" w:sz="0" w:space="0" w:color="auto"/>
        <w:bottom w:val="none" w:sz="0" w:space="0" w:color="auto"/>
        <w:right w:val="none" w:sz="0" w:space="0" w:color="auto"/>
      </w:divBdr>
      <w:divsChild>
        <w:div w:id="336003889">
          <w:marLeft w:val="640"/>
          <w:marRight w:val="0"/>
          <w:marTop w:val="0"/>
          <w:marBottom w:val="0"/>
          <w:divBdr>
            <w:top w:val="none" w:sz="0" w:space="0" w:color="auto"/>
            <w:left w:val="none" w:sz="0" w:space="0" w:color="auto"/>
            <w:bottom w:val="none" w:sz="0" w:space="0" w:color="auto"/>
            <w:right w:val="none" w:sz="0" w:space="0" w:color="auto"/>
          </w:divBdr>
        </w:div>
      </w:divsChild>
    </w:div>
    <w:div w:id="2061467441">
      <w:bodyDiv w:val="1"/>
      <w:marLeft w:val="0"/>
      <w:marRight w:val="0"/>
      <w:marTop w:val="0"/>
      <w:marBottom w:val="0"/>
      <w:divBdr>
        <w:top w:val="none" w:sz="0" w:space="0" w:color="auto"/>
        <w:left w:val="none" w:sz="0" w:space="0" w:color="auto"/>
        <w:bottom w:val="none" w:sz="0" w:space="0" w:color="auto"/>
        <w:right w:val="none" w:sz="0" w:space="0" w:color="auto"/>
      </w:divBdr>
    </w:div>
    <w:div w:id="2079472449">
      <w:bodyDiv w:val="1"/>
      <w:marLeft w:val="0"/>
      <w:marRight w:val="0"/>
      <w:marTop w:val="0"/>
      <w:marBottom w:val="0"/>
      <w:divBdr>
        <w:top w:val="none" w:sz="0" w:space="0" w:color="auto"/>
        <w:left w:val="none" w:sz="0" w:space="0" w:color="auto"/>
        <w:bottom w:val="none" w:sz="0" w:space="0" w:color="auto"/>
        <w:right w:val="none" w:sz="0" w:space="0" w:color="auto"/>
      </w:divBdr>
      <w:divsChild>
        <w:div w:id="403186583">
          <w:marLeft w:val="480"/>
          <w:marRight w:val="0"/>
          <w:marTop w:val="0"/>
          <w:marBottom w:val="0"/>
          <w:divBdr>
            <w:top w:val="none" w:sz="0" w:space="0" w:color="auto"/>
            <w:left w:val="none" w:sz="0" w:space="0" w:color="auto"/>
            <w:bottom w:val="none" w:sz="0" w:space="0" w:color="auto"/>
            <w:right w:val="none" w:sz="0" w:space="0" w:color="auto"/>
          </w:divBdr>
        </w:div>
      </w:divsChild>
    </w:div>
    <w:div w:id="2111002455">
      <w:bodyDiv w:val="1"/>
      <w:marLeft w:val="0"/>
      <w:marRight w:val="0"/>
      <w:marTop w:val="0"/>
      <w:marBottom w:val="0"/>
      <w:divBdr>
        <w:top w:val="none" w:sz="0" w:space="0" w:color="auto"/>
        <w:left w:val="none" w:sz="0" w:space="0" w:color="auto"/>
        <w:bottom w:val="none" w:sz="0" w:space="0" w:color="auto"/>
        <w:right w:val="none" w:sz="0" w:space="0" w:color="auto"/>
      </w:divBdr>
    </w:div>
    <w:div w:id="2113012873">
      <w:bodyDiv w:val="1"/>
      <w:marLeft w:val="0"/>
      <w:marRight w:val="0"/>
      <w:marTop w:val="0"/>
      <w:marBottom w:val="0"/>
      <w:divBdr>
        <w:top w:val="none" w:sz="0" w:space="0" w:color="auto"/>
        <w:left w:val="none" w:sz="0" w:space="0" w:color="auto"/>
        <w:bottom w:val="none" w:sz="0" w:space="0" w:color="auto"/>
        <w:right w:val="none" w:sz="0" w:space="0" w:color="auto"/>
      </w:divBdr>
      <w:divsChild>
        <w:div w:id="39894595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D7FFCE-6B8C-47FE-9AFB-79405B52209C}">
  <we:reference id="wa104382081" version="1.46.0.0" store="en-GB" storeType="OMEX"/>
  <we:alternateReferences>
    <we:reference id="wa104382081" version="1.46.0.0" store="" storeType="OMEX"/>
  </we:alternateReferences>
  <we:properties>
    <we:property name="MENDELEY_CITATIONS" value="[{&quot;citationID&quot;:&quot;MENDELEY_CITATION_20696c2f-f8c9-4241-b0a6-591a40c6dbe8&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MjA2OTZjMmYtZjhjOS00MjQxLWIwYTYtNTkxYTQwYzZkYmU4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quot;citationID&quot;:&quot;MENDELEY_CITATION_3d4e122c-caa8-4aa1-8b5d-48fdeced82d9&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M2Q0ZTEyMmMtY2FhOC00YWExLThiNWQtNDhmZGVjZWQ4MmQ5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quot;citationID&quot;:&quot;MENDELEY_CITATION_eae7b836-1718-416d-b1e6-1be2702b2052&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ZWFlN2I4MzYtMTcxOC00MTZkLWIxZTYtMWJlMjcwMmIyMDUy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quot;citationID&quot;:&quot;MENDELEY_CITATION_6bdab312-a5c7-46f1-9307-b71ccd250776&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NmJkYWIzMTItYTVjNy00NmYxLTkzMDctYjcxY2NkMjUwNzc2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quot;citationID&quot;:&quot;MENDELEY_CITATION_7ed1da28-28c7-48f5-8485-bd05fb62f620&quot;,&quot;properties&quot;:{&quot;noteIndex&quot;:0},&quot;isEdited&quot;:false,&quot;manualOverride&quot;:{&quot;isManuallyOverridden&quot;:true,&quot;citeprocText&quot;:&quot;(Sørmo et al., n.d.)&quot;,&quot;manualOverrideText&quot;:&quot;(n.d.)&quot;},&quot;citationItems&quot;:[{&quot;id&quot;:&quot;7229d732-1627-31a5-87fe-40612a100167&quot;,&quot;itemData&quot;:{&quot;type&quot;:&quot;article-journal&quot;,&quot;id&quot;:&quot;7229d732-1627-31a5-87fe-40612a100167&quot;,&quot;title&quot;:&quot;The Decomposition and Emission Factors of a Wide Range of Pfas in Diverse, Contaminated Organic Waste Fractions Undergoing Dry Pyrolysis&quot;,&quot;author&quot;:[{&quot;family&quot;:&quot;Sørmo&quot;,&quot;given&quot;:&quot;Erlend&quot;,&quot;parse-names&quot;:false,&quot;dropping-particle&quot;:&quot;&quot;,&quot;non-dropping-particle&quot;:&quot;&quot;},{&quot;family&quot;:&quot;Castro&quot;,&quot;given&quot;:&quot;Gabriela&quot;,&quot;parse-names&quot;:false,&quot;dropping-particle&quot;:&quot;&quot;,&quot;non-dropping-particle&quot;:&quot;&quot;},{&quot;family&quot;:&quot;Hubert&quot;,&quot;given&quot;:&quot;Michel&quot;,&quot;parse-names&quot;:false,&quot;dropping-particle&quot;:&quot;&quot;,&quot;non-dropping-particle&quot;:&quot;&quot;},{&quot;family&quot;:&quot;Licul-Kucera&quot;,&quot;given&quot;:&quot;Viktória&quot;,&quot;parse-names&quot;:false,&quot;dropping-particle&quot;:&quot;&quot;,&quot;non-dropping-particle&quot;:&quot;&quot;},{&quot;family&quot;:&quot;Quintanilla&quot;,&quot;given&quot;:&quot;Marjorie&quot;,&quot;parse-names&quot;:false,&quot;dropping-particle&quot;:&quot;&quot;,&quot;non-dropping-particle&quot;:&quot;&quot;},{&quot;family&quot;:&quot;Asimakopoulos&quot;,&quot;given&quot;:&quot;Alexandros G&quot;,&quot;parse-names&quot;:false,&quot;dropping-particle&quot;:&quot;&quot;,&quot;non-dropping-particle&quot;:&quot;&quot;},{&quot;family&quot;:&quot;Cornelissen&quot;,&quot;given&quot;:&quot;Gerard&quot;,&quot;parse-names&quot;:false,&quot;dropping-particle&quot;:&quot;&quot;,&quot;non-dropping-particle&quot;:&quot;&quot;},{&quot;family&quot;:&quot;Arp&quot;,&quot;given&quot;:&quot;Hans Peter Heinrich&quot;,&quot;parse-names&quot;:false,&quot;dropping-particle&quot;:&quot;&quot;,&quot;non-dropping-particle&quot;:&quot;&quot;}],&quot;container-title&quot;:&quot;Contaminated Organic Waste Fractions Undergoing Dry Pyrolysis&quot;,&quot;container-title-short&quot;:&quot;&quot;},&quot;isTemporary&quot;:false}],&quot;citationTag&quot;:&quot;MENDELEY_CITATION_v3_eyJjaXRhdGlvbklEIjoiTUVOREVMRVlfQ0lUQVRJT05fN2VkMWRhMjgtMjhjNy00OGY1LTg0ODUtYmQwNWZiNjJmNjIw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quot;}]"/>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D1EC4-1595-4777-A04A-983EA4305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18</Pages>
  <Words>1980</Words>
  <Characters>10496</Characters>
  <Application>Microsoft Office Word</Application>
  <DocSecurity>0</DocSecurity>
  <Lines>87</Lines>
  <Paragraphs>24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12452</CharactersWithSpaces>
  <SharedDoc>false</SharedDoc>
  <HLinks>
    <vt:vector size="48" baseType="variant">
      <vt:variant>
        <vt:i4>6619168</vt:i4>
      </vt:variant>
      <vt:variant>
        <vt:i4>84</vt:i4>
      </vt:variant>
      <vt:variant>
        <vt:i4>0</vt:i4>
      </vt:variant>
      <vt:variant>
        <vt:i4>5</vt:i4>
      </vt:variant>
      <vt:variant>
        <vt:lpwstr>https://pubs.acs.org/doi/10.1021/acs.est.xxxxx</vt:lpwstr>
      </vt:variant>
      <vt:variant>
        <vt:lpwstr/>
      </vt:variant>
      <vt:variant>
        <vt:i4>7340118</vt:i4>
      </vt:variant>
      <vt:variant>
        <vt:i4>18</vt:i4>
      </vt:variant>
      <vt:variant>
        <vt:i4>0</vt:i4>
      </vt:variant>
      <vt:variant>
        <vt:i4>5</vt:i4>
      </vt:variant>
      <vt:variant>
        <vt:lpwstr>mailto:Hans.Peter.Arp@ngi.no</vt:lpwstr>
      </vt:variant>
      <vt:variant>
        <vt:lpwstr/>
      </vt:variant>
      <vt:variant>
        <vt:i4>7340118</vt:i4>
      </vt:variant>
      <vt:variant>
        <vt:i4>15</vt:i4>
      </vt:variant>
      <vt:variant>
        <vt:i4>0</vt:i4>
      </vt:variant>
      <vt:variant>
        <vt:i4>5</vt:i4>
      </vt:variant>
      <vt:variant>
        <vt:lpwstr>mailto:Hans.Peter.Arp@ngi.no</vt:lpwstr>
      </vt:variant>
      <vt:variant>
        <vt:lpwstr/>
      </vt:variant>
      <vt:variant>
        <vt:i4>3539011</vt:i4>
      </vt:variant>
      <vt:variant>
        <vt:i4>12</vt:i4>
      </vt:variant>
      <vt:variant>
        <vt:i4>0</vt:i4>
      </vt:variant>
      <vt:variant>
        <vt:i4>5</vt:i4>
      </vt:variant>
      <vt:variant>
        <vt:lpwstr>mailto:Gerard.Cornelissen@ngi.no</vt:lpwstr>
      </vt:variant>
      <vt:variant>
        <vt:lpwstr/>
      </vt:variant>
      <vt:variant>
        <vt:i4>5177406</vt:i4>
      </vt:variant>
      <vt:variant>
        <vt:i4>9</vt:i4>
      </vt:variant>
      <vt:variant>
        <vt:i4>0</vt:i4>
      </vt:variant>
      <vt:variant>
        <vt:i4>5</vt:i4>
      </vt:variant>
      <vt:variant>
        <vt:lpwstr>mailto:Erlend.Sormo@ngi.no</vt:lpwstr>
      </vt:variant>
      <vt:variant>
        <vt:lpwstr/>
      </vt:variant>
      <vt:variant>
        <vt:i4>7340118</vt:i4>
      </vt:variant>
      <vt:variant>
        <vt:i4>6</vt:i4>
      </vt:variant>
      <vt:variant>
        <vt:i4>0</vt:i4>
      </vt:variant>
      <vt:variant>
        <vt:i4>5</vt:i4>
      </vt:variant>
      <vt:variant>
        <vt:lpwstr>mailto:Hans.Peter.Arp@ngi.no</vt:lpwstr>
      </vt:variant>
      <vt:variant>
        <vt:lpwstr/>
      </vt:variant>
      <vt:variant>
        <vt:i4>7340118</vt:i4>
      </vt:variant>
      <vt:variant>
        <vt:i4>3</vt:i4>
      </vt:variant>
      <vt:variant>
        <vt:i4>0</vt:i4>
      </vt:variant>
      <vt:variant>
        <vt:i4>5</vt:i4>
      </vt:variant>
      <vt:variant>
        <vt:lpwstr>mailto:Hans.Peter.Arp@ngi.no</vt:lpwstr>
      </vt:variant>
      <vt:variant>
        <vt:lpwstr/>
      </vt:variant>
      <vt:variant>
        <vt:i4>7340118</vt:i4>
      </vt:variant>
      <vt:variant>
        <vt:i4>0</vt:i4>
      </vt:variant>
      <vt:variant>
        <vt:i4>0</vt:i4>
      </vt:variant>
      <vt:variant>
        <vt:i4>5</vt:i4>
      </vt:variant>
      <vt:variant>
        <vt:lpwstr>mailto:Hans.Peter.Arp@ngi.no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Katinka Muri Krahn</dc:creator>
  <cp:keywords/>
  <dc:description/>
  <cp:lastModifiedBy>Katinka Krahn</cp:lastModifiedBy>
  <cp:revision>4</cp:revision>
  <dcterms:created xsi:type="dcterms:W3CDTF">2023-06-12T10:19:00Z</dcterms:created>
  <dcterms:modified xsi:type="dcterms:W3CDTF">2023-06-15T13:58:00Z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0484126-3486-41a9-802e-7f1e2277276c_Enabled">
    <vt:lpwstr>true</vt:lpwstr>
  </property>
  <property fmtid="{D5CDD505-2E9C-101B-9397-08002B2CF9AE}" pid="3" name="MSIP_Label_d0484126-3486-41a9-802e-7f1e2277276c_SetDate">
    <vt:lpwstr>2022-05-25T21:06:34Z</vt:lpwstr>
  </property>
  <property fmtid="{D5CDD505-2E9C-101B-9397-08002B2CF9AE}" pid="4" name="MSIP_Label_d0484126-3486-41a9-802e-7f1e2277276c_Method">
    <vt:lpwstr>Standard</vt:lpwstr>
  </property>
  <property fmtid="{D5CDD505-2E9C-101B-9397-08002B2CF9AE}" pid="5" name="MSIP_Label_d0484126-3486-41a9-802e-7f1e2277276c_Name">
    <vt:lpwstr>d0484126-3486-41a9-802e-7f1e2277276c</vt:lpwstr>
  </property>
  <property fmtid="{D5CDD505-2E9C-101B-9397-08002B2CF9AE}" pid="6" name="MSIP_Label_d0484126-3486-41a9-802e-7f1e2277276c_SiteId">
    <vt:lpwstr>eec01f8e-737f-43e3-9ed5-f8a59913bd82</vt:lpwstr>
  </property>
  <property fmtid="{D5CDD505-2E9C-101B-9397-08002B2CF9AE}" pid="7" name="MSIP_Label_d0484126-3486-41a9-802e-7f1e2277276c_ActionId">
    <vt:lpwstr>1e66a769-074e-4663-8fc8-3fbdafad786f</vt:lpwstr>
  </property>
  <property fmtid="{D5CDD505-2E9C-101B-9397-08002B2CF9AE}" pid="8" name="MSIP_Label_d0484126-3486-41a9-802e-7f1e2277276c_ContentBits">
    <vt:lpwstr>0</vt:lpwstr>
  </property>
</Properties>
</file>